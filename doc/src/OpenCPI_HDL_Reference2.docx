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Default Extension="pict" ContentType="image/pict"/>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6363A">
      <w:pPr>
        <w:jc w:val="center"/>
        <w:rPr>
          <w:ins w:id="0" w:author="Jim Kulp" w:date="2010-07-19T06:49:00Z"/>
          <w:b/>
          <w:sz w:val="56"/>
          <w:szCs w:val="56"/>
        </w:rPr>
        <w:pPrChange w:id="1" w:author="Jim Kulp" w:date="2010-07-19T06:51:00Z">
          <w:pPr/>
        </w:pPrChange>
      </w:pPr>
      <w:ins w:id="2" w:author="Jim Kulp" w:date="2010-07-19T06:49:00Z">
        <w:r>
          <w:rPr>
            <w:b/>
            <w:sz w:val="56"/>
            <w:szCs w:val="56"/>
          </w:rPr>
          <w:t>OpenCPI HDL Authoring Model</w:t>
        </w:r>
      </w:ins>
    </w:p>
    <w:p w:rsidR="00000000" w:rsidRDefault="00B6363A">
      <w:pPr>
        <w:numPr>
          <w:ins w:id="3" w:author="Jim Kulp" w:date="2010-07-19T06:49:00Z"/>
        </w:numPr>
        <w:jc w:val="center"/>
        <w:rPr>
          <w:ins w:id="4" w:author="Jim Kulp" w:date="2010-07-19T06:50:00Z"/>
          <w:b/>
          <w:sz w:val="56"/>
          <w:szCs w:val="56"/>
        </w:rPr>
        <w:pPrChange w:id="5" w:author="Jim Kulp" w:date="2010-07-19T06:51:00Z">
          <w:pPr/>
        </w:pPrChange>
      </w:pPr>
      <w:ins w:id="6" w:author="Jim Kulp" w:date="2010-07-19T06:49:00Z">
        <w:r>
          <w:rPr>
            <w:b/>
            <w:sz w:val="56"/>
            <w:szCs w:val="56"/>
          </w:rPr>
          <w:t>Reference</w:t>
        </w:r>
      </w:ins>
      <w:ins w:id="7" w:author="Jim Kulp" w:date="2010-07-19T06:50:00Z">
        <w:r>
          <w:rPr>
            <w:b/>
            <w:sz w:val="56"/>
            <w:szCs w:val="56"/>
          </w:rPr>
          <w:t xml:space="preserve"> Manual</w:t>
        </w:r>
      </w:ins>
    </w:p>
    <w:p w:rsidR="00007F60" w:rsidRDefault="0094753D" w:rsidP="00007F60">
      <w:pPr>
        <w:numPr>
          <w:ins w:id="8" w:author="Jim Kulp" w:date="2010-07-19T06:50:00Z"/>
        </w:numPr>
        <w:jc w:val="center"/>
        <w:rPr>
          <w:ins w:id="9" w:author="Jim Kulp" w:date="2010-07-20T08:46:00Z"/>
          <w:b/>
          <w:sz w:val="40"/>
          <w:szCs w:val="56"/>
        </w:rPr>
      </w:pPr>
      <w:ins w:id="10" w:author="Jim Kulp" w:date="2010-07-19T06:50:00Z">
        <w:r w:rsidRPr="0094753D">
          <w:rPr>
            <w:b/>
            <w:sz w:val="40"/>
            <w:szCs w:val="56"/>
            <w:rPrChange w:id="11" w:author="Jim Kulp" w:date="2010-07-19T06:51:00Z">
              <w:rPr>
                <w:b/>
                <w:sz w:val="56"/>
                <w:szCs w:val="56"/>
              </w:rPr>
            </w:rPrChange>
          </w:rPr>
          <w:t xml:space="preserve">(a.k.a. </w:t>
        </w:r>
      </w:ins>
      <w:r w:rsidRPr="0094753D">
        <w:rPr>
          <w:b/>
          <w:sz w:val="40"/>
          <w:szCs w:val="56"/>
          <w:rPrChange w:id="12" w:author="Jim Kulp" w:date="2010-07-19T06:51:00Z">
            <w:rPr>
              <w:b/>
              <w:sz w:val="56"/>
              <w:szCs w:val="56"/>
            </w:rPr>
          </w:rPrChange>
        </w:rPr>
        <w:t>Worker Interface Profiles</w:t>
      </w:r>
      <w:ins w:id="13" w:author="Jim Kulp" w:date="2010-07-19T06:51:00Z">
        <w:r w:rsidR="00B6363A">
          <w:rPr>
            <w:b/>
            <w:sz w:val="40"/>
            <w:szCs w:val="56"/>
          </w:rPr>
          <w:t xml:space="preserve"> (WIP)</w:t>
        </w:r>
        <w:r>
          <w:rPr>
            <w:b/>
            <w:sz w:val="40"/>
            <w:szCs w:val="56"/>
          </w:rPr>
          <w:t>)</w:t>
        </w:r>
      </w:ins>
    </w:p>
    <w:p w:rsidR="00000000" w:rsidRDefault="00D35AE4">
      <w:pPr>
        <w:numPr>
          <w:ins w:id="14" w:author="Jim Kulp" w:date="2010-07-20T08:46:00Z"/>
        </w:numPr>
        <w:jc w:val="center"/>
        <w:rPr>
          <w:ins w:id="15" w:author="Jim Kulp" w:date="2010-07-19T06:51:00Z"/>
          <w:b/>
          <w:sz w:val="40"/>
          <w:szCs w:val="56"/>
          <w:rPrChange w:id="16" w:author="Jim Kulp" w:date="2010-07-19T06:51:00Z">
            <w:rPr>
              <w:ins w:id="17" w:author="Jim Kulp" w:date="2010-07-19T06:51:00Z"/>
              <w:b/>
              <w:sz w:val="56"/>
              <w:szCs w:val="56"/>
            </w:rPr>
          </w:rPrChange>
        </w:rPr>
        <w:pPrChange w:id="18" w:author="Jim Kulp" w:date="2010-07-19T06:51:00Z">
          <w:pPr/>
        </w:pPrChange>
      </w:pPr>
      <w:ins w:id="19" w:author="Jim Kulp" w:date="2010-07-20T08:46:00Z">
        <w:r>
          <w:rPr>
            <w:b/>
            <w:sz w:val="40"/>
            <w:szCs w:val="56"/>
          </w:rPr>
          <w:t>(a.k.a. How to write an OpenCPI FPGA worker)</w:t>
        </w:r>
      </w:ins>
    </w:p>
    <w:p w:rsidR="00000000" w:rsidRDefault="0094753D">
      <w:pPr>
        <w:numPr>
          <w:ins w:id="20" w:author="Jim Kulp" w:date="2010-07-19T06:51:00Z"/>
        </w:numPr>
        <w:jc w:val="center"/>
        <w:rPr>
          <w:b/>
          <w:sz w:val="40"/>
          <w:szCs w:val="56"/>
          <w:rPrChange w:id="21" w:author="Jim Kulp" w:date="2010-07-19T06:51:00Z">
            <w:rPr>
              <w:b/>
              <w:sz w:val="56"/>
              <w:szCs w:val="56"/>
            </w:rPr>
          </w:rPrChange>
        </w:rPr>
        <w:pPrChange w:id="22" w:author="Jim Kulp" w:date="2010-07-19T06:51:00Z">
          <w:pPr/>
        </w:pPrChange>
      </w:pPr>
      <w:del w:id="23" w:author="Jim Kulp" w:date="2010-07-19T06:51:00Z">
        <w:r w:rsidRPr="0094753D">
          <w:rPr>
            <w:b/>
            <w:sz w:val="40"/>
            <w:szCs w:val="56"/>
            <w:rPrChange w:id="24" w:author="Jim Kulp" w:date="2010-07-19T06:51:00Z">
              <w:rPr>
                <w:b/>
                <w:sz w:val="56"/>
                <w:szCs w:val="56"/>
              </w:rPr>
            </w:rPrChange>
          </w:rPr>
          <w:delText>(WIP</w:delText>
        </w:r>
      </w:del>
      <w:del w:id="25" w:author="Jim Kulp" w:date="2010-07-20T08:01:00Z">
        <w:r w:rsidRPr="0094753D">
          <w:rPr>
            <w:b/>
            <w:sz w:val="40"/>
            <w:szCs w:val="56"/>
            <w:rPrChange w:id="26" w:author="Jim Kulp" w:date="2010-07-19T06:51:00Z">
              <w:rPr>
                <w:b/>
                <w:sz w:val="56"/>
                <w:szCs w:val="56"/>
              </w:rPr>
            </w:rPrChange>
          </w:rPr>
          <w:delText>)</w:delText>
        </w:r>
      </w:del>
    </w:p>
    <w:p w:rsidR="00C00329" w:rsidRPr="001E2B1B" w:rsidDel="00B6363A" w:rsidRDefault="00C00329">
      <w:pPr>
        <w:rPr>
          <w:del w:id="27" w:author="Jim Kulp" w:date="2010-07-19T06:51:00Z"/>
          <w:sz w:val="40"/>
        </w:rPr>
      </w:pPr>
      <w:del w:id="28" w:author="Jim Kulp" w:date="2010-07-19T06:51:00Z">
        <w:r w:rsidRPr="001E2B1B" w:rsidDel="00B6363A">
          <w:rPr>
            <w:sz w:val="40"/>
          </w:rPr>
          <w:delText>Functional Specification</w:delText>
        </w:r>
      </w:del>
    </w:p>
    <w:p w:rsidR="00C00329" w:rsidRDefault="00C00329">
      <w:pPr>
        <w:rPr>
          <w:sz w:val="28"/>
          <w:szCs w:val="28"/>
        </w:rPr>
      </w:pPr>
    </w:p>
    <w:p w:rsidR="00C00329" w:rsidRDefault="00C00329">
      <w:pPr>
        <w:rPr>
          <w:sz w:val="28"/>
          <w:szCs w:val="28"/>
        </w:rPr>
      </w:pPr>
    </w:p>
    <w:p w:rsidR="00C00329" w:rsidRPr="003A2955" w:rsidRDefault="00C00329">
      <w:pPr>
        <w:rPr>
          <w:rFonts w:ascii="RPL" w:hAnsi="RPL"/>
          <w:sz w:val="28"/>
          <w:szCs w:val="28"/>
        </w:rPr>
      </w:pPr>
    </w:p>
    <w:p w:rsidR="00C00329" w:rsidRPr="001E2B1B" w:rsidRDefault="00C00329">
      <w:pPr>
        <w:rPr>
          <w:sz w:val="32"/>
          <w:szCs w:val="32"/>
        </w:rPr>
      </w:pPr>
      <w:r w:rsidRPr="001E2B1B">
        <w:rPr>
          <w:sz w:val="32"/>
          <w:szCs w:val="32"/>
        </w:rPr>
        <w:t>Includes the OCP Profiles for:</w:t>
      </w:r>
    </w:p>
    <w:p w:rsidR="00C00329" w:rsidRPr="001E2B1B" w:rsidRDefault="00C00329" w:rsidP="00C00329">
      <w:pPr>
        <w:ind w:firstLine="720"/>
        <w:rPr>
          <w:sz w:val="32"/>
          <w:szCs w:val="32"/>
        </w:rPr>
      </w:pPr>
      <w:r w:rsidRPr="001E2B1B">
        <w:rPr>
          <w:sz w:val="32"/>
          <w:szCs w:val="32"/>
        </w:rPr>
        <w:t>Worker Control Interface (WCI)</w:t>
      </w:r>
    </w:p>
    <w:p w:rsidR="00C00329" w:rsidRPr="001E2B1B" w:rsidRDefault="00C00329" w:rsidP="00C00329">
      <w:pPr>
        <w:ind w:firstLine="720"/>
        <w:rPr>
          <w:sz w:val="32"/>
          <w:szCs w:val="32"/>
        </w:rPr>
      </w:pPr>
      <w:r w:rsidRPr="001E2B1B">
        <w:rPr>
          <w:sz w:val="32"/>
          <w:szCs w:val="32"/>
        </w:rPr>
        <w:t>Worker Streaming Interface (WSI)</w:t>
      </w:r>
    </w:p>
    <w:p w:rsidR="00C00329" w:rsidRPr="001E2B1B" w:rsidRDefault="00C00329" w:rsidP="00C00329">
      <w:pPr>
        <w:ind w:firstLine="720"/>
        <w:rPr>
          <w:sz w:val="32"/>
          <w:szCs w:val="32"/>
        </w:rPr>
      </w:pPr>
      <w:r w:rsidRPr="001E2B1B">
        <w:rPr>
          <w:sz w:val="32"/>
          <w:szCs w:val="32"/>
        </w:rPr>
        <w:t>Worker Message Interface (WMI)</w:t>
      </w:r>
    </w:p>
    <w:p w:rsidR="00C00329" w:rsidRPr="001E2B1B" w:rsidRDefault="00C00329" w:rsidP="00C00329">
      <w:pPr>
        <w:ind w:firstLine="720"/>
        <w:rPr>
          <w:sz w:val="32"/>
          <w:szCs w:val="32"/>
        </w:rPr>
      </w:pPr>
      <w:r w:rsidRPr="001E2B1B">
        <w:rPr>
          <w:sz w:val="32"/>
          <w:szCs w:val="32"/>
        </w:rPr>
        <w:t>Worker Memory Interface (WMemI)</w:t>
      </w:r>
    </w:p>
    <w:p w:rsidR="00282C10" w:rsidRPr="001E2B1B" w:rsidRDefault="00282C10" w:rsidP="00282C10">
      <w:pPr>
        <w:numPr>
          <w:ins w:id="29" w:author="Jim Kulp" w:date="2010-01-24T17:59:00Z"/>
        </w:numPr>
        <w:ind w:firstLine="720"/>
        <w:rPr>
          <w:ins w:id="30" w:author="Jim Kulp" w:date="2010-01-24T17:59:00Z"/>
          <w:sz w:val="32"/>
          <w:szCs w:val="32"/>
        </w:rPr>
      </w:pPr>
      <w:ins w:id="31" w:author="Jim Kulp" w:date="2010-01-24T17:59:00Z">
        <w:r w:rsidRPr="001E2B1B">
          <w:rPr>
            <w:sz w:val="32"/>
            <w:szCs w:val="32"/>
          </w:rPr>
          <w:t xml:space="preserve">Worker </w:t>
        </w:r>
        <w:r>
          <w:rPr>
            <w:sz w:val="32"/>
            <w:szCs w:val="32"/>
          </w:rPr>
          <w:t>Time</w:t>
        </w:r>
        <w:r w:rsidRPr="001E2B1B">
          <w:rPr>
            <w:sz w:val="32"/>
            <w:szCs w:val="32"/>
          </w:rPr>
          <w:t xml:space="preserve"> Interface (W</w:t>
        </w:r>
        <w:r>
          <w:rPr>
            <w:sz w:val="32"/>
            <w:szCs w:val="32"/>
          </w:rPr>
          <w:t>T</w:t>
        </w:r>
        <w:r w:rsidRPr="001E2B1B">
          <w:rPr>
            <w:sz w:val="32"/>
            <w:szCs w:val="32"/>
          </w:rPr>
          <w:t>I)</w:t>
        </w:r>
      </w:ins>
    </w:p>
    <w:p w:rsidR="00C00329" w:rsidRPr="001E2B1B" w:rsidRDefault="00C00329"/>
    <w:p w:rsidR="00C00329" w:rsidRPr="001E2B1B" w:rsidRDefault="00C00329"/>
    <w:p w:rsidR="00C00329" w:rsidRPr="001E2B1B" w:rsidRDefault="00C00329"/>
    <w:p w:rsidR="00C00329" w:rsidRPr="001E2B1B" w:rsidRDefault="00C00329"/>
    <w:p w:rsidR="00C00329" w:rsidRDefault="00C00329">
      <w:pPr>
        <w:rPr>
          <w:b/>
          <w:color w:val="FF0000"/>
        </w:rPr>
      </w:pPr>
    </w:p>
    <w:p w:rsidR="00C00329" w:rsidRDefault="00C00329">
      <w:pPr>
        <w:rPr>
          <w:b/>
          <w:color w:val="FF0000"/>
        </w:rPr>
      </w:pPr>
    </w:p>
    <w:p w:rsidR="00C00329" w:rsidRDefault="00C00329">
      <w:pPr>
        <w:rPr>
          <w:b/>
          <w:color w:val="FF0000"/>
        </w:rPr>
      </w:pPr>
    </w:p>
    <w:p w:rsidR="00C00329" w:rsidRPr="00EB488A" w:rsidDel="00732A96" w:rsidRDefault="00C00329">
      <w:pPr>
        <w:rPr>
          <w:del w:id="32" w:author="Jim Kulp" w:date="2009-10-14T08:11:00Z"/>
          <w:b/>
          <w:color w:val="FF0000"/>
        </w:rPr>
      </w:pPr>
      <w:del w:id="33" w:author="Jim Kulp" w:date="2009-10-14T08:11:00Z">
        <w:r w:rsidRPr="00EB488A" w:rsidDel="00732A96">
          <w:rPr>
            <w:b/>
            <w:color w:val="FF0000"/>
          </w:rPr>
          <w:delText>Company Confidential – NDA Material</w:delText>
        </w:r>
      </w:del>
    </w:p>
    <w:p w:rsidR="00C00329" w:rsidRPr="00EB488A" w:rsidDel="00732A96" w:rsidRDefault="00C00329" w:rsidP="00C00329">
      <w:pPr>
        <w:rPr>
          <w:del w:id="34" w:author="Jim Kulp" w:date="2009-10-14T08:11:00Z"/>
          <w:b/>
          <w:bCs/>
        </w:rPr>
      </w:pPr>
      <w:del w:id="35" w:author="Jim Kulp" w:date="2009-10-14T08:11:00Z">
        <w:r w:rsidRPr="00EB488A" w:rsidDel="00732A96">
          <w:rPr>
            <w:b/>
            <w:bCs/>
            <w:color w:val="FF0000"/>
          </w:rPr>
          <w:delText>This document, in its entirety, contains information that is confidential and proprietary to Mercury Computer Systems, Inc. It is not to be used, duplicated, or disclosed without prior written permission of an officer or duly authorized representative of Mercury Computer Systems, Inc., or as may be provided in a written non-disclosure agreement between the parties</w:delText>
        </w:r>
        <w:r w:rsidRPr="00EB488A" w:rsidDel="00732A96">
          <w:rPr>
            <w:b/>
            <w:bCs/>
          </w:rPr>
          <w:delText>.</w:delText>
        </w:r>
      </w:del>
    </w:p>
    <w:p w:rsidR="00C00329" w:rsidRPr="00EB488A" w:rsidRDefault="00C00329" w:rsidP="00C00329"/>
    <w:p w:rsidR="00C00329" w:rsidRPr="001E2B1B" w:rsidRDefault="00C00329"/>
    <w:p w:rsidR="00C00329" w:rsidRDefault="00C00329"/>
    <w:p w:rsidR="00C00329" w:rsidRPr="001E2B1B" w:rsidRDefault="00C00329"/>
    <w:p w:rsidR="00C00329" w:rsidRPr="001E2B1B" w:rsidRDefault="00C00329"/>
    <w:p w:rsidR="00C00329" w:rsidRPr="001E2B1B" w:rsidRDefault="00C00329">
      <w:r w:rsidRPr="001E2B1B">
        <w:t>Authors: Jim Kulp</w:t>
      </w:r>
      <w:r>
        <w:t>, Shepard Siegel</w:t>
      </w:r>
    </w:p>
    <w:p w:rsidR="00C00329" w:rsidRPr="001E2B1B" w:rsidDel="008F4CA2" w:rsidRDefault="00C00329" w:rsidP="00C00329">
      <w:pPr>
        <w:rPr>
          <w:del w:id="36" w:author="Jim Kulp" w:date="2009-10-15T18:00:00Z"/>
        </w:rPr>
      </w:pPr>
      <w:del w:id="37" w:author="Jim Kulp" w:date="2009-10-15T18:00:00Z">
        <w:r w:rsidDel="008F4CA2">
          <w:delText>Sharepoint location:</w:delText>
        </w:r>
        <w:r w:rsidDel="008F4CA2">
          <w:br/>
        </w:r>
        <w:r w:rsidRPr="00C15F10" w:rsidDel="008F4CA2">
          <w:rPr>
            <w:sz w:val="16"/>
          </w:rPr>
          <w:delText>http://destiny/ProjectandProgram_Management/Softscale/CPI/Functional%20Specifications/wip_functional_specification.doc</w:delText>
        </w:r>
      </w:del>
    </w:p>
    <w:p w:rsidR="00C00329" w:rsidRPr="00AF340A" w:rsidRDefault="00C00329" w:rsidP="00C00329">
      <w:pPr>
        <w:spacing w:before="0" w:after="0"/>
        <w:jc w:val="center"/>
        <w:rPr>
          <w:i/>
          <w:iCs/>
          <w:szCs w:val="28"/>
          <w:rPrChange w:id="38" w:author="Jim Kulp" w:date="2010-06-12T12:41:00Z">
            <w:rPr>
              <w:i/>
              <w:iCs/>
              <w:sz w:val="28"/>
              <w:szCs w:val="28"/>
            </w:rPr>
          </w:rPrChange>
        </w:rPr>
      </w:pPr>
      <w:r>
        <w:rPr>
          <w:i/>
          <w:iCs/>
          <w:sz w:val="28"/>
          <w:szCs w:val="28"/>
        </w:rPr>
        <w:br w:type="page"/>
      </w:r>
      <w:r w:rsidR="0094753D" w:rsidRPr="0094753D">
        <w:rPr>
          <w:i/>
          <w:iCs/>
          <w:szCs w:val="28"/>
          <w:rPrChange w:id="39" w:author="Jim Kulp" w:date="2010-06-12T12:41:00Z">
            <w:rPr>
              <w:i/>
              <w:iCs/>
              <w:sz w:val="28"/>
              <w:szCs w:val="28"/>
            </w:rPr>
          </w:rPrChange>
        </w:rPr>
        <w:t>Revision History</w:t>
      </w:r>
    </w:p>
    <w:tbl>
      <w:tblPr>
        <w:tblStyle w:val="TableGrid"/>
        <w:tblW w:w="0" w:type="auto"/>
        <w:tblLayout w:type="fixed"/>
        <w:tblCellMar>
          <w:left w:w="115" w:type="dxa"/>
          <w:right w:w="115" w:type="dxa"/>
        </w:tblCellMar>
        <w:tblLook w:val="04A0"/>
        <w:tblPrChange w:id="40" w:author="Jim Kulp" w:date="2010-06-12T12:34:00Z">
          <w:tblPr>
            <w:tblStyle w:val="TableGrid"/>
            <w:tblW w:w="0" w:type="auto"/>
            <w:tblLayout w:type="fixed"/>
            <w:tblCellMar>
              <w:left w:w="115" w:type="dxa"/>
              <w:right w:w="115" w:type="dxa"/>
            </w:tblCellMar>
            <w:tblLook w:val="04A0"/>
          </w:tblPr>
        </w:tblPrChange>
      </w:tblPr>
      <w:tblGrid>
        <w:gridCol w:w="1015"/>
        <w:gridCol w:w="5850"/>
        <w:gridCol w:w="782"/>
        <w:gridCol w:w="1176"/>
        <w:tblGridChange w:id="41">
          <w:tblGrid>
            <w:gridCol w:w="1015"/>
            <w:gridCol w:w="116"/>
            <w:gridCol w:w="5261"/>
            <w:gridCol w:w="473"/>
            <w:gridCol w:w="782"/>
            <w:gridCol w:w="1176"/>
          </w:tblGrid>
        </w:tblGridChange>
      </w:tblGrid>
      <w:tr w:rsidR="00C00329" w:rsidRPr="001E2B1B">
        <w:tc>
          <w:tcPr>
            <w:tcW w:w="1015" w:type="dxa"/>
            <w:tcPrChange w:id="42" w:author="Jim Kulp" w:date="2010-06-12T12:34:00Z">
              <w:tcPr>
                <w:tcW w:w="1131" w:type="dxa"/>
                <w:gridSpan w:val="2"/>
              </w:tcPr>
            </w:tcPrChange>
          </w:tcPr>
          <w:p w:rsidR="00C00329" w:rsidRPr="001E2B1B" w:rsidRDefault="00C00329" w:rsidP="00C00329">
            <w:pPr>
              <w:jc w:val="center"/>
              <w:rPr>
                <w:b/>
                <w:sz w:val="16"/>
              </w:rPr>
            </w:pPr>
            <w:r w:rsidRPr="001E2B1B">
              <w:rPr>
                <w:b/>
                <w:sz w:val="16"/>
              </w:rPr>
              <w:t>Revision</w:t>
            </w:r>
          </w:p>
        </w:tc>
        <w:tc>
          <w:tcPr>
            <w:tcW w:w="5850" w:type="dxa"/>
            <w:tcPrChange w:id="43" w:author="Jim Kulp" w:date="2010-06-12T12:34:00Z">
              <w:tcPr>
                <w:tcW w:w="5261" w:type="dxa"/>
              </w:tcPr>
            </w:tcPrChange>
          </w:tcPr>
          <w:p w:rsidR="00C00329" w:rsidRPr="001E2B1B" w:rsidRDefault="00C00329" w:rsidP="00C00329">
            <w:pPr>
              <w:jc w:val="center"/>
              <w:rPr>
                <w:b/>
                <w:sz w:val="16"/>
              </w:rPr>
            </w:pPr>
            <w:r w:rsidRPr="001E2B1B">
              <w:rPr>
                <w:b/>
                <w:sz w:val="16"/>
              </w:rPr>
              <w:t>Description of Change</w:t>
            </w:r>
          </w:p>
        </w:tc>
        <w:tc>
          <w:tcPr>
            <w:tcW w:w="782" w:type="dxa"/>
            <w:tcPrChange w:id="44" w:author="Jim Kulp" w:date="2010-06-12T12:34:00Z">
              <w:tcPr>
                <w:tcW w:w="1255" w:type="dxa"/>
                <w:gridSpan w:val="2"/>
              </w:tcPr>
            </w:tcPrChange>
          </w:tcPr>
          <w:p w:rsidR="00C00329" w:rsidRPr="001E2B1B" w:rsidRDefault="00C00329" w:rsidP="00C00329">
            <w:pPr>
              <w:jc w:val="center"/>
              <w:rPr>
                <w:b/>
                <w:sz w:val="16"/>
              </w:rPr>
            </w:pPr>
            <w:r w:rsidRPr="001E2B1B">
              <w:rPr>
                <w:b/>
                <w:sz w:val="16"/>
              </w:rPr>
              <w:t>By</w:t>
            </w:r>
          </w:p>
        </w:tc>
        <w:tc>
          <w:tcPr>
            <w:tcW w:w="1176" w:type="dxa"/>
            <w:tcPrChange w:id="45" w:author="Jim Kulp" w:date="2010-06-12T12:34:00Z">
              <w:tcPr>
                <w:tcW w:w="1176" w:type="dxa"/>
              </w:tcPr>
            </w:tcPrChange>
          </w:tcPr>
          <w:p w:rsidR="00C00329" w:rsidRPr="001E2B1B" w:rsidRDefault="00C00329" w:rsidP="00C00329">
            <w:pPr>
              <w:jc w:val="center"/>
              <w:rPr>
                <w:b/>
                <w:sz w:val="16"/>
              </w:rPr>
            </w:pPr>
            <w:r w:rsidRPr="001E2B1B">
              <w:rPr>
                <w:b/>
                <w:sz w:val="16"/>
              </w:rPr>
              <w:t>Date</w:t>
            </w:r>
          </w:p>
        </w:tc>
      </w:tr>
      <w:tr w:rsidR="00C00329" w:rsidRPr="00177380">
        <w:trPr>
          <w:trHeight w:val="101"/>
          <w:trPrChange w:id="46" w:author="Jim Kulp" w:date="2010-06-12T12:34:00Z">
            <w:trPr>
              <w:trHeight w:val="101"/>
            </w:trPr>
          </w:trPrChange>
        </w:trPr>
        <w:tc>
          <w:tcPr>
            <w:tcW w:w="1015" w:type="dxa"/>
            <w:tcPrChange w:id="47" w:author="Jim Kulp" w:date="2010-06-12T12:34:00Z">
              <w:tcPr>
                <w:tcW w:w="1131" w:type="dxa"/>
                <w:gridSpan w:val="2"/>
              </w:tcPr>
            </w:tcPrChange>
          </w:tcPr>
          <w:p w:rsidR="00C00329" w:rsidRPr="00177380" w:rsidRDefault="00B6363A" w:rsidP="00C00329">
            <w:pPr>
              <w:spacing w:before="0" w:after="0"/>
              <w:rPr>
                <w:sz w:val="14"/>
                <w:szCs w:val="14"/>
              </w:rPr>
            </w:pPr>
            <w:ins w:id="48" w:author="Jim Kulp" w:date="2010-07-19T06:53:00Z">
              <w:r>
                <w:rPr>
                  <w:sz w:val="14"/>
                  <w:szCs w:val="14"/>
                </w:rPr>
                <w:t>1</w:t>
              </w:r>
            </w:ins>
            <w:del w:id="49" w:author="Jim Kulp" w:date="2010-07-19T06:53:00Z">
              <w:r w:rsidR="00C00329" w:rsidRPr="00177380" w:rsidDel="00B6363A">
                <w:rPr>
                  <w:sz w:val="14"/>
                  <w:szCs w:val="14"/>
                </w:rPr>
                <w:delText>0</w:delText>
              </w:r>
            </w:del>
            <w:r w:rsidR="00C00329" w:rsidRPr="00177380">
              <w:rPr>
                <w:sz w:val="14"/>
                <w:szCs w:val="14"/>
              </w:rPr>
              <w:t>.01</w:t>
            </w:r>
          </w:p>
        </w:tc>
        <w:tc>
          <w:tcPr>
            <w:tcW w:w="5850" w:type="dxa"/>
            <w:tcPrChange w:id="50" w:author="Jim Kulp" w:date="2010-06-12T12:34:00Z">
              <w:tcPr>
                <w:tcW w:w="5261" w:type="dxa"/>
              </w:tcPr>
            </w:tcPrChange>
          </w:tcPr>
          <w:p w:rsidR="00C00329" w:rsidRPr="00177380" w:rsidRDefault="00C00329" w:rsidP="00C00329">
            <w:pPr>
              <w:spacing w:before="0" w:after="0"/>
              <w:rPr>
                <w:sz w:val="14"/>
                <w:szCs w:val="14"/>
              </w:rPr>
            </w:pPr>
            <w:r w:rsidRPr="00177380">
              <w:rPr>
                <w:sz w:val="14"/>
                <w:szCs w:val="14"/>
              </w:rPr>
              <w:t>Creation</w:t>
            </w:r>
            <w:ins w:id="51" w:author="Jim Kulp" w:date="2010-07-19T06:53:00Z">
              <w:r w:rsidR="00B6363A">
                <w:rPr>
                  <w:sz w:val="14"/>
                  <w:szCs w:val="14"/>
                </w:rPr>
                <w:t xml:space="preserve"> from previous “WIP functional spec</w:t>
              </w:r>
            </w:ins>
            <w:ins w:id="52" w:author="Jim Kulp" w:date="2010-07-19T06:54:00Z">
              <w:r w:rsidR="00B6363A">
                <w:rPr>
                  <w:sz w:val="14"/>
                  <w:szCs w:val="14"/>
                </w:rPr>
                <w:t xml:space="preserve"> 1.3</w:t>
              </w:r>
            </w:ins>
            <w:ins w:id="53" w:author="Jim Kulp" w:date="2010-07-19T06:53:00Z">
              <w:r w:rsidR="00B6363A">
                <w:rPr>
                  <w:sz w:val="14"/>
                  <w:szCs w:val="14"/>
                </w:rPr>
                <w:t xml:space="preserve">” to be consistent with other OpenCPI </w:t>
              </w:r>
            </w:ins>
            <w:ins w:id="54" w:author="Jim Kulp" w:date="2010-07-19T06:54:00Z">
              <w:r w:rsidR="00B6363A">
                <w:rPr>
                  <w:sz w:val="14"/>
                  <w:szCs w:val="14"/>
                </w:rPr>
                <w:t xml:space="preserve">authoring </w:t>
              </w:r>
            </w:ins>
            <w:ins w:id="55" w:author="Jim Kulp" w:date="2010-07-19T06:53:00Z">
              <w:r w:rsidR="00B6363A">
                <w:rPr>
                  <w:sz w:val="14"/>
                  <w:szCs w:val="14"/>
                </w:rPr>
                <w:t>model specification</w:t>
              </w:r>
            </w:ins>
            <w:ins w:id="56" w:author="Jim Kulp" w:date="2010-07-20T08:46:00Z">
              <w:r w:rsidR="00D35AE4">
                <w:rPr>
                  <w:sz w:val="14"/>
                  <w:szCs w:val="14"/>
                </w:rPr>
                <w:t>s and share a base document.</w:t>
              </w:r>
            </w:ins>
          </w:p>
        </w:tc>
        <w:tc>
          <w:tcPr>
            <w:tcW w:w="782" w:type="dxa"/>
            <w:tcPrChange w:id="57" w:author="Jim Kulp" w:date="2010-06-12T12:34:00Z">
              <w:tcPr>
                <w:tcW w:w="1255" w:type="dxa"/>
                <w:gridSpan w:val="2"/>
              </w:tcPr>
            </w:tcPrChange>
          </w:tcPr>
          <w:p w:rsidR="00C00329" w:rsidRPr="00177380" w:rsidRDefault="00C00329" w:rsidP="00C00329">
            <w:pPr>
              <w:spacing w:before="0" w:after="0"/>
              <w:rPr>
                <w:sz w:val="14"/>
                <w:szCs w:val="14"/>
              </w:rPr>
            </w:pPr>
            <w:del w:id="58" w:author="Jim Kulp" w:date="2010-07-19T06:53:00Z">
              <w:r w:rsidRPr="00177380" w:rsidDel="00B6363A">
                <w:rPr>
                  <w:sz w:val="14"/>
                  <w:szCs w:val="14"/>
                </w:rPr>
                <w:delText>ssiegel</w:delText>
              </w:r>
            </w:del>
            <w:ins w:id="59" w:author="Jim Kulp" w:date="2010-07-19T06:53:00Z">
              <w:r w:rsidR="00B6363A">
                <w:rPr>
                  <w:sz w:val="14"/>
                  <w:szCs w:val="14"/>
                </w:rPr>
                <w:t>jkulp</w:t>
              </w:r>
            </w:ins>
          </w:p>
        </w:tc>
        <w:tc>
          <w:tcPr>
            <w:tcW w:w="1176" w:type="dxa"/>
            <w:tcPrChange w:id="60" w:author="Jim Kulp" w:date="2010-06-12T12:34:00Z">
              <w:tcPr>
                <w:tcW w:w="1176" w:type="dxa"/>
              </w:tcPr>
            </w:tcPrChange>
          </w:tcPr>
          <w:p w:rsidR="00C00329" w:rsidRPr="00177380" w:rsidRDefault="00C00329" w:rsidP="00C00329">
            <w:pPr>
              <w:spacing w:before="0" w:after="0"/>
              <w:rPr>
                <w:sz w:val="14"/>
                <w:szCs w:val="14"/>
              </w:rPr>
            </w:pPr>
            <w:r w:rsidRPr="00177380">
              <w:rPr>
                <w:sz w:val="14"/>
                <w:szCs w:val="14"/>
              </w:rPr>
              <w:t>20</w:t>
            </w:r>
            <w:ins w:id="61" w:author="Jim Kulp" w:date="2010-07-19T06:54:00Z">
              <w:r w:rsidR="00B6363A">
                <w:rPr>
                  <w:sz w:val="14"/>
                  <w:szCs w:val="14"/>
                </w:rPr>
                <w:t>10</w:t>
              </w:r>
            </w:ins>
            <w:del w:id="62" w:author="Jim Kulp" w:date="2010-07-19T06:54:00Z">
              <w:r w:rsidRPr="00177380" w:rsidDel="00B6363A">
                <w:rPr>
                  <w:sz w:val="14"/>
                  <w:szCs w:val="14"/>
                </w:rPr>
                <w:delText>06</w:delText>
              </w:r>
            </w:del>
            <w:r w:rsidRPr="00177380">
              <w:rPr>
                <w:sz w:val="14"/>
                <w:szCs w:val="14"/>
              </w:rPr>
              <w:t>-</w:t>
            </w:r>
            <w:ins w:id="63" w:author="Jim Kulp" w:date="2010-07-19T06:54:00Z">
              <w:r w:rsidR="00B6363A">
                <w:rPr>
                  <w:sz w:val="14"/>
                  <w:szCs w:val="14"/>
                </w:rPr>
                <w:t>07</w:t>
              </w:r>
            </w:ins>
            <w:del w:id="64" w:author="Jim Kulp" w:date="2010-07-19T06:54:00Z">
              <w:r w:rsidRPr="00177380" w:rsidDel="00B6363A">
                <w:rPr>
                  <w:sz w:val="14"/>
                  <w:szCs w:val="14"/>
                </w:rPr>
                <w:delText>10</w:delText>
              </w:r>
            </w:del>
            <w:r w:rsidRPr="00177380">
              <w:rPr>
                <w:sz w:val="14"/>
                <w:szCs w:val="14"/>
              </w:rPr>
              <w:t>-</w:t>
            </w:r>
            <w:ins w:id="65" w:author="Jim Kulp" w:date="2010-07-19T06:54:00Z">
              <w:r w:rsidR="00B6363A">
                <w:rPr>
                  <w:sz w:val="14"/>
                  <w:szCs w:val="14"/>
                </w:rPr>
                <w:t>01</w:t>
              </w:r>
            </w:ins>
            <w:del w:id="66" w:author="Jim Kulp" w:date="2010-07-19T06:54:00Z">
              <w:r w:rsidRPr="00177380" w:rsidDel="00B6363A">
                <w:rPr>
                  <w:sz w:val="14"/>
                  <w:szCs w:val="14"/>
                </w:rPr>
                <w:delText>12</w:delText>
              </w:r>
            </w:del>
          </w:p>
        </w:tc>
      </w:tr>
      <w:tr w:rsidR="00C00329" w:rsidRPr="00177380" w:rsidDel="00B6363A">
        <w:trPr>
          <w:trHeight w:val="101"/>
          <w:del w:id="67" w:author="Jim Kulp" w:date="2010-07-19T06:53:00Z"/>
          <w:trPrChange w:id="68" w:author="Jim Kulp" w:date="2010-06-12T12:34:00Z">
            <w:trPr>
              <w:trHeight w:val="101"/>
            </w:trPr>
          </w:trPrChange>
        </w:trPr>
        <w:tc>
          <w:tcPr>
            <w:tcW w:w="1015" w:type="dxa"/>
            <w:tcPrChange w:id="69" w:author="Jim Kulp" w:date="2010-06-12T12:34:00Z">
              <w:tcPr>
                <w:tcW w:w="1131" w:type="dxa"/>
                <w:gridSpan w:val="2"/>
              </w:tcPr>
            </w:tcPrChange>
          </w:tcPr>
          <w:p w:rsidR="00C00329" w:rsidRPr="00177380" w:rsidDel="00B6363A" w:rsidRDefault="00C00329" w:rsidP="00C00329">
            <w:pPr>
              <w:spacing w:before="0" w:after="0"/>
              <w:rPr>
                <w:del w:id="70" w:author="Jim Kulp" w:date="2010-07-19T06:53:00Z"/>
                <w:sz w:val="14"/>
                <w:szCs w:val="14"/>
              </w:rPr>
            </w:pPr>
            <w:del w:id="71" w:author="Jim Kulp" w:date="2010-07-19T06:53:00Z">
              <w:r w:rsidRPr="00177380" w:rsidDel="00B6363A">
                <w:rPr>
                  <w:sz w:val="14"/>
                  <w:szCs w:val="14"/>
                </w:rPr>
                <w:delText>0.02</w:delText>
              </w:r>
            </w:del>
          </w:p>
        </w:tc>
        <w:tc>
          <w:tcPr>
            <w:tcW w:w="5850" w:type="dxa"/>
            <w:tcPrChange w:id="72" w:author="Jim Kulp" w:date="2010-06-12T12:34:00Z">
              <w:tcPr>
                <w:tcW w:w="5261" w:type="dxa"/>
              </w:tcPr>
            </w:tcPrChange>
          </w:tcPr>
          <w:p w:rsidR="00C00329" w:rsidRPr="00177380" w:rsidDel="00B6363A" w:rsidRDefault="00C00329" w:rsidP="00C00329">
            <w:pPr>
              <w:spacing w:before="0" w:after="0"/>
              <w:rPr>
                <w:del w:id="73" w:author="Jim Kulp" w:date="2010-07-19T06:53:00Z"/>
                <w:sz w:val="14"/>
                <w:szCs w:val="14"/>
              </w:rPr>
            </w:pPr>
            <w:del w:id="74" w:author="Jim Kulp" w:date="2010-07-19T06:53:00Z">
              <w:r w:rsidRPr="00177380" w:rsidDel="00B6363A">
                <w:rPr>
                  <w:sz w:val="14"/>
                  <w:szCs w:val="14"/>
                </w:rPr>
                <w:delText>Progressive update</w:delText>
              </w:r>
            </w:del>
          </w:p>
        </w:tc>
        <w:tc>
          <w:tcPr>
            <w:tcW w:w="782" w:type="dxa"/>
            <w:tcPrChange w:id="75" w:author="Jim Kulp" w:date="2010-06-12T12:34:00Z">
              <w:tcPr>
                <w:tcW w:w="1255" w:type="dxa"/>
                <w:gridSpan w:val="2"/>
              </w:tcPr>
            </w:tcPrChange>
          </w:tcPr>
          <w:p w:rsidR="00C00329" w:rsidRPr="00177380" w:rsidDel="00B6363A" w:rsidRDefault="00C00329" w:rsidP="00C00329">
            <w:pPr>
              <w:spacing w:before="0" w:after="0"/>
              <w:rPr>
                <w:del w:id="76" w:author="Jim Kulp" w:date="2010-07-19T06:53:00Z"/>
                <w:sz w:val="14"/>
                <w:szCs w:val="14"/>
              </w:rPr>
            </w:pPr>
            <w:del w:id="77" w:author="Jim Kulp" w:date="2010-07-19T06:53:00Z">
              <w:r w:rsidRPr="00177380" w:rsidDel="00B6363A">
                <w:rPr>
                  <w:sz w:val="14"/>
                  <w:szCs w:val="14"/>
                </w:rPr>
                <w:delText>ssiegel</w:delText>
              </w:r>
            </w:del>
          </w:p>
        </w:tc>
        <w:tc>
          <w:tcPr>
            <w:tcW w:w="1176" w:type="dxa"/>
            <w:tcPrChange w:id="78" w:author="Jim Kulp" w:date="2010-06-12T12:34:00Z">
              <w:tcPr>
                <w:tcW w:w="1176" w:type="dxa"/>
              </w:tcPr>
            </w:tcPrChange>
          </w:tcPr>
          <w:p w:rsidR="00C00329" w:rsidRPr="00177380" w:rsidDel="00B6363A" w:rsidRDefault="00C00329" w:rsidP="00C00329">
            <w:pPr>
              <w:spacing w:before="0" w:after="0"/>
              <w:rPr>
                <w:del w:id="79" w:author="Jim Kulp" w:date="2010-07-19T06:53:00Z"/>
                <w:sz w:val="14"/>
                <w:szCs w:val="14"/>
              </w:rPr>
            </w:pPr>
            <w:del w:id="80" w:author="Jim Kulp" w:date="2010-07-19T06:53:00Z">
              <w:r w:rsidRPr="00177380" w:rsidDel="00B6363A">
                <w:rPr>
                  <w:sz w:val="14"/>
                  <w:szCs w:val="14"/>
                </w:rPr>
                <w:delText>2006-10-17</w:delText>
              </w:r>
            </w:del>
          </w:p>
        </w:tc>
      </w:tr>
      <w:tr w:rsidR="00C00329" w:rsidRPr="00177380" w:rsidDel="00B6363A">
        <w:trPr>
          <w:trHeight w:val="101"/>
          <w:del w:id="81" w:author="Jim Kulp" w:date="2010-07-19T06:53:00Z"/>
          <w:trPrChange w:id="82" w:author="Jim Kulp" w:date="2010-06-12T12:34:00Z">
            <w:trPr>
              <w:trHeight w:val="101"/>
            </w:trPr>
          </w:trPrChange>
        </w:trPr>
        <w:tc>
          <w:tcPr>
            <w:tcW w:w="1015" w:type="dxa"/>
            <w:tcPrChange w:id="83" w:author="Jim Kulp" w:date="2010-06-12T12:34:00Z">
              <w:tcPr>
                <w:tcW w:w="1131" w:type="dxa"/>
                <w:gridSpan w:val="2"/>
              </w:tcPr>
            </w:tcPrChange>
          </w:tcPr>
          <w:p w:rsidR="00C00329" w:rsidRPr="00177380" w:rsidDel="00B6363A" w:rsidRDefault="00C00329" w:rsidP="00C00329">
            <w:pPr>
              <w:spacing w:before="0" w:after="0"/>
              <w:rPr>
                <w:del w:id="84" w:author="Jim Kulp" w:date="2010-07-19T06:53:00Z"/>
                <w:sz w:val="14"/>
                <w:szCs w:val="14"/>
              </w:rPr>
            </w:pPr>
            <w:del w:id="85" w:author="Jim Kulp" w:date="2010-07-19T06:53:00Z">
              <w:r w:rsidRPr="00177380" w:rsidDel="00B6363A">
                <w:rPr>
                  <w:sz w:val="14"/>
                  <w:szCs w:val="14"/>
                </w:rPr>
                <w:delText>0.03</w:delText>
              </w:r>
            </w:del>
          </w:p>
        </w:tc>
        <w:tc>
          <w:tcPr>
            <w:tcW w:w="5850" w:type="dxa"/>
            <w:tcPrChange w:id="86" w:author="Jim Kulp" w:date="2010-06-12T12:34:00Z">
              <w:tcPr>
                <w:tcW w:w="5261" w:type="dxa"/>
              </w:tcPr>
            </w:tcPrChange>
          </w:tcPr>
          <w:p w:rsidR="00C00329" w:rsidRPr="00177380" w:rsidDel="00B6363A" w:rsidRDefault="00C00329" w:rsidP="00C00329">
            <w:pPr>
              <w:spacing w:before="0" w:after="0"/>
              <w:rPr>
                <w:del w:id="87" w:author="Jim Kulp" w:date="2010-07-19T06:53:00Z"/>
                <w:sz w:val="14"/>
                <w:szCs w:val="14"/>
              </w:rPr>
            </w:pPr>
            <w:del w:id="88" w:author="Jim Kulp" w:date="2010-07-19T06:53:00Z">
              <w:r w:rsidRPr="00177380" w:rsidDel="00B6363A">
                <w:rPr>
                  <w:sz w:val="14"/>
                  <w:szCs w:val="14"/>
                </w:rPr>
                <w:delText>Progressive update</w:delText>
              </w:r>
            </w:del>
          </w:p>
        </w:tc>
        <w:tc>
          <w:tcPr>
            <w:tcW w:w="782" w:type="dxa"/>
            <w:tcPrChange w:id="89" w:author="Jim Kulp" w:date="2010-06-12T12:34:00Z">
              <w:tcPr>
                <w:tcW w:w="1255" w:type="dxa"/>
                <w:gridSpan w:val="2"/>
              </w:tcPr>
            </w:tcPrChange>
          </w:tcPr>
          <w:p w:rsidR="00C00329" w:rsidRPr="00177380" w:rsidDel="00B6363A" w:rsidRDefault="00C00329" w:rsidP="00C00329">
            <w:pPr>
              <w:spacing w:before="0" w:after="0"/>
              <w:rPr>
                <w:del w:id="90" w:author="Jim Kulp" w:date="2010-07-19T06:53:00Z"/>
                <w:sz w:val="14"/>
                <w:szCs w:val="14"/>
              </w:rPr>
            </w:pPr>
            <w:del w:id="91" w:author="Jim Kulp" w:date="2010-07-19T06:53:00Z">
              <w:r w:rsidRPr="00177380" w:rsidDel="00B6363A">
                <w:rPr>
                  <w:sz w:val="14"/>
                  <w:szCs w:val="14"/>
                </w:rPr>
                <w:delText>ssiegel</w:delText>
              </w:r>
            </w:del>
          </w:p>
        </w:tc>
        <w:tc>
          <w:tcPr>
            <w:tcW w:w="1176" w:type="dxa"/>
            <w:tcPrChange w:id="92" w:author="Jim Kulp" w:date="2010-06-12T12:34:00Z">
              <w:tcPr>
                <w:tcW w:w="1176" w:type="dxa"/>
              </w:tcPr>
            </w:tcPrChange>
          </w:tcPr>
          <w:p w:rsidR="00C00329" w:rsidRPr="00177380" w:rsidDel="00B6363A" w:rsidRDefault="00C00329" w:rsidP="00C00329">
            <w:pPr>
              <w:spacing w:before="0" w:after="0"/>
              <w:rPr>
                <w:del w:id="93" w:author="Jim Kulp" w:date="2010-07-19T06:53:00Z"/>
                <w:sz w:val="14"/>
                <w:szCs w:val="14"/>
              </w:rPr>
            </w:pPr>
            <w:del w:id="94" w:author="Jim Kulp" w:date="2010-07-19T06:53:00Z">
              <w:r w:rsidRPr="00177380" w:rsidDel="00B6363A">
                <w:rPr>
                  <w:sz w:val="14"/>
                  <w:szCs w:val="14"/>
                </w:rPr>
                <w:delText>2006-10-17</w:delText>
              </w:r>
            </w:del>
          </w:p>
        </w:tc>
      </w:tr>
      <w:tr w:rsidR="00C00329" w:rsidRPr="00177380" w:rsidDel="00B6363A">
        <w:trPr>
          <w:trHeight w:val="101"/>
          <w:del w:id="95" w:author="Jim Kulp" w:date="2010-07-19T06:53:00Z"/>
          <w:trPrChange w:id="96" w:author="Jim Kulp" w:date="2010-06-12T12:34:00Z">
            <w:trPr>
              <w:trHeight w:val="101"/>
            </w:trPr>
          </w:trPrChange>
        </w:trPr>
        <w:tc>
          <w:tcPr>
            <w:tcW w:w="1015" w:type="dxa"/>
            <w:tcPrChange w:id="97" w:author="Jim Kulp" w:date="2010-06-12T12:34:00Z">
              <w:tcPr>
                <w:tcW w:w="1131" w:type="dxa"/>
                <w:gridSpan w:val="2"/>
              </w:tcPr>
            </w:tcPrChange>
          </w:tcPr>
          <w:p w:rsidR="00C00329" w:rsidRPr="00177380" w:rsidDel="00B6363A" w:rsidRDefault="00C00329" w:rsidP="00C00329">
            <w:pPr>
              <w:spacing w:before="0" w:after="0"/>
              <w:rPr>
                <w:del w:id="98" w:author="Jim Kulp" w:date="2010-07-19T06:53:00Z"/>
                <w:sz w:val="14"/>
                <w:szCs w:val="14"/>
              </w:rPr>
            </w:pPr>
            <w:del w:id="99" w:author="Jim Kulp" w:date="2010-07-19T06:53:00Z">
              <w:r w:rsidRPr="00177380" w:rsidDel="00B6363A">
                <w:rPr>
                  <w:sz w:val="14"/>
                  <w:szCs w:val="14"/>
                </w:rPr>
                <w:delText>0.04</w:delText>
              </w:r>
            </w:del>
          </w:p>
        </w:tc>
        <w:tc>
          <w:tcPr>
            <w:tcW w:w="5850" w:type="dxa"/>
            <w:tcPrChange w:id="100" w:author="Jim Kulp" w:date="2010-06-12T12:34:00Z">
              <w:tcPr>
                <w:tcW w:w="5261" w:type="dxa"/>
              </w:tcPr>
            </w:tcPrChange>
          </w:tcPr>
          <w:p w:rsidR="00C00329" w:rsidRPr="00177380" w:rsidDel="00B6363A" w:rsidRDefault="00C00329" w:rsidP="00C00329">
            <w:pPr>
              <w:spacing w:before="0" w:after="0"/>
              <w:rPr>
                <w:del w:id="101" w:author="Jim Kulp" w:date="2010-07-19T06:53:00Z"/>
                <w:sz w:val="14"/>
                <w:szCs w:val="14"/>
              </w:rPr>
            </w:pPr>
            <w:del w:id="102" w:author="Jim Kulp" w:date="2010-07-19T06:53:00Z">
              <w:r w:rsidRPr="00177380" w:rsidDel="00B6363A">
                <w:rPr>
                  <w:sz w:val="14"/>
                  <w:szCs w:val="14"/>
                </w:rPr>
                <w:delText>WCI Focus</w:delText>
              </w:r>
            </w:del>
          </w:p>
        </w:tc>
        <w:tc>
          <w:tcPr>
            <w:tcW w:w="782" w:type="dxa"/>
            <w:tcPrChange w:id="103" w:author="Jim Kulp" w:date="2010-06-12T12:34:00Z">
              <w:tcPr>
                <w:tcW w:w="1255" w:type="dxa"/>
                <w:gridSpan w:val="2"/>
              </w:tcPr>
            </w:tcPrChange>
          </w:tcPr>
          <w:p w:rsidR="00C00329" w:rsidRPr="00177380" w:rsidDel="00B6363A" w:rsidRDefault="00C00329" w:rsidP="00C00329">
            <w:pPr>
              <w:spacing w:before="0" w:after="0"/>
              <w:rPr>
                <w:del w:id="104" w:author="Jim Kulp" w:date="2010-07-19T06:53:00Z"/>
                <w:sz w:val="14"/>
                <w:szCs w:val="14"/>
              </w:rPr>
            </w:pPr>
            <w:del w:id="105" w:author="Jim Kulp" w:date="2010-07-19T06:53:00Z">
              <w:r w:rsidRPr="00177380" w:rsidDel="00B6363A">
                <w:rPr>
                  <w:sz w:val="14"/>
                  <w:szCs w:val="14"/>
                </w:rPr>
                <w:delText>ssiegel</w:delText>
              </w:r>
            </w:del>
          </w:p>
        </w:tc>
        <w:tc>
          <w:tcPr>
            <w:tcW w:w="1176" w:type="dxa"/>
            <w:tcPrChange w:id="106" w:author="Jim Kulp" w:date="2010-06-12T12:34:00Z">
              <w:tcPr>
                <w:tcW w:w="1176" w:type="dxa"/>
              </w:tcPr>
            </w:tcPrChange>
          </w:tcPr>
          <w:p w:rsidR="00C00329" w:rsidRPr="00177380" w:rsidDel="00B6363A" w:rsidRDefault="00C00329" w:rsidP="00C00329">
            <w:pPr>
              <w:spacing w:before="0" w:after="0"/>
              <w:rPr>
                <w:del w:id="107" w:author="Jim Kulp" w:date="2010-07-19T06:53:00Z"/>
                <w:sz w:val="14"/>
                <w:szCs w:val="14"/>
              </w:rPr>
            </w:pPr>
            <w:del w:id="108" w:author="Jim Kulp" w:date="2010-07-19T06:53:00Z">
              <w:r w:rsidRPr="00177380" w:rsidDel="00B6363A">
                <w:rPr>
                  <w:sz w:val="14"/>
                  <w:szCs w:val="14"/>
                </w:rPr>
                <w:delText>2006-11-08</w:delText>
              </w:r>
            </w:del>
          </w:p>
        </w:tc>
      </w:tr>
      <w:tr w:rsidR="00C00329" w:rsidRPr="00177380" w:rsidDel="00B6363A">
        <w:trPr>
          <w:trHeight w:val="101"/>
          <w:del w:id="109" w:author="Jim Kulp" w:date="2010-07-19T06:53:00Z"/>
          <w:trPrChange w:id="110" w:author="Jim Kulp" w:date="2010-06-12T12:34:00Z">
            <w:trPr>
              <w:trHeight w:val="101"/>
            </w:trPr>
          </w:trPrChange>
        </w:trPr>
        <w:tc>
          <w:tcPr>
            <w:tcW w:w="1015" w:type="dxa"/>
            <w:tcPrChange w:id="111" w:author="Jim Kulp" w:date="2010-06-12T12:34:00Z">
              <w:tcPr>
                <w:tcW w:w="1131" w:type="dxa"/>
                <w:gridSpan w:val="2"/>
              </w:tcPr>
            </w:tcPrChange>
          </w:tcPr>
          <w:p w:rsidR="00C00329" w:rsidRPr="00177380" w:rsidDel="00B6363A" w:rsidRDefault="00C00329" w:rsidP="00C00329">
            <w:pPr>
              <w:spacing w:before="0" w:after="0"/>
              <w:rPr>
                <w:del w:id="112" w:author="Jim Kulp" w:date="2010-07-19T06:53:00Z"/>
                <w:sz w:val="14"/>
                <w:szCs w:val="14"/>
              </w:rPr>
            </w:pPr>
            <w:del w:id="113" w:author="Jim Kulp" w:date="2010-07-19T06:53:00Z">
              <w:r w:rsidRPr="00177380" w:rsidDel="00B6363A">
                <w:rPr>
                  <w:sz w:val="14"/>
                  <w:szCs w:val="14"/>
                </w:rPr>
                <w:delText>0.05</w:delText>
              </w:r>
            </w:del>
          </w:p>
        </w:tc>
        <w:tc>
          <w:tcPr>
            <w:tcW w:w="5850" w:type="dxa"/>
            <w:tcPrChange w:id="114" w:author="Jim Kulp" w:date="2010-06-12T12:34:00Z">
              <w:tcPr>
                <w:tcW w:w="5261" w:type="dxa"/>
              </w:tcPr>
            </w:tcPrChange>
          </w:tcPr>
          <w:p w:rsidR="00C00329" w:rsidRPr="00177380" w:rsidDel="00B6363A" w:rsidRDefault="00C00329" w:rsidP="00C00329">
            <w:pPr>
              <w:spacing w:before="0" w:after="0"/>
              <w:rPr>
                <w:del w:id="115" w:author="Jim Kulp" w:date="2010-07-19T06:53:00Z"/>
                <w:sz w:val="14"/>
                <w:szCs w:val="14"/>
              </w:rPr>
            </w:pPr>
            <w:del w:id="116" w:author="Jim Kulp" w:date="2010-07-19T06:53:00Z">
              <w:r w:rsidRPr="00177380" w:rsidDel="00B6363A">
                <w:rPr>
                  <w:sz w:val="14"/>
                  <w:szCs w:val="14"/>
                </w:rPr>
                <w:delText>WCI Gloss, Start in on WSI</w:delText>
              </w:r>
            </w:del>
          </w:p>
        </w:tc>
        <w:tc>
          <w:tcPr>
            <w:tcW w:w="782" w:type="dxa"/>
            <w:tcPrChange w:id="117" w:author="Jim Kulp" w:date="2010-06-12T12:34:00Z">
              <w:tcPr>
                <w:tcW w:w="1255" w:type="dxa"/>
                <w:gridSpan w:val="2"/>
              </w:tcPr>
            </w:tcPrChange>
          </w:tcPr>
          <w:p w:rsidR="00C00329" w:rsidRPr="00177380" w:rsidDel="00B6363A" w:rsidRDefault="00C00329" w:rsidP="00C00329">
            <w:pPr>
              <w:spacing w:before="0" w:after="0"/>
              <w:rPr>
                <w:del w:id="118" w:author="Jim Kulp" w:date="2010-07-19T06:53:00Z"/>
                <w:sz w:val="14"/>
                <w:szCs w:val="14"/>
              </w:rPr>
            </w:pPr>
            <w:del w:id="119" w:author="Jim Kulp" w:date="2010-07-19T06:53:00Z">
              <w:r w:rsidRPr="00177380" w:rsidDel="00B6363A">
                <w:rPr>
                  <w:sz w:val="14"/>
                  <w:szCs w:val="14"/>
                </w:rPr>
                <w:delText>ssiegel</w:delText>
              </w:r>
            </w:del>
          </w:p>
        </w:tc>
        <w:tc>
          <w:tcPr>
            <w:tcW w:w="1176" w:type="dxa"/>
            <w:tcPrChange w:id="120" w:author="Jim Kulp" w:date="2010-06-12T12:34:00Z">
              <w:tcPr>
                <w:tcW w:w="1176" w:type="dxa"/>
              </w:tcPr>
            </w:tcPrChange>
          </w:tcPr>
          <w:p w:rsidR="00C00329" w:rsidRPr="00177380" w:rsidDel="00B6363A" w:rsidRDefault="00C00329" w:rsidP="00C00329">
            <w:pPr>
              <w:spacing w:before="0" w:after="0"/>
              <w:rPr>
                <w:del w:id="121" w:author="Jim Kulp" w:date="2010-07-19T06:53:00Z"/>
                <w:sz w:val="14"/>
                <w:szCs w:val="14"/>
              </w:rPr>
            </w:pPr>
            <w:del w:id="122" w:author="Jim Kulp" w:date="2010-07-19T06:53:00Z">
              <w:r w:rsidRPr="00177380" w:rsidDel="00B6363A">
                <w:rPr>
                  <w:sz w:val="14"/>
                  <w:szCs w:val="14"/>
                </w:rPr>
                <w:delText>2006-11-09</w:delText>
              </w:r>
            </w:del>
          </w:p>
        </w:tc>
      </w:tr>
      <w:tr w:rsidR="00C00329" w:rsidRPr="00177380" w:rsidDel="00B6363A">
        <w:trPr>
          <w:trHeight w:val="101"/>
          <w:del w:id="123" w:author="Jim Kulp" w:date="2010-07-19T06:53:00Z"/>
          <w:trPrChange w:id="124" w:author="Jim Kulp" w:date="2010-06-12T12:34:00Z">
            <w:trPr>
              <w:trHeight w:val="101"/>
            </w:trPr>
          </w:trPrChange>
        </w:trPr>
        <w:tc>
          <w:tcPr>
            <w:tcW w:w="1015" w:type="dxa"/>
            <w:tcPrChange w:id="125" w:author="Jim Kulp" w:date="2010-06-12T12:34:00Z">
              <w:tcPr>
                <w:tcW w:w="1131" w:type="dxa"/>
                <w:gridSpan w:val="2"/>
              </w:tcPr>
            </w:tcPrChange>
          </w:tcPr>
          <w:p w:rsidR="00C00329" w:rsidRPr="00177380" w:rsidDel="00B6363A" w:rsidRDefault="00C00329" w:rsidP="00C00329">
            <w:pPr>
              <w:spacing w:before="0" w:after="0"/>
              <w:rPr>
                <w:del w:id="126" w:author="Jim Kulp" w:date="2010-07-19T06:53:00Z"/>
                <w:sz w:val="14"/>
                <w:szCs w:val="14"/>
              </w:rPr>
            </w:pPr>
            <w:del w:id="127" w:author="Jim Kulp" w:date="2010-07-19T06:53:00Z">
              <w:r w:rsidRPr="00177380" w:rsidDel="00B6363A">
                <w:rPr>
                  <w:sz w:val="14"/>
                  <w:szCs w:val="14"/>
                </w:rPr>
                <w:delText>0.06</w:delText>
              </w:r>
            </w:del>
          </w:p>
        </w:tc>
        <w:tc>
          <w:tcPr>
            <w:tcW w:w="5850" w:type="dxa"/>
            <w:tcPrChange w:id="128" w:author="Jim Kulp" w:date="2010-06-12T12:34:00Z">
              <w:tcPr>
                <w:tcW w:w="5261" w:type="dxa"/>
              </w:tcPr>
            </w:tcPrChange>
          </w:tcPr>
          <w:p w:rsidR="00C00329" w:rsidRPr="00177380" w:rsidDel="00B6363A" w:rsidRDefault="00C00329" w:rsidP="00C00329">
            <w:pPr>
              <w:spacing w:before="0" w:after="0"/>
              <w:rPr>
                <w:del w:id="129" w:author="Jim Kulp" w:date="2010-07-19T06:53:00Z"/>
                <w:sz w:val="14"/>
                <w:szCs w:val="14"/>
              </w:rPr>
            </w:pPr>
            <w:del w:id="130" w:author="Jim Kulp" w:date="2010-07-19T06:53:00Z">
              <w:r w:rsidRPr="00177380" w:rsidDel="00B6363A">
                <w:rPr>
                  <w:sz w:val="14"/>
                  <w:szCs w:val="14"/>
                </w:rPr>
                <w:delText>WSI Focus</w:delText>
              </w:r>
            </w:del>
          </w:p>
        </w:tc>
        <w:tc>
          <w:tcPr>
            <w:tcW w:w="782" w:type="dxa"/>
            <w:tcPrChange w:id="131" w:author="Jim Kulp" w:date="2010-06-12T12:34:00Z">
              <w:tcPr>
                <w:tcW w:w="1255" w:type="dxa"/>
                <w:gridSpan w:val="2"/>
              </w:tcPr>
            </w:tcPrChange>
          </w:tcPr>
          <w:p w:rsidR="00C00329" w:rsidRPr="00177380" w:rsidDel="00B6363A" w:rsidRDefault="00C00329" w:rsidP="00C00329">
            <w:pPr>
              <w:spacing w:before="0" w:after="0"/>
              <w:rPr>
                <w:del w:id="132" w:author="Jim Kulp" w:date="2010-07-19T06:53:00Z"/>
                <w:sz w:val="14"/>
                <w:szCs w:val="14"/>
              </w:rPr>
            </w:pPr>
            <w:del w:id="133" w:author="Jim Kulp" w:date="2010-07-19T06:53:00Z">
              <w:r w:rsidRPr="00177380" w:rsidDel="00B6363A">
                <w:rPr>
                  <w:sz w:val="14"/>
                  <w:szCs w:val="14"/>
                </w:rPr>
                <w:delText>ssiegel</w:delText>
              </w:r>
            </w:del>
          </w:p>
        </w:tc>
        <w:tc>
          <w:tcPr>
            <w:tcW w:w="1176" w:type="dxa"/>
            <w:tcPrChange w:id="134" w:author="Jim Kulp" w:date="2010-06-12T12:34:00Z">
              <w:tcPr>
                <w:tcW w:w="1176" w:type="dxa"/>
              </w:tcPr>
            </w:tcPrChange>
          </w:tcPr>
          <w:p w:rsidR="00C00329" w:rsidRPr="00177380" w:rsidDel="00B6363A" w:rsidRDefault="00C00329" w:rsidP="00C00329">
            <w:pPr>
              <w:spacing w:before="0" w:after="0"/>
              <w:rPr>
                <w:del w:id="135" w:author="Jim Kulp" w:date="2010-07-19T06:53:00Z"/>
                <w:sz w:val="14"/>
                <w:szCs w:val="14"/>
              </w:rPr>
            </w:pPr>
            <w:del w:id="136" w:author="Jim Kulp" w:date="2010-07-19T06:53:00Z">
              <w:r w:rsidRPr="00177380" w:rsidDel="00B6363A">
                <w:rPr>
                  <w:sz w:val="14"/>
                  <w:szCs w:val="14"/>
                </w:rPr>
                <w:delText>2006-11-10</w:delText>
              </w:r>
            </w:del>
          </w:p>
        </w:tc>
      </w:tr>
      <w:tr w:rsidR="00C00329" w:rsidRPr="00177380" w:rsidDel="00B6363A">
        <w:trPr>
          <w:trHeight w:val="101"/>
          <w:del w:id="137" w:author="Jim Kulp" w:date="2010-07-19T06:53:00Z"/>
          <w:trPrChange w:id="138" w:author="Jim Kulp" w:date="2010-06-12T12:34:00Z">
            <w:trPr>
              <w:trHeight w:val="101"/>
            </w:trPr>
          </w:trPrChange>
        </w:trPr>
        <w:tc>
          <w:tcPr>
            <w:tcW w:w="1015" w:type="dxa"/>
            <w:tcPrChange w:id="139" w:author="Jim Kulp" w:date="2010-06-12T12:34:00Z">
              <w:tcPr>
                <w:tcW w:w="1131" w:type="dxa"/>
                <w:gridSpan w:val="2"/>
              </w:tcPr>
            </w:tcPrChange>
          </w:tcPr>
          <w:p w:rsidR="00C00329" w:rsidRPr="00177380" w:rsidDel="00B6363A" w:rsidRDefault="00C00329" w:rsidP="00C00329">
            <w:pPr>
              <w:spacing w:before="0" w:after="0"/>
              <w:rPr>
                <w:del w:id="140" w:author="Jim Kulp" w:date="2010-07-19T06:53:00Z"/>
                <w:sz w:val="14"/>
                <w:szCs w:val="14"/>
              </w:rPr>
            </w:pPr>
            <w:del w:id="141" w:author="Jim Kulp" w:date="2010-07-19T06:53:00Z">
              <w:r w:rsidRPr="00177380" w:rsidDel="00B6363A">
                <w:rPr>
                  <w:sz w:val="14"/>
                  <w:szCs w:val="14"/>
                </w:rPr>
                <w:delText>0.07</w:delText>
              </w:r>
            </w:del>
          </w:p>
        </w:tc>
        <w:tc>
          <w:tcPr>
            <w:tcW w:w="5850" w:type="dxa"/>
            <w:tcPrChange w:id="142" w:author="Jim Kulp" w:date="2010-06-12T12:34:00Z">
              <w:tcPr>
                <w:tcW w:w="5261" w:type="dxa"/>
              </w:tcPr>
            </w:tcPrChange>
          </w:tcPr>
          <w:p w:rsidR="00C00329" w:rsidRPr="00177380" w:rsidDel="00B6363A" w:rsidRDefault="00C00329" w:rsidP="00C00329">
            <w:pPr>
              <w:spacing w:before="0" w:after="0"/>
              <w:rPr>
                <w:del w:id="143" w:author="Jim Kulp" w:date="2010-07-19T06:53:00Z"/>
                <w:sz w:val="14"/>
                <w:szCs w:val="14"/>
              </w:rPr>
            </w:pPr>
            <w:del w:id="144" w:author="Jim Kulp" w:date="2010-07-19T06:53:00Z">
              <w:r w:rsidRPr="00177380" w:rsidDel="00B6363A">
                <w:rPr>
                  <w:sz w:val="14"/>
                  <w:szCs w:val="14"/>
                </w:rPr>
                <w:delText>WSI Re-Focus (rewrite)</w:delText>
              </w:r>
            </w:del>
          </w:p>
        </w:tc>
        <w:tc>
          <w:tcPr>
            <w:tcW w:w="782" w:type="dxa"/>
            <w:tcPrChange w:id="145" w:author="Jim Kulp" w:date="2010-06-12T12:34:00Z">
              <w:tcPr>
                <w:tcW w:w="1255" w:type="dxa"/>
                <w:gridSpan w:val="2"/>
              </w:tcPr>
            </w:tcPrChange>
          </w:tcPr>
          <w:p w:rsidR="00C00329" w:rsidRPr="00177380" w:rsidDel="00B6363A" w:rsidRDefault="00C00329" w:rsidP="00C00329">
            <w:pPr>
              <w:spacing w:before="0" w:after="0"/>
              <w:rPr>
                <w:del w:id="146" w:author="Jim Kulp" w:date="2010-07-19T06:53:00Z"/>
                <w:sz w:val="14"/>
                <w:szCs w:val="14"/>
              </w:rPr>
            </w:pPr>
            <w:del w:id="147" w:author="Jim Kulp" w:date="2010-07-19T06:53:00Z">
              <w:r w:rsidRPr="00177380" w:rsidDel="00B6363A">
                <w:rPr>
                  <w:sz w:val="14"/>
                  <w:szCs w:val="14"/>
                </w:rPr>
                <w:delText>ssiegel</w:delText>
              </w:r>
            </w:del>
          </w:p>
        </w:tc>
        <w:tc>
          <w:tcPr>
            <w:tcW w:w="1176" w:type="dxa"/>
            <w:tcPrChange w:id="148" w:author="Jim Kulp" w:date="2010-06-12T12:34:00Z">
              <w:tcPr>
                <w:tcW w:w="1176" w:type="dxa"/>
              </w:tcPr>
            </w:tcPrChange>
          </w:tcPr>
          <w:p w:rsidR="00C00329" w:rsidRPr="00177380" w:rsidDel="00B6363A" w:rsidRDefault="00C00329" w:rsidP="00C00329">
            <w:pPr>
              <w:spacing w:before="0" w:after="0"/>
              <w:rPr>
                <w:del w:id="149" w:author="Jim Kulp" w:date="2010-07-19T06:53:00Z"/>
                <w:sz w:val="14"/>
                <w:szCs w:val="14"/>
              </w:rPr>
            </w:pPr>
            <w:del w:id="150" w:author="Jim Kulp" w:date="2010-07-19T06:53:00Z">
              <w:r w:rsidRPr="00177380" w:rsidDel="00B6363A">
                <w:rPr>
                  <w:sz w:val="14"/>
                  <w:szCs w:val="14"/>
                </w:rPr>
                <w:delText>2006-11-13</w:delText>
              </w:r>
            </w:del>
          </w:p>
        </w:tc>
      </w:tr>
      <w:tr w:rsidR="00C00329" w:rsidRPr="00177380" w:rsidDel="00B6363A">
        <w:trPr>
          <w:trHeight w:val="101"/>
          <w:del w:id="151" w:author="Jim Kulp" w:date="2010-07-19T06:53:00Z"/>
          <w:trPrChange w:id="152" w:author="Jim Kulp" w:date="2010-06-12T12:34:00Z">
            <w:trPr>
              <w:trHeight w:val="101"/>
            </w:trPr>
          </w:trPrChange>
        </w:trPr>
        <w:tc>
          <w:tcPr>
            <w:tcW w:w="1015" w:type="dxa"/>
            <w:tcPrChange w:id="153" w:author="Jim Kulp" w:date="2010-06-12T12:34:00Z">
              <w:tcPr>
                <w:tcW w:w="1131" w:type="dxa"/>
                <w:gridSpan w:val="2"/>
              </w:tcPr>
            </w:tcPrChange>
          </w:tcPr>
          <w:p w:rsidR="00C00329" w:rsidRPr="00177380" w:rsidDel="00B6363A" w:rsidRDefault="00C00329" w:rsidP="00C00329">
            <w:pPr>
              <w:spacing w:before="0" w:after="0"/>
              <w:rPr>
                <w:del w:id="154" w:author="Jim Kulp" w:date="2010-07-19T06:53:00Z"/>
                <w:sz w:val="14"/>
                <w:szCs w:val="14"/>
              </w:rPr>
            </w:pPr>
            <w:del w:id="155" w:author="Jim Kulp" w:date="2010-07-19T06:53:00Z">
              <w:r w:rsidRPr="00177380" w:rsidDel="00B6363A">
                <w:rPr>
                  <w:sz w:val="14"/>
                  <w:szCs w:val="14"/>
                </w:rPr>
                <w:delText>0.08</w:delText>
              </w:r>
            </w:del>
          </w:p>
        </w:tc>
        <w:tc>
          <w:tcPr>
            <w:tcW w:w="5850" w:type="dxa"/>
            <w:tcPrChange w:id="156" w:author="Jim Kulp" w:date="2010-06-12T12:34:00Z">
              <w:tcPr>
                <w:tcW w:w="5261" w:type="dxa"/>
              </w:tcPr>
            </w:tcPrChange>
          </w:tcPr>
          <w:p w:rsidR="00C00329" w:rsidRPr="00177380" w:rsidDel="00B6363A" w:rsidRDefault="00C00329" w:rsidP="00C00329">
            <w:pPr>
              <w:spacing w:before="0" w:after="0"/>
              <w:rPr>
                <w:del w:id="157" w:author="Jim Kulp" w:date="2010-07-19T06:53:00Z"/>
                <w:sz w:val="14"/>
                <w:szCs w:val="14"/>
              </w:rPr>
            </w:pPr>
            <w:del w:id="158" w:author="Jim Kulp" w:date="2010-07-19T06:53:00Z">
              <w:r w:rsidRPr="00177380" w:rsidDel="00B6363A">
                <w:rPr>
                  <w:sz w:val="14"/>
                  <w:szCs w:val="14"/>
                </w:rPr>
                <w:delText>WCI, WSI Gloss</w:delText>
              </w:r>
            </w:del>
          </w:p>
        </w:tc>
        <w:tc>
          <w:tcPr>
            <w:tcW w:w="782" w:type="dxa"/>
            <w:tcPrChange w:id="159" w:author="Jim Kulp" w:date="2010-06-12T12:34:00Z">
              <w:tcPr>
                <w:tcW w:w="1255" w:type="dxa"/>
                <w:gridSpan w:val="2"/>
              </w:tcPr>
            </w:tcPrChange>
          </w:tcPr>
          <w:p w:rsidR="00C00329" w:rsidRPr="00177380" w:rsidDel="00B6363A" w:rsidRDefault="00C00329" w:rsidP="00C00329">
            <w:pPr>
              <w:spacing w:before="0" w:after="0"/>
              <w:rPr>
                <w:del w:id="160" w:author="Jim Kulp" w:date="2010-07-19T06:53:00Z"/>
                <w:sz w:val="14"/>
                <w:szCs w:val="14"/>
              </w:rPr>
            </w:pPr>
            <w:del w:id="161" w:author="Jim Kulp" w:date="2010-07-19T06:53:00Z">
              <w:r w:rsidRPr="00177380" w:rsidDel="00B6363A">
                <w:rPr>
                  <w:sz w:val="14"/>
                  <w:szCs w:val="14"/>
                </w:rPr>
                <w:delText>ssiegel</w:delText>
              </w:r>
            </w:del>
          </w:p>
        </w:tc>
        <w:tc>
          <w:tcPr>
            <w:tcW w:w="1176" w:type="dxa"/>
            <w:tcPrChange w:id="162" w:author="Jim Kulp" w:date="2010-06-12T12:34:00Z">
              <w:tcPr>
                <w:tcW w:w="1176" w:type="dxa"/>
              </w:tcPr>
            </w:tcPrChange>
          </w:tcPr>
          <w:p w:rsidR="00C00329" w:rsidRPr="00177380" w:rsidDel="00B6363A" w:rsidRDefault="00C00329" w:rsidP="00C00329">
            <w:pPr>
              <w:spacing w:before="0" w:after="0"/>
              <w:rPr>
                <w:del w:id="163" w:author="Jim Kulp" w:date="2010-07-19T06:53:00Z"/>
                <w:sz w:val="14"/>
                <w:szCs w:val="14"/>
              </w:rPr>
            </w:pPr>
            <w:del w:id="164" w:author="Jim Kulp" w:date="2010-07-19T06:53:00Z">
              <w:r w:rsidRPr="00177380" w:rsidDel="00B6363A">
                <w:rPr>
                  <w:sz w:val="14"/>
                  <w:szCs w:val="14"/>
                </w:rPr>
                <w:delText>2006-11-14</w:delText>
              </w:r>
            </w:del>
          </w:p>
        </w:tc>
      </w:tr>
      <w:tr w:rsidR="00C00329" w:rsidRPr="00177380" w:rsidDel="00B6363A">
        <w:trPr>
          <w:trHeight w:val="101"/>
          <w:del w:id="165" w:author="Jim Kulp" w:date="2010-07-19T06:53:00Z"/>
          <w:trPrChange w:id="166" w:author="Jim Kulp" w:date="2010-06-12T12:34:00Z">
            <w:trPr>
              <w:trHeight w:val="101"/>
            </w:trPr>
          </w:trPrChange>
        </w:trPr>
        <w:tc>
          <w:tcPr>
            <w:tcW w:w="1015" w:type="dxa"/>
            <w:tcPrChange w:id="167" w:author="Jim Kulp" w:date="2010-06-12T12:34:00Z">
              <w:tcPr>
                <w:tcW w:w="1131" w:type="dxa"/>
                <w:gridSpan w:val="2"/>
              </w:tcPr>
            </w:tcPrChange>
          </w:tcPr>
          <w:p w:rsidR="00C00329" w:rsidRPr="00177380" w:rsidDel="00B6363A" w:rsidRDefault="00C00329" w:rsidP="00C00329">
            <w:pPr>
              <w:spacing w:before="0" w:after="0"/>
              <w:rPr>
                <w:del w:id="168" w:author="Jim Kulp" w:date="2010-07-19T06:53:00Z"/>
                <w:sz w:val="14"/>
                <w:szCs w:val="14"/>
              </w:rPr>
            </w:pPr>
            <w:del w:id="169" w:author="Jim Kulp" w:date="2010-07-19T06:53:00Z">
              <w:r w:rsidRPr="00177380" w:rsidDel="00B6363A">
                <w:rPr>
                  <w:sz w:val="14"/>
                  <w:szCs w:val="14"/>
                </w:rPr>
                <w:delText>0.09</w:delText>
              </w:r>
            </w:del>
          </w:p>
        </w:tc>
        <w:tc>
          <w:tcPr>
            <w:tcW w:w="5850" w:type="dxa"/>
            <w:tcPrChange w:id="170" w:author="Jim Kulp" w:date="2010-06-12T12:34:00Z">
              <w:tcPr>
                <w:tcW w:w="5261" w:type="dxa"/>
              </w:tcPr>
            </w:tcPrChange>
          </w:tcPr>
          <w:p w:rsidR="00C00329" w:rsidRPr="00177380" w:rsidDel="00B6363A" w:rsidRDefault="00C00329" w:rsidP="00C00329">
            <w:pPr>
              <w:spacing w:before="0" w:after="0"/>
              <w:rPr>
                <w:del w:id="171" w:author="Jim Kulp" w:date="2010-07-19T06:53:00Z"/>
                <w:sz w:val="14"/>
                <w:szCs w:val="14"/>
              </w:rPr>
            </w:pPr>
            <w:del w:id="172" w:author="Jim Kulp" w:date="2010-07-19T06:53:00Z">
              <w:r w:rsidRPr="00177380" w:rsidDel="00B6363A">
                <w:rPr>
                  <w:sz w:val="14"/>
                  <w:szCs w:val="14"/>
                </w:rPr>
                <w:delText>WMemI Rough-out 6.1 and 6.2</w:delText>
              </w:r>
            </w:del>
          </w:p>
        </w:tc>
        <w:tc>
          <w:tcPr>
            <w:tcW w:w="782" w:type="dxa"/>
            <w:tcPrChange w:id="173" w:author="Jim Kulp" w:date="2010-06-12T12:34:00Z">
              <w:tcPr>
                <w:tcW w:w="1255" w:type="dxa"/>
                <w:gridSpan w:val="2"/>
              </w:tcPr>
            </w:tcPrChange>
          </w:tcPr>
          <w:p w:rsidR="00C00329" w:rsidRPr="00177380" w:rsidDel="00B6363A" w:rsidRDefault="00C00329" w:rsidP="00C00329">
            <w:pPr>
              <w:spacing w:before="0" w:after="0"/>
              <w:rPr>
                <w:del w:id="174" w:author="Jim Kulp" w:date="2010-07-19T06:53:00Z"/>
                <w:sz w:val="14"/>
                <w:szCs w:val="14"/>
              </w:rPr>
            </w:pPr>
            <w:del w:id="175" w:author="Jim Kulp" w:date="2010-07-19T06:53:00Z">
              <w:r w:rsidRPr="00177380" w:rsidDel="00B6363A">
                <w:rPr>
                  <w:sz w:val="14"/>
                  <w:szCs w:val="14"/>
                </w:rPr>
                <w:delText>ssiegel</w:delText>
              </w:r>
            </w:del>
          </w:p>
        </w:tc>
        <w:tc>
          <w:tcPr>
            <w:tcW w:w="1176" w:type="dxa"/>
            <w:tcPrChange w:id="176" w:author="Jim Kulp" w:date="2010-06-12T12:34:00Z">
              <w:tcPr>
                <w:tcW w:w="1176" w:type="dxa"/>
              </w:tcPr>
            </w:tcPrChange>
          </w:tcPr>
          <w:p w:rsidR="00C00329" w:rsidRPr="00177380" w:rsidDel="00B6363A" w:rsidRDefault="00C00329" w:rsidP="00C00329">
            <w:pPr>
              <w:spacing w:before="0" w:after="0"/>
              <w:rPr>
                <w:del w:id="177" w:author="Jim Kulp" w:date="2010-07-19T06:53:00Z"/>
                <w:sz w:val="14"/>
                <w:szCs w:val="14"/>
              </w:rPr>
            </w:pPr>
            <w:del w:id="178" w:author="Jim Kulp" w:date="2010-07-19T06:53:00Z">
              <w:r w:rsidRPr="00177380" w:rsidDel="00B6363A">
                <w:rPr>
                  <w:sz w:val="14"/>
                  <w:szCs w:val="14"/>
                </w:rPr>
                <w:delText>2006-11-15</w:delText>
              </w:r>
            </w:del>
          </w:p>
        </w:tc>
      </w:tr>
      <w:tr w:rsidR="00C00329" w:rsidRPr="00177380" w:rsidDel="00B6363A">
        <w:trPr>
          <w:trHeight w:val="101"/>
          <w:del w:id="179" w:author="Jim Kulp" w:date="2010-07-19T06:53:00Z"/>
          <w:trPrChange w:id="180" w:author="Jim Kulp" w:date="2010-06-12T12:34:00Z">
            <w:trPr>
              <w:trHeight w:val="101"/>
            </w:trPr>
          </w:trPrChange>
        </w:trPr>
        <w:tc>
          <w:tcPr>
            <w:tcW w:w="1015" w:type="dxa"/>
            <w:tcPrChange w:id="181" w:author="Jim Kulp" w:date="2010-06-12T12:34:00Z">
              <w:tcPr>
                <w:tcW w:w="1131" w:type="dxa"/>
                <w:gridSpan w:val="2"/>
              </w:tcPr>
            </w:tcPrChange>
          </w:tcPr>
          <w:p w:rsidR="00C00329" w:rsidRPr="00177380" w:rsidDel="00B6363A" w:rsidRDefault="00C00329" w:rsidP="00C00329">
            <w:pPr>
              <w:spacing w:before="0" w:after="0"/>
              <w:rPr>
                <w:del w:id="182" w:author="Jim Kulp" w:date="2010-07-19T06:53:00Z"/>
                <w:sz w:val="14"/>
                <w:szCs w:val="14"/>
              </w:rPr>
            </w:pPr>
            <w:del w:id="183" w:author="Jim Kulp" w:date="2010-07-19T06:53:00Z">
              <w:r w:rsidRPr="00177380" w:rsidDel="00B6363A">
                <w:rPr>
                  <w:sz w:val="14"/>
                  <w:szCs w:val="14"/>
                </w:rPr>
                <w:delText>0.10</w:delText>
              </w:r>
            </w:del>
          </w:p>
        </w:tc>
        <w:tc>
          <w:tcPr>
            <w:tcW w:w="5850" w:type="dxa"/>
            <w:tcPrChange w:id="184" w:author="Jim Kulp" w:date="2010-06-12T12:34:00Z">
              <w:tcPr>
                <w:tcW w:w="5261" w:type="dxa"/>
              </w:tcPr>
            </w:tcPrChange>
          </w:tcPr>
          <w:p w:rsidR="00C00329" w:rsidRPr="00177380" w:rsidDel="00B6363A" w:rsidRDefault="00C00329" w:rsidP="00C00329">
            <w:pPr>
              <w:spacing w:before="0" w:after="0"/>
              <w:rPr>
                <w:del w:id="185" w:author="Jim Kulp" w:date="2010-07-19T06:53:00Z"/>
                <w:sz w:val="14"/>
                <w:szCs w:val="14"/>
              </w:rPr>
            </w:pPr>
            <w:del w:id="186" w:author="Jim Kulp" w:date="2010-07-19T06:53:00Z">
              <w:r w:rsidRPr="00177380" w:rsidDel="00B6363A">
                <w:rPr>
                  <w:sz w:val="14"/>
                  <w:szCs w:val="14"/>
                </w:rPr>
                <w:delText>WMemI Rough-out 6.3</w:delText>
              </w:r>
            </w:del>
          </w:p>
        </w:tc>
        <w:tc>
          <w:tcPr>
            <w:tcW w:w="782" w:type="dxa"/>
            <w:tcPrChange w:id="187" w:author="Jim Kulp" w:date="2010-06-12T12:34:00Z">
              <w:tcPr>
                <w:tcW w:w="1255" w:type="dxa"/>
                <w:gridSpan w:val="2"/>
              </w:tcPr>
            </w:tcPrChange>
          </w:tcPr>
          <w:p w:rsidR="00C00329" w:rsidRPr="00177380" w:rsidDel="00B6363A" w:rsidRDefault="00C00329" w:rsidP="00C00329">
            <w:pPr>
              <w:spacing w:before="0" w:after="0"/>
              <w:rPr>
                <w:del w:id="188" w:author="Jim Kulp" w:date="2010-07-19T06:53:00Z"/>
                <w:sz w:val="14"/>
                <w:szCs w:val="14"/>
              </w:rPr>
            </w:pPr>
            <w:del w:id="189" w:author="Jim Kulp" w:date="2010-07-19T06:53:00Z">
              <w:r w:rsidRPr="00177380" w:rsidDel="00B6363A">
                <w:rPr>
                  <w:sz w:val="14"/>
                  <w:szCs w:val="14"/>
                </w:rPr>
                <w:delText>ssiegel</w:delText>
              </w:r>
            </w:del>
          </w:p>
        </w:tc>
        <w:tc>
          <w:tcPr>
            <w:tcW w:w="1176" w:type="dxa"/>
            <w:tcPrChange w:id="190" w:author="Jim Kulp" w:date="2010-06-12T12:34:00Z">
              <w:tcPr>
                <w:tcW w:w="1176" w:type="dxa"/>
              </w:tcPr>
            </w:tcPrChange>
          </w:tcPr>
          <w:p w:rsidR="00C00329" w:rsidRPr="00177380" w:rsidDel="00B6363A" w:rsidRDefault="00C00329" w:rsidP="00C00329">
            <w:pPr>
              <w:spacing w:before="0" w:after="0"/>
              <w:rPr>
                <w:del w:id="191" w:author="Jim Kulp" w:date="2010-07-19T06:53:00Z"/>
                <w:sz w:val="14"/>
                <w:szCs w:val="14"/>
              </w:rPr>
            </w:pPr>
            <w:del w:id="192" w:author="Jim Kulp" w:date="2010-07-19T06:53:00Z">
              <w:r w:rsidRPr="00177380" w:rsidDel="00B6363A">
                <w:rPr>
                  <w:sz w:val="14"/>
                  <w:szCs w:val="14"/>
                </w:rPr>
                <w:delText>2006-11-16</w:delText>
              </w:r>
            </w:del>
          </w:p>
        </w:tc>
      </w:tr>
      <w:tr w:rsidR="00C00329" w:rsidRPr="00177380" w:rsidDel="00B6363A">
        <w:trPr>
          <w:trHeight w:val="101"/>
          <w:del w:id="193" w:author="Jim Kulp" w:date="2010-07-19T06:53:00Z"/>
          <w:trPrChange w:id="194" w:author="Jim Kulp" w:date="2010-06-12T12:34:00Z">
            <w:trPr>
              <w:trHeight w:val="101"/>
            </w:trPr>
          </w:trPrChange>
        </w:trPr>
        <w:tc>
          <w:tcPr>
            <w:tcW w:w="1015" w:type="dxa"/>
            <w:tcPrChange w:id="195" w:author="Jim Kulp" w:date="2010-06-12T12:34:00Z">
              <w:tcPr>
                <w:tcW w:w="1131" w:type="dxa"/>
                <w:gridSpan w:val="2"/>
              </w:tcPr>
            </w:tcPrChange>
          </w:tcPr>
          <w:p w:rsidR="00C00329" w:rsidRPr="00177380" w:rsidDel="00B6363A" w:rsidRDefault="00C00329" w:rsidP="00C00329">
            <w:pPr>
              <w:spacing w:before="0" w:after="0"/>
              <w:rPr>
                <w:del w:id="196" w:author="Jim Kulp" w:date="2010-07-19T06:53:00Z"/>
                <w:sz w:val="14"/>
                <w:szCs w:val="14"/>
              </w:rPr>
            </w:pPr>
            <w:del w:id="197" w:author="Jim Kulp" w:date="2010-07-19T06:53:00Z">
              <w:r w:rsidRPr="00177380" w:rsidDel="00B6363A">
                <w:rPr>
                  <w:sz w:val="14"/>
                  <w:szCs w:val="14"/>
                </w:rPr>
                <w:delText>0.11</w:delText>
              </w:r>
            </w:del>
          </w:p>
        </w:tc>
        <w:tc>
          <w:tcPr>
            <w:tcW w:w="5850" w:type="dxa"/>
            <w:tcPrChange w:id="198" w:author="Jim Kulp" w:date="2010-06-12T12:34:00Z">
              <w:tcPr>
                <w:tcW w:w="5261" w:type="dxa"/>
              </w:tcPr>
            </w:tcPrChange>
          </w:tcPr>
          <w:p w:rsidR="00C00329" w:rsidRPr="00177380" w:rsidDel="00B6363A" w:rsidRDefault="00C00329" w:rsidP="00C00329">
            <w:pPr>
              <w:spacing w:before="0" w:after="0"/>
              <w:rPr>
                <w:del w:id="199" w:author="Jim Kulp" w:date="2010-07-19T06:53:00Z"/>
                <w:sz w:val="14"/>
                <w:szCs w:val="14"/>
              </w:rPr>
            </w:pPr>
            <w:del w:id="200" w:author="Jim Kulp" w:date="2010-07-19T06:53:00Z">
              <w:r w:rsidRPr="00177380" w:rsidDel="00B6363A">
                <w:rPr>
                  <w:sz w:val="14"/>
                  <w:szCs w:val="14"/>
                </w:rPr>
                <w:delText>WMemI continue</w:delText>
              </w:r>
            </w:del>
          </w:p>
        </w:tc>
        <w:tc>
          <w:tcPr>
            <w:tcW w:w="782" w:type="dxa"/>
            <w:tcPrChange w:id="201" w:author="Jim Kulp" w:date="2010-06-12T12:34:00Z">
              <w:tcPr>
                <w:tcW w:w="1255" w:type="dxa"/>
                <w:gridSpan w:val="2"/>
              </w:tcPr>
            </w:tcPrChange>
          </w:tcPr>
          <w:p w:rsidR="00C00329" w:rsidRPr="00177380" w:rsidDel="00B6363A" w:rsidRDefault="00C00329" w:rsidP="00C00329">
            <w:pPr>
              <w:spacing w:before="0" w:after="0"/>
              <w:rPr>
                <w:del w:id="202" w:author="Jim Kulp" w:date="2010-07-19T06:53:00Z"/>
                <w:sz w:val="14"/>
                <w:szCs w:val="14"/>
              </w:rPr>
            </w:pPr>
            <w:del w:id="203" w:author="Jim Kulp" w:date="2010-07-19T06:53:00Z">
              <w:r w:rsidRPr="00177380" w:rsidDel="00B6363A">
                <w:rPr>
                  <w:sz w:val="14"/>
                  <w:szCs w:val="14"/>
                </w:rPr>
                <w:delText>ssiegel</w:delText>
              </w:r>
            </w:del>
          </w:p>
        </w:tc>
        <w:tc>
          <w:tcPr>
            <w:tcW w:w="1176" w:type="dxa"/>
            <w:tcPrChange w:id="204" w:author="Jim Kulp" w:date="2010-06-12T12:34:00Z">
              <w:tcPr>
                <w:tcW w:w="1176" w:type="dxa"/>
              </w:tcPr>
            </w:tcPrChange>
          </w:tcPr>
          <w:p w:rsidR="00C00329" w:rsidRPr="00177380" w:rsidDel="00B6363A" w:rsidRDefault="00C00329" w:rsidP="00C00329">
            <w:pPr>
              <w:spacing w:before="0" w:after="0"/>
              <w:rPr>
                <w:del w:id="205" w:author="Jim Kulp" w:date="2010-07-19T06:53:00Z"/>
                <w:sz w:val="14"/>
                <w:szCs w:val="14"/>
              </w:rPr>
            </w:pPr>
            <w:del w:id="206" w:author="Jim Kulp" w:date="2010-07-19T06:53:00Z">
              <w:r w:rsidRPr="00177380" w:rsidDel="00B6363A">
                <w:rPr>
                  <w:sz w:val="14"/>
                  <w:szCs w:val="14"/>
                </w:rPr>
                <w:delText>2006-11-17</w:delText>
              </w:r>
            </w:del>
          </w:p>
        </w:tc>
      </w:tr>
      <w:tr w:rsidR="00C00329" w:rsidRPr="00177380" w:rsidDel="00B6363A">
        <w:trPr>
          <w:trHeight w:val="101"/>
          <w:del w:id="207" w:author="Jim Kulp" w:date="2010-07-19T06:53:00Z"/>
          <w:trPrChange w:id="208" w:author="Jim Kulp" w:date="2010-06-12T12:34:00Z">
            <w:trPr>
              <w:trHeight w:val="101"/>
            </w:trPr>
          </w:trPrChange>
        </w:trPr>
        <w:tc>
          <w:tcPr>
            <w:tcW w:w="1015" w:type="dxa"/>
            <w:tcPrChange w:id="209" w:author="Jim Kulp" w:date="2010-06-12T12:34:00Z">
              <w:tcPr>
                <w:tcW w:w="1131" w:type="dxa"/>
                <w:gridSpan w:val="2"/>
              </w:tcPr>
            </w:tcPrChange>
          </w:tcPr>
          <w:p w:rsidR="00C00329" w:rsidRPr="00177380" w:rsidDel="00B6363A" w:rsidRDefault="00C00329" w:rsidP="00C00329">
            <w:pPr>
              <w:spacing w:before="0" w:after="0"/>
              <w:rPr>
                <w:del w:id="210" w:author="Jim Kulp" w:date="2010-07-19T06:53:00Z"/>
                <w:sz w:val="14"/>
                <w:szCs w:val="14"/>
              </w:rPr>
            </w:pPr>
            <w:del w:id="211" w:author="Jim Kulp" w:date="2010-07-19T06:53:00Z">
              <w:r w:rsidRPr="00177380" w:rsidDel="00B6363A">
                <w:rPr>
                  <w:sz w:val="14"/>
                  <w:szCs w:val="14"/>
                </w:rPr>
                <w:delText>0.12</w:delText>
              </w:r>
            </w:del>
          </w:p>
        </w:tc>
        <w:tc>
          <w:tcPr>
            <w:tcW w:w="5850" w:type="dxa"/>
            <w:tcPrChange w:id="212" w:author="Jim Kulp" w:date="2010-06-12T12:34:00Z">
              <w:tcPr>
                <w:tcW w:w="5261" w:type="dxa"/>
              </w:tcPr>
            </w:tcPrChange>
          </w:tcPr>
          <w:p w:rsidR="00C00329" w:rsidRPr="00177380" w:rsidDel="00B6363A" w:rsidRDefault="00C00329" w:rsidP="00C00329">
            <w:pPr>
              <w:spacing w:before="0" w:after="0"/>
              <w:rPr>
                <w:del w:id="213" w:author="Jim Kulp" w:date="2010-07-19T06:53:00Z"/>
                <w:sz w:val="14"/>
                <w:szCs w:val="14"/>
              </w:rPr>
            </w:pPr>
            <w:del w:id="214" w:author="Jim Kulp" w:date="2010-07-19T06:53:00Z">
              <w:r w:rsidRPr="00177380" w:rsidDel="00B6363A">
                <w:rPr>
                  <w:sz w:val="14"/>
                  <w:szCs w:val="14"/>
                </w:rPr>
                <w:delText>WMemI choices 6.5</w:delText>
              </w:r>
            </w:del>
          </w:p>
        </w:tc>
        <w:tc>
          <w:tcPr>
            <w:tcW w:w="782" w:type="dxa"/>
            <w:tcPrChange w:id="215" w:author="Jim Kulp" w:date="2010-06-12T12:34:00Z">
              <w:tcPr>
                <w:tcW w:w="1255" w:type="dxa"/>
                <w:gridSpan w:val="2"/>
              </w:tcPr>
            </w:tcPrChange>
          </w:tcPr>
          <w:p w:rsidR="00C00329" w:rsidRPr="00177380" w:rsidDel="00B6363A" w:rsidRDefault="00C00329" w:rsidP="00C00329">
            <w:pPr>
              <w:spacing w:before="0" w:after="0"/>
              <w:rPr>
                <w:del w:id="216" w:author="Jim Kulp" w:date="2010-07-19T06:53:00Z"/>
                <w:sz w:val="14"/>
                <w:szCs w:val="14"/>
              </w:rPr>
            </w:pPr>
            <w:del w:id="217" w:author="Jim Kulp" w:date="2010-07-19T06:53:00Z">
              <w:r w:rsidRPr="00177380" w:rsidDel="00B6363A">
                <w:rPr>
                  <w:sz w:val="14"/>
                  <w:szCs w:val="14"/>
                </w:rPr>
                <w:delText>ssiegel</w:delText>
              </w:r>
            </w:del>
          </w:p>
        </w:tc>
        <w:tc>
          <w:tcPr>
            <w:tcW w:w="1176" w:type="dxa"/>
            <w:tcPrChange w:id="218" w:author="Jim Kulp" w:date="2010-06-12T12:34:00Z">
              <w:tcPr>
                <w:tcW w:w="1176" w:type="dxa"/>
              </w:tcPr>
            </w:tcPrChange>
          </w:tcPr>
          <w:p w:rsidR="00C00329" w:rsidRPr="00177380" w:rsidDel="00B6363A" w:rsidRDefault="00C00329" w:rsidP="00C00329">
            <w:pPr>
              <w:spacing w:before="0" w:after="0"/>
              <w:rPr>
                <w:del w:id="219" w:author="Jim Kulp" w:date="2010-07-19T06:53:00Z"/>
                <w:sz w:val="14"/>
                <w:szCs w:val="14"/>
              </w:rPr>
            </w:pPr>
            <w:del w:id="220" w:author="Jim Kulp" w:date="2010-07-19T06:53:00Z">
              <w:r w:rsidRPr="00177380" w:rsidDel="00B6363A">
                <w:rPr>
                  <w:sz w:val="14"/>
                  <w:szCs w:val="14"/>
                </w:rPr>
                <w:delText>2006-11-21</w:delText>
              </w:r>
            </w:del>
          </w:p>
        </w:tc>
      </w:tr>
      <w:tr w:rsidR="00C00329" w:rsidRPr="00177380" w:rsidDel="00B6363A">
        <w:trPr>
          <w:trHeight w:val="101"/>
          <w:del w:id="221" w:author="Jim Kulp" w:date="2010-07-19T06:53:00Z"/>
          <w:trPrChange w:id="222" w:author="Jim Kulp" w:date="2010-06-12T12:34:00Z">
            <w:trPr>
              <w:trHeight w:val="101"/>
            </w:trPr>
          </w:trPrChange>
        </w:trPr>
        <w:tc>
          <w:tcPr>
            <w:tcW w:w="1015" w:type="dxa"/>
            <w:tcPrChange w:id="223" w:author="Jim Kulp" w:date="2010-06-12T12:34:00Z">
              <w:tcPr>
                <w:tcW w:w="1131" w:type="dxa"/>
                <w:gridSpan w:val="2"/>
              </w:tcPr>
            </w:tcPrChange>
          </w:tcPr>
          <w:p w:rsidR="00C00329" w:rsidRPr="00177380" w:rsidDel="00B6363A" w:rsidRDefault="00C00329" w:rsidP="00C00329">
            <w:pPr>
              <w:spacing w:before="0" w:after="0"/>
              <w:rPr>
                <w:del w:id="224" w:author="Jim Kulp" w:date="2010-07-19T06:53:00Z"/>
                <w:sz w:val="14"/>
                <w:szCs w:val="14"/>
              </w:rPr>
            </w:pPr>
            <w:del w:id="225" w:author="Jim Kulp" w:date="2010-07-19T06:53:00Z">
              <w:r w:rsidRPr="00177380" w:rsidDel="00B6363A">
                <w:rPr>
                  <w:sz w:val="14"/>
                  <w:szCs w:val="14"/>
                </w:rPr>
                <w:delText>0.13</w:delText>
              </w:r>
            </w:del>
          </w:p>
        </w:tc>
        <w:tc>
          <w:tcPr>
            <w:tcW w:w="5850" w:type="dxa"/>
            <w:tcPrChange w:id="226" w:author="Jim Kulp" w:date="2010-06-12T12:34:00Z">
              <w:tcPr>
                <w:tcW w:w="5261" w:type="dxa"/>
              </w:tcPr>
            </w:tcPrChange>
          </w:tcPr>
          <w:p w:rsidR="00C00329" w:rsidRPr="00177380" w:rsidDel="00B6363A" w:rsidRDefault="00C00329" w:rsidP="00C00329">
            <w:pPr>
              <w:spacing w:before="0" w:after="0"/>
              <w:rPr>
                <w:del w:id="227" w:author="Jim Kulp" w:date="2010-07-19T06:53:00Z"/>
                <w:sz w:val="14"/>
                <w:szCs w:val="14"/>
              </w:rPr>
            </w:pPr>
            <w:del w:id="228" w:author="Jim Kulp" w:date="2010-07-19T06:53:00Z">
              <w:r w:rsidRPr="00177380" w:rsidDel="00B6363A">
                <w:rPr>
                  <w:sz w:val="14"/>
                  <w:szCs w:val="14"/>
                </w:rPr>
                <w:delText>Add to overview, start WMI section 5.1</w:delText>
              </w:r>
            </w:del>
          </w:p>
        </w:tc>
        <w:tc>
          <w:tcPr>
            <w:tcW w:w="782" w:type="dxa"/>
            <w:tcPrChange w:id="229" w:author="Jim Kulp" w:date="2010-06-12T12:34:00Z">
              <w:tcPr>
                <w:tcW w:w="1255" w:type="dxa"/>
                <w:gridSpan w:val="2"/>
              </w:tcPr>
            </w:tcPrChange>
          </w:tcPr>
          <w:p w:rsidR="00C00329" w:rsidRPr="00177380" w:rsidDel="00B6363A" w:rsidRDefault="00C00329" w:rsidP="00C00329">
            <w:pPr>
              <w:spacing w:before="0" w:after="0"/>
              <w:rPr>
                <w:del w:id="230" w:author="Jim Kulp" w:date="2010-07-19T06:53:00Z"/>
                <w:sz w:val="14"/>
                <w:szCs w:val="14"/>
              </w:rPr>
            </w:pPr>
            <w:del w:id="231" w:author="Jim Kulp" w:date="2010-07-19T06:53:00Z">
              <w:r w:rsidRPr="00177380" w:rsidDel="00B6363A">
                <w:rPr>
                  <w:sz w:val="14"/>
                  <w:szCs w:val="14"/>
                </w:rPr>
                <w:delText>ssiegel</w:delText>
              </w:r>
            </w:del>
          </w:p>
        </w:tc>
        <w:tc>
          <w:tcPr>
            <w:tcW w:w="1176" w:type="dxa"/>
            <w:tcPrChange w:id="232" w:author="Jim Kulp" w:date="2010-06-12T12:34:00Z">
              <w:tcPr>
                <w:tcW w:w="1176" w:type="dxa"/>
              </w:tcPr>
            </w:tcPrChange>
          </w:tcPr>
          <w:p w:rsidR="00C00329" w:rsidRPr="00177380" w:rsidDel="00B6363A" w:rsidRDefault="00C00329" w:rsidP="00C00329">
            <w:pPr>
              <w:spacing w:before="0" w:after="0"/>
              <w:rPr>
                <w:del w:id="233" w:author="Jim Kulp" w:date="2010-07-19T06:53:00Z"/>
                <w:sz w:val="14"/>
                <w:szCs w:val="14"/>
              </w:rPr>
            </w:pPr>
            <w:del w:id="234" w:author="Jim Kulp" w:date="2010-07-19T06:53:00Z">
              <w:r w:rsidRPr="00177380" w:rsidDel="00B6363A">
                <w:rPr>
                  <w:sz w:val="14"/>
                  <w:szCs w:val="14"/>
                </w:rPr>
                <w:delText>2006-11-22</w:delText>
              </w:r>
            </w:del>
          </w:p>
        </w:tc>
      </w:tr>
      <w:tr w:rsidR="00C00329" w:rsidRPr="00177380" w:rsidDel="00B6363A">
        <w:trPr>
          <w:trHeight w:val="101"/>
          <w:del w:id="235" w:author="Jim Kulp" w:date="2010-07-19T06:53:00Z"/>
          <w:trPrChange w:id="236" w:author="Jim Kulp" w:date="2010-06-12T12:34:00Z">
            <w:trPr>
              <w:trHeight w:val="101"/>
            </w:trPr>
          </w:trPrChange>
        </w:trPr>
        <w:tc>
          <w:tcPr>
            <w:tcW w:w="1015" w:type="dxa"/>
            <w:tcPrChange w:id="237" w:author="Jim Kulp" w:date="2010-06-12T12:34:00Z">
              <w:tcPr>
                <w:tcW w:w="1131" w:type="dxa"/>
                <w:gridSpan w:val="2"/>
              </w:tcPr>
            </w:tcPrChange>
          </w:tcPr>
          <w:p w:rsidR="00C00329" w:rsidRPr="00177380" w:rsidDel="00B6363A" w:rsidRDefault="00C00329" w:rsidP="00C00329">
            <w:pPr>
              <w:spacing w:before="0" w:after="0"/>
              <w:rPr>
                <w:del w:id="238" w:author="Jim Kulp" w:date="2010-07-19T06:53:00Z"/>
                <w:sz w:val="14"/>
                <w:szCs w:val="14"/>
              </w:rPr>
            </w:pPr>
            <w:del w:id="239" w:author="Jim Kulp" w:date="2010-07-19T06:53:00Z">
              <w:r w:rsidRPr="00177380" w:rsidDel="00B6363A">
                <w:rPr>
                  <w:sz w:val="14"/>
                  <w:szCs w:val="14"/>
                </w:rPr>
                <w:delText>0.14</w:delText>
              </w:r>
            </w:del>
          </w:p>
        </w:tc>
        <w:tc>
          <w:tcPr>
            <w:tcW w:w="5850" w:type="dxa"/>
            <w:tcPrChange w:id="240" w:author="Jim Kulp" w:date="2010-06-12T12:34:00Z">
              <w:tcPr>
                <w:tcW w:w="5261" w:type="dxa"/>
              </w:tcPr>
            </w:tcPrChange>
          </w:tcPr>
          <w:p w:rsidR="00C00329" w:rsidRPr="00177380" w:rsidDel="00B6363A" w:rsidRDefault="00C00329" w:rsidP="00C00329">
            <w:pPr>
              <w:spacing w:before="0" w:after="0"/>
              <w:rPr>
                <w:del w:id="241" w:author="Jim Kulp" w:date="2010-07-19T06:53:00Z"/>
                <w:sz w:val="14"/>
                <w:szCs w:val="14"/>
              </w:rPr>
            </w:pPr>
            <w:del w:id="242" w:author="Jim Kulp" w:date="2010-07-19T06:53:00Z">
              <w:r w:rsidRPr="00177380" w:rsidDel="00B6363A">
                <w:rPr>
                  <w:sz w:val="14"/>
                  <w:szCs w:val="14"/>
                </w:rPr>
                <w:delText>WMI continue</w:delText>
              </w:r>
            </w:del>
          </w:p>
        </w:tc>
        <w:tc>
          <w:tcPr>
            <w:tcW w:w="782" w:type="dxa"/>
            <w:tcPrChange w:id="243" w:author="Jim Kulp" w:date="2010-06-12T12:34:00Z">
              <w:tcPr>
                <w:tcW w:w="1255" w:type="dxa"/>
                <w:gridSpan w:val="2"/>
              </w:tcPr>
            </w:tcPrChange>
          </w:tcPr>
          <w:p w:rsidR="00C00329" w:rsidRPr="00177380" w:rsidDel="00B6363A" w:rsidRDefault="00C00329" w:rsidP="00C00329">
            <w:pPr>
              <w:spacing w:before="0" w:after="0"/>
              <w:rPr>
                <w:del w:id="244" w:author="Jim Kulp" w:date="2010-07-19T06:53:00Z"/>
                <w:sz w:val="14"/>
                <w:szCs w:val="14"/>
              </w:rPr>
            </w:pPr>
            <w:del w:id="245" w:author="Jim Kulp" w:date="2010-07-19T06:53:00Z">
              <w:r w:rsidRPr="00177380" w:rsidDel="00B6363A">
                <w:rPr>
                  <w:sz w:val="14"/>
                  <w:szCs w:val="14"/>
                </w:rPr>
                <w:delText>ssiegel</w:delText>
              </w:r>
            </w:del>
          </w:p>
        </w:tc>
        <w:tc>
          <w:tcPr>
            <w:tcW w:w="1176" w:type="dxa"/>
            <w:tcPrChange w:id="246" w:author="Jim Kulp" w:date="2010-06-12T12:34:00Z">
              <w:tcPr>
                <w:tcW w:w="1176" w:type="dxa"/>
              </w:tcPr>
            </w:tcPrChange>
          </w:tcPr>
          <w:p w:rsidR="00C00329" w:rsidRPr="00177380" w:rsidDel="00B6363A" w:rsidRDefault="00C00329" w:rsidP="00C00329">
            <w:pPr>
              <w:spacing w:before="0" w:after="0"/>
              <w:rPr>
                <w:del w:id="247" w:author="Jim Kulp" w:date="2010-07-19T06:53:00Z"/>
                <w:sz w:val="14"/>
                <w:szCs w:val="14"/>
              </w:rPr>
            </w:pPr>
            <w:del w:id="248" w:author="Jim Kulp" w:date="2010-07-19T06:53:00Z">
              <w:r w:rsidRPr="00177380" w:rsidDel="00B6363A">
                <w:rPr>
                  <w:sz w:val="14"/>
                  <w:szCs w:val="14"/>
                </w:rPr>
                <w:delText>2006-11-28</w:delText>
              </w:r>
            </w:del>
          </w:p>
        </w:tc>
      </w:tr>
      <w:tr w:rsidR="00C00329" w:rsidRPr="00177380" w:rsidDel="00B6363A">
        <w:trPr>
          <w:trHeight w:val="101"/>
          <w:del w:id="249" w:author="Jim Kulp" w:date="2010-07-19T06:53:00Z"/>
          <w:trPrChange w:id="250" w:author="Jim Kulp" w:date="2010-06-12T12:34:00Z">
            <w:trPr>
              <w:trHeight w:val="101"/>
            </w:trPr>
          </w:trPrChange>
        </w:trPr>
        <w:tc>
          <w:tcPr>
            <w:tcW w:w="1015" w:type="dxa"/>
            <w:tcPrChange w:id="251" w:author="Jim Kulp" w:date="2010-06-12T12:34:00Z">
              <w:tcPr>
                <w:tcW w:w="1131" w:type="dxa"/>
                <w:gridSpan w:val="2"/>
              </w:tcPr>
            </w:tcPrChange>
          </w:tcPr>
          <w:p w:rsidR="00C00329" w:rsidRPr="00177380" w:rsidDel="00B6363A" w:rsidRDefault="00C00329" w:rsidP="00C00329">
            <w:pPr>
              <w:spacing w:before="0" w:after="0"/>
              <w:rPr>
                <w:del w:id="252" w:author="Jim Kulp" w:date="2010-07-19T06:53:00Z"/>
                <w:sz w:val="14"/>
                <w:szCs w:val="14"/>
              </w:rPr>
            </w:pPr>
            <w:del w:id="253" w:author="Jim Kulp" w:date="2010-07-19T06:53:00Z">
              <w:r w:rsidRPr="00177380" w:rsidDel="00B6363A">
                <w:rPr>
                  <w:sz w:val="14"/>
                  <w:szCs w:val="14"/>
                </w:rPr>
                <w:delText>0.15</w:delText>
              </w:r>
            </w:del>
          </w:p>
        </w:tc>
        <w:tc>
          <w:tcPr>
            <w:tcW w:w="5850" w:type="dxa"/>
            <w:tcPrChange w:id="254" w:author="Jim Kulp" w:date="2010-06-12T12:34:00Z">
              <w:tcPr>
                <w:tcW w:w="5261" w:type="dxa"/>
              </w:tcPr>
            </w:tcPrChange>
          </w:tcPr>
          <w:p w:rsidR="00C00329" w:rsidRPr="00177380" w:rsidDel="00B6363A" w:rsidRDefault="00C00329" w:rsidP="00C00329">
            <w:pPr>
              <w:spacing w:before="0" w:after="0"/>
              <w:rPr>
                <w:del w:id="255" w:author="Jim Kulp" w:date="2010-07-19T06:53:00Z"/>
                <w:sz w:val="14"/>
                <w:szCs w:val="14"/>
              </w:rPr>
            </w:pPr>
            <w:del w:id="256" w:author="Jim Kulp" w:date="2010-07-19T06:53:00Z">
              <w:r w:rsidRPr="00177380" w:rsidDel="00B6363A">
                <w:rPr>
                  <w:sz w:val="14"/>
                  <w:szCs w:val="14"/>
                </w:rPr>
                <w:delText>WMI continue, gloss 5.1, removed unnecessary details</w:delText>
              </w:r>
            </w:del>
          </w:p>
        </w:tc>
        <w:tc>
          <w:tcPr>
            <w:tcW w:w="782" w:type="dxa"/>
            <w:tcPrChange w:id="257" w:author="Jim Kulp" w:date="2010-06-12T12:34:00Z">
              <w:tcPr>
                <w:tcW w:w="1255" w:type="dxa"/>
                <w:gridSpan w:val="2"/>
              </w:tcPr>
            </w:tcPrChange>
          </w:tcPr>
          <w:p w:rsidR="00C00329" w:rsidRPr="00177380" w:rsidDel="00B6363A" w:rsidRDefault="00C00329" w:rsidP="00C00329">
            <w:pPr>
              <w:spacing w:before="0" w:after="0"/>
              <w:rPr>
                <w:del w:id="258" w:author="Jim Kulp" w:date="2010-07-19T06:53:00Z"/>
                <w:sz w:val="14"/>
                <w:szCs w:val="14"/>
              </w:rPr>
            </w:pPr>
            <w:del w:id="259" w:author="Jim Kulp" w:date="2010-07-19T06:53:00Z">
              <w:r w:rsidRPr="00177380" w:rsidDel="00B6363A">
                <w:rPr>
                  <w:sz w:val="14"/>
                  <w:szCs w:val="14"/>
                </w:rPr>
                <w:delText>ssiegel</w:delText>
              </w:r>
            </w:del>
          </w:p>
        </w:tc>
        <w:tc>
          <w:tcPr>
            <w:tcW w:w="1176" w:type="dxa"/>
            <w:tcPrChange w:id="260" w:author="Jim Kulp" w:date="2010-06-12T12:34:00Z">
              <w:tcPr>
                <w:tcW w:w="1176" w:type="dxa"/>
              </w:tcPr>
            </w:tcPrChange>
          </w:tcPr>
          <w:p w:rsidR="00C00329" w:rsidRPr="00177380" w:rsidDel="00B6363A" w:rsidRDefault="00C00329" w:rsidP="00C00329">
            <w:pPr>
              <w:spacing w:before="0" w:after="0"/>
              <w:rPr>
                <w:del w:id="261" w:author="Jim Kulp" w:date="2010-07-19T06:53:00Z"/>
                <w:sz w:val="14"/>
                <w:szCs w:val="14"/>
              </w:rPr>
            </w:pPr>
            <w:del w:id="262" w:author="Jim Kulp" w:date="2010-07-19T06:53:00Z">
              <w:r w:rsidRPr="00177380" w:rsidDel="00B6363A">
                <w:rPr>
                  <w:sz w:val="14"/>
                  <w:szCs w:val="14"/>
                </w:rPr>
                <w:delText>2006-11-29</w:delText>
              </w:r>
            </w:del>
          </w:p>
        </w:tc>
      </w:tr>
      <w:tr w:rsidR="00C00329" w:rsidRPr="00177380" w:rsidDel="00B6363A">
        <w:trPr>
          <w:trHeight w:val="101"/>
          <w:del w:id="263" w:author="Jim Kulp" w:date="2010-07-19T06:53:00Z"/>
          <w:trPrChange w:id="264" w:author="Jim Kulp" w:date="2010-06-12T12:34:00Z">
            <w:trPr>
              <w:trHeight w:val="101"/>
            </w:trPr>
          </w:trPrChange>
        </w:trPr>
        <w:tc>
          <w:tcPr>
            <w:tcW w:w="1015" w:type="dxa"/>
            <w:tcPrChange w:id="265" w:author="Jim Kulp" w:date="2010-06-12T12:34:00Z">
              <w:tcPr>
                <w:tcW w:w="1131" w:type="dxa"/>
                <w:gridSpan w:val="2"/>
              </w:tcPr>
            </w:tcPrChange>
          </w:tcPr>
          <w:p w:rsidR="00C00329" w:rsidRPr="00177380" w:rsidDel="00B6363A" w:rsidRDefault="00C00329" w:rsidP="00C00329">
            <w:pPr>
              <w:spacing w:before="0" w:after="0"/>
              <w:rPr>
                <w:del w:id="266" w:author="Jim Kulp" w:date="2010-07-19T06:53:00Z"/>
                <w:sz w:val="14"/>
                <w:szCs w:val="14"/>
              </w:rPr>
            </w:pPr>
            <w:del w:id="267" w:author="Jim Kulp" w:date="2010-07-19T06:53:00Z">
              <w:r w:rsidRPr="00177380" w:rsidDel="00B6363A">
                <w:rPr>
                  <w:sz w:val="14"/>
                  <w:szCs w:val="14"/>
                </w:rPr>
                <w:delText>0.16</w:delText>
              </w:r>
            </w:del>
          </w:p>
        </w:tc>
        <w:tc>
          <w:tcPr>
            <w:tcW w:w="5850" w:type="dxa"/>
            <w:tcPrChange w:id="268" w:author="Jim Kulp" w:date="2010-06-12T12:34:00Z">
              <w:tcPr>
                <w:tcW w:w="5261" w:type="dxa"/>
              </w:tcPr>
            </w:tcPrChange>
          </w:tcPr>
          <w:p w:rsidR="00C00329" w:rsidRPr="00177380" w:rsidDel="00B6363A" w:rsidRDefault="00C00329" w:rsidP="00C00329">
            <w:pPr>
              <w:spacing w:before="0" w:after="0"/>
              <w:rPr>
                <w:del w:id="269" w:author="Jim Kulp" w:date="2010-07-19T06:53:00Z"/>
                <w:sz w:val="14"/>
                <w:szCs w:val="14"/>
              </w:rPr>
            </w:pPr>
            <w:del w:id="270" w:author="Jim Kulp" w:date="2010-07-19T06:53:00Z">
              <w:r w:rsidRPr="00177380" w:rsidDel="00B6363A">
                <w:rPr>
                  <w:sz w:val="14"/>
                  <w:szCs w:val="14"/>
                </w:rPr>
                <w:delText>WMI continue, introduce “Worker Choices” Section</w:delText>
              </w:r>
            </w:del>
          </w:p>
        </w:tc>
        <w:tc>
          <w:tcPr>
            <w:tcW w:w="782" w:type="dxa"/>
            <w:tcPrChange w:id="271" w:author="Jim Kulp" w:date="2010-06-12T12:34:00Z">
              <w:tcPr>
                <w:tcW w:w="1255" w:type="dxa"/>
                <w:gridSpan w:val="2"/>
              </w:tcPr>
            </w:tcPrChange>
          </w:tcPr>
          <w:p w:rsidR="00C00329" w:rsidRPr="00177380" w:rsidDel="00B6363A" w:rsidRDefault="00C00329" w:rsidP="00C00329">
            <w:pPr>
              <w:spacing w:before="0" w:after="0"/>
              <w:rPr>
                <w:del w:id="272" w:author="Jim Kulp" w:date="2010-07-19T06:53:00Z"/>
                <w:sz w:val="14"/>
                <w:szCs w:val="14"/>
              </w:rPr>
            </w:pPr>
            <w:del w:id="273" w:author="Jim Kulp" w:date="2010-07-19T06:53:00Z">
              <w:r w:rsidRPr="00177380" w:rsidDel="00B6363A">
                <w:rPr>
                  <w:sz w:val="14"/>
                  <w:szCs w:val="14"/>
                </w:rPr>
                <w:delText>ssiegel</w:delText>
              </w:r>
            </w:del>
          </w:p>
        </w:tc>
        <w:tc>
          <w:tcPr>
            <w:tcW w:w="1176" w:type="dxa"/>
            <w:tcPrChange w:id="274" w:author="Jim Kulp" w:date="2010-06-12T12:34:00Z">
              <w:tcPr>
                <w:tcW w:w="1176" w:type="dxa"/>
              </w:tcPr>
            </w:tcPrChange>
          </w:tcPr>
          <w:p w:rsidR="00C00329" w:rsidRPr="00177380" w:rsidDel="00B6363A" w:rsidRDefault="00C00329" w:rsidP="00C00329">
            <w:pPr>
              <w:spacing w:before="0" w:after="0"/>
              <w:rPr>
                <w:del w:id="275" w:author="Jim Kulp" w:date="2010-07-19T06:53:00Z"/>
                <w:sz w:val="14"/>
                <w:szCs w:val="14"/>
              </w:rPr>
            </w:pPr>
            <w:del w:id="276" w:author="Jim Kulp" w:date="2010-07-19T06:53:00Z">
              <w:r w:rsidRPr="00177380" w:rsidDel="00B6363A">
                <w:rPr>
                  <w:sz w:val="14"/>
                  <w:szCs w:val="14"/>
                </w:rPr>
                <w:delText>2006-11-30</w:delText>
              </w:r>
            </w:del>
          </w:p>
        </w:tc>
      </w:tr>
      <w:tr w:rsidR="00C00329" w:rsidRPr="00177380" w:rsidDel="00B6363A">
        <w:trPr>
          <w:trHeight w:val="101"/>
          <w:del w:id="277" w:author="Jim Kulp" w:date="2010-07-19T06:53:00Z"/>
          <w:trPrChange w:id="278" w:author="Jim Kulp" w:date="2010-06-12T12:34:00Z">
            <w:trPr>
              <w:trHeight w:val="101"/>
            </w:trPr>
          </w:trPrChange>
        </w:trPr>
        <w:tc>
          <w:tcPr>
            <w:tcW w:w="1015" w:type="dxa"/>
            <w:tcPrChange w:id="279" w:author="Jim Kulp" w:date="2010-06-12T12:34:00Z">
              <w:tcPr>
                <w:tcW w:w="1131" w:type="dxa"/>
                <w:gridSpan w:val="2"/>
              </w:tcPr>
            </w:tcPrChange>
          </w:tcPr>
          <w:p w:rsidR="00C00329" w:rsidRPr="00177380" w:rsidDel="00B6363A" w:rsidRDefault="00C00329" w:rsidP="00C00329">
            <w:pPr>
              <w:spacing w:before="0" w:after="0"/>
              <w:rPr>
                <w:del w:id="280" w:author="Jim Kulp" w:date="2010-07-19T06:53:00Z"/>
                <w:sz w:val="14"/>
                <w:szCs w:val="14"/>
              </w:rPr>
            </w:pPr>
            <w:del w:id="281" w:author="Jim Kulp" w:date="2010-07-19T06:53:00Z">
              <w:r w:rsidRPr="00177380" w:rsidDel="00B6363A">
                <w:rPr>
                  <w:sz w:val="14"/>
                  <w:szCs w:val="14"/>
                </w:rPr>
                <w:delText>0.17</w:delText>
              </w:r>
            </w:del>
          </w:p>
        </w:tc>
        <w:tc>
          <w:tcPr>
            <w:tcW w:w="5850" w:type="dxa"/>
            <w:tcPrChange w:id="282" w:author="Jim Kulp" w:date="2010-06-12T12:34:00Z">
              <w:tcPr>
                <w:tcW w:w="5261" w:type="dxa"/>
              </w:tcPr>
            </w:tcPrChange>
          </w:tcPr>
          <w:p w:rsidR="00C00329" w:rsidRPr="00177380" w:rsidDel="00B6363A" w:rsidRDefault="00C00329" w:rsidP="00C00329">
            <w:pPr>
              <w:spacing w:before="0" w:after="0"/>
              <w:rPr>
                <w:del w:id="283" w:author="Jim Kulp" w:date="2010-07-19T06:53:00Z"/>
                <w:sz w:val="14"/>
                <w:szCs w:val="14"/>
              </w:rPr>
            </w:pPr>
            <w:del w:id="284" w:author="Jim Kulp" w:date="2010-07-19T06:53:00Z">
              <w:r w:rsidRPr="00177380" w:rsidDel="00B6363A">
                <w:rPr>
                  <w:sz w:val="14"/>
                  <w:szCs w:val="14"/>
                </w:rPr>
                <w:delText>Reformat with x.2 “Worker Choices”</w:delText>
              </w:r>
            </w:del>
          </w:p>
        </w:tc>
        <w:tc>
          <w:tcPr>
            <w:tcW w:w="782" w:type="dxa"/>
            <w:tcPrChange w:id="285" w:author="Jim Kulp" w:date="2010-06-12T12:34:00Z">
              <w:tcPr>
                <w:tcW w:w="1255" w:type="dxa"/>
                <w:gridSpan w:val="2"/>
              </w:tcPr>
            </w:tcPrChange>
          </w:tcPr>
          <w:p w:rsidR="00C00329" w:rsidRPr="00177380" w:rsidDel="00B6363A" w:rsidRDefault="00C00329" w:rsidP="00C00329">
            <w:pPr>
              <w:spacing w:before="0" w:after="0"/>
              <w:rPr>
                <w:del w:id="286" w:author="Jim Kulp" w:date="2010-07-19T06:53:00Z"/>
                <w:sz w:val="14"/>
                <w:szCs w:val="14"/>
              </w:rPr>
            </w:pPr>
            <w:del w:id="287" w:author="Jim Kulp" w:date="2010-07-19T06:53:00Z">
              <w:r w:rsidRPr="00177380" w:rsidDel="00B6363A">
                <w:rPr>
                  <w:sz w:val="14"/>
                  <w:szCs w:val="14"/>
                </w:rPr>
                <w:delText>ssiegel</w:delText>
              </w:r>
            </w:del>
          </w:p>
        </w:tc>
        <w:tc>
          <w:tcPr>
            <w:tcW w:w="1176" w:type="dxa"/>
            <w:tcPrChange w:id="288" w:author="Jim Kulp" w:date="2010-06-12T12:34:00Z">
              <w:tcPr>
                <w:tcW w:w="1176" w:type="dxa"/>
              </w:tcPr>
            </w:tcPrChange>
          </w:tcPr>
          <w:p w:rsidR="00C00329" w:rsidRPr="00177380" w:rsidDel="00B6363A" w:rsidRDefault="00C00329" w:rsidP="00C00329">
            <w:pPr>
              <w:spacing w:before="0" w:after="0"/>
              <w:rPr>
                <w:del w:id="289" w:author="Jim Kulp" w:date="2010-07-19T06:53:00Z"/>
                <w:sz w:val="14"/>
                <w:szCs w:val="14"/>
              </w:rPr>
            </w:pPr>
            <w:del w:id="290" w:author="Jim Kulp" w:date="2010-07-19T06:53:00Z">
              <w:r w:rsidRPr="00177380" w:rsidDel="00B6363A">
                <w:rPr>
                  <w:sz w:val="14"/>
                  <w:szCs w:val="14"/>
                </w:rPr>
                <w:delText>2006-12-01</w:delText>
              </w:r>
            </w:del>
          </w:p>
        </w:tc>
      </w:tr>
      <w:tr w:rsidR="00C00329" w:rsidRPr="00177380" w:rsidDel="00B6363A">
        <w:trPr>
          <w:trHeight w:val="101"/>
          <w:del w:id="291" w:author="Jim Kulp" w:date="2010-07-19T06:53:00Z"/>
          <w:trPrChange w:id="292" w:author="Jim Kulp" w:date="2010-06-12T12:34:00Z">
            <w:trPr>
              <w:trHeight w:val="101"/>
            </w:trPr>
          </w:trPrChange>
        </w:trPr>
        <w:tc>
          <w:tcPr>
            <w:tcW w:w="1015" w:type="dxa"/>
            <w:tcPrChange w:id="293" w:author="Jim Kulp" w:date="2010-06-12T12:34:00Z">
              <w:tcPr>
                <w:tcW w:w="1131" w:type="dxa"/>
                <w:gridSpan w:val="2"/>
              </w:tcPr>
            </w:tcPrChange>
          </w:tcPr>
          <w:p w:rsidR="00C00329" w:rsidRPr="00177380" w:rsidDel="00B6363A" w:rsidRDefault="00C00329" w:rsidP="00C00329">
            <w:pPr>
              <w:spacing w:before="0" w:after="0"/>
              <w:rPr>
                <w:del w:id="294" w:author="Jim Kulp" w:date="2010-07-19T06:53:00Z"/>
                <w:sz w:val="14"/>
                <w:szCs w:val="14"/>
              </w:rPr>
            </w:pPr>
            <w:del w:id="295" w:author="Jim Kulp" w:date="2010-07-19T06:53:00Z">
              <w:r w:rsidRPr="00177380" w:rsidDel="00B6363A">
                <w:rPr>
                  <w:sz w:val="14"/>
                  <w:szCs w:val="14"/>
                </w:rPr>
                <w:delText>0.18</w:delText>
              </w:r>
            </w:del>
          </w:p>
        </w:tc>
        <w:tc>
          <w:tcPr>
            <w:tcW w:w="5850" w:type="dxa"/>
            <w:tcPrChange w:id="296" w:author="Jim Kulp" w:date="2010-06-12T12:34:00Z">
              <w:tcPr>
                <w:tcW w:w="5261" w:type="dxa"/>
              </w:tcPr>
            </w:tcPrChange>
          </w:tcPr>
          <w:p w:rsidR="00C00329" w:rsidRPr="00177380" w:rsidDel="00B6363A" w:rsidRDefault="00C00329" w:rsidP="00C00329">
            <w:pPr>
              <w:spacing w:before="0" w:after="0"/>
              <w:rPr>
                <w:del w:id="297" w:author="Jim Kulp" w:date="2010-07-19T06:53:00Z"/>
                <w:sz w:val="14"/>
                <w:szCs w:val="14"/>
              </w:rPr>
            </w:pPr>
            <w:del w:id="298" w:author="Jim Kulp" w:date="2010-07-19T06:53:00Z">
              <w:r w:rsidRPr="00177380" w:rsidDel="00B6363A">
                <w:rPr>
                  <w:sz w:val="14"/>
                  <w:szCs w:val="14"/>
                </w:rPr>
                <w:delText>Refine terminology “attributes”</w:delText>
              </w:r>
            </w:del>
          </w:p>
        </w:tc>
        <w:tc>
          <w:tcPr>
            <w:tcW w:w="782" w:type="dxa"/>
            <w:tcPrChange w:id="299" w:author="Jim Kulp" w:date="2010-06-12T12:34:00Z">
              <w:tcPr>
                <w:tcW w:w="1255" w:type="dxa"/>
                <w:gridSpan w:val="2"/>
              </w:tcPr>
            </w:tcPrChange>
          </w:tcPr>
          <w:p w:rsidR="00C00329" w:rsidRPr="00177380" w:rsidDel="00B6363A" w:rsidRDefault="00C00329" w:rsidP="00C00329">
            <w:pPr>
              <w:spacing w:before="0" w:after="0"/>
              <w:rPr>
                <w:del w:id="300" w:author="Jim Kulp" w:date="2010-07-19T06:53:00Z"/>
                <w:sz w:val="14"/>
                <w:szCs w:val="14"/>
              </w:rPr>
            </w:pPr>
            <w:del w:id="301" w:author="Jim Kulp" w:date="2010-07-19T06:53:00Z">
              <w:r w:rsidRPr="00177380" w:rsidDel="00B6363A">
                <w:rPr>
                  <w:sz w:val="14"/>
                  <w:szCs w:val="14"/>
                </w:rPr>
                <w:delText>ssiegel</w:delText>
              </w:r>
            </w:del>
          </w:p>
        </w:tc>
        <w:tc>
          <w:tcPr>
            <w:tcW w:w="1176" w:type="dxa"/>
            <w:tcPrChange w:id="302" w:author="Jim Kulp" w:date="2010-06-12T12:34:00Z">
              <w:tcPr>
                <w:tcW w:w="1176" w:type="dxa"/>
              </w:tcPr>
            </w:tcPrChange>
          </w:tcPr>
          <w:p w:rsidR="00C00329" w:rsidRPr="00177380" w:rsidDel="00B6363A" w:rsidRDefault="00C00329" w:rsidP="00C00329">
            <w:pPr>
              <w:spacing w:before="0" w:after="0"/>
              <w:rPr>
                <w:del w:id="303" w:author="Jim Kulp" w:date="2010-07-19T06:53:00Z"/>
                <w:sz w:val="14"/>
                <w:szCs w:val="14"/>
              </w:rPr>
            </w:pPr>
            <w:del w:id="304" w:author="Jim Kulp" w:date="2010-07-19T06:53:00Z">
              <w:r w:rsidRPr="00177380" w:rsidDel="00B6363A">
                <w:rPr>
                  <w:sz w:val="14"/>
                  <w:szCs w:val="14"/>
                </w:rPr>
                <w:delText>2006-12-02</w:delText>
              </w:r>
            </w:del>
          </w:p>
        </w:tc>
      </w:tr>
      <w:tr w:rsidR="00C00329" w:rsidRPr="00177380" w:rsidDel="00B6363A">
        <w:trPr>
          <w:trHeight w:val="101"/>
          <w:del w:id="305" w:author="Jim Kulp" w:date="2010-07-19T06:53:00Z"/>
          <w:trPrChange w:id="306" w:author="Jim Kulp" w:date="2010-06-12T12:34:00Z">
            <w:trPr>
              <w:trHeight w:val="101"/>
            </w:trPr>
          </w:trPrChange>
        </w:trPr>
        <w:tc>
          <w:tcPr>
            <w:tcW w:w="1015" w:type="dxa"/>
            <w:tcPrChange w:id="307" w:author="Jim Kulp" w:date="2010-06-12T12:34:00Z">
              <w:tcPr>
                <w:tcW w:w="1131" w:type="dxa"/>
                <w:gridSpan w:val="2"/>
              </w:tcPr>
            </w:tcPrChange>
          </w:tcPr>
          <w:p w:rsidR="00C00329" w:rsidRPr="00177380" w:rsidDel="00B6363A" w:rsidRDefault="00C00329" w:rsidP="00C00329">
            <w:pPr>
              <w:spacing w:before="0" w:after="0"/>
              <w:rPr>
                <w:del w:id="308" w:author="Jim Kulp" w:date="2010-07-19T06:53:00Z"/>
                <w:sz w:val="14"/>
                <w:szCs w:val="14"/>
              </w:rPr>
            </w:pPr>
            <w:del w:id="309" w:author="Jim Kulp" w:date="2010-07-19T06:53:00Z">
              <w:r w:rsidRPr="00177380" w:rsidDel="00B6363A">
                <w:rPr>
                  <w:sz w:val="14"/>
                  <w:szCs w:val="14"/>
                </w:rPr>
                <w:delText>0.19</w:delText>
              </w:r>
            </w:del>
          </w:p>
        </w:tc>
        <w:tc>
          <w:tcPr>
            <w:tcW w:w="5850" w:type="dxa"/>
            <w:tcPrChange w:id="310" w:author="Jim Kulp" w:date="2010-06-12T12:34:00Z">
              <w:tcPr>
                <w:tcW w:w="5261" w:type="dxa"/>
              </w:tcPr>
            </w:tcPrChange>
          </w:tcPr>
          <w:p w:rsidR="00C00329" w:rsidRPr="00177380" w:rsidDel="00B6363A" w:rsidRDefault="00C00329" w:rsidP="00C00329">
            <w:pPr>
              <w:spacing w:before="0" w:after="0"/>
              <w:rPr>
                <w:del w:id="311" w:author="Jim Kulp" w:date="2010-07-19T06:53:00Z"/>
                <w:sz w:val="14"/>
                <w:szCs w:val="14"/>
              </w:rPr>
            </w:pPr>
            <w:del w:id="312" w:author="Jim Kulp" w:date="2010-07-19T06:53:00Z">
              <w:r w:rsidRPr="00177380" w:rsidDel="00B6363A">
                <w:rPr>
                  <w:sz w:val="14"/>
                  <w:szCs w:val="14"/>
                </w:rPr>
                <w:delText>Incorporate Jim’s v.17 comments</w:delText>
              </w:r>
            </w:del>
          </w:p>
        </w:tc>
        <w:tc>
          <w:tcPr>
            <w:tcW w:w="782" w:type="dxa"/>
            <w:tcPrChange w:id="313" w:author="Jim Kulp" w:date="2010-06-12T12:34:00Z">
              <w:tcPr>
                <w:tcW w:w="1255" w:type="dxa"/>
                <w:gridSpan w:val="2"/>
              </w:tcPr>
            </w:tcPrChange>
          </w:tcPr>
          <w:p w:rsidR="00C00329" w:rsidRPr="00177380" w:rsidDel="00B6363A" w:rsidRDefault="00C00329" w:rsidP="00C00329">
            <w:pPr>
              <w:spacing w:before="0" w:after="0"/>
              <w:rPr>
                <w:del w:id="314" w:author="Jim Kulp" w:date="2010-07-19T06:53:00Z"/>
                <w:sz w:val="14"/>
                <w:szCs w:val="14"/>
              </w:rPr>
            </w:pPr>
            <w:del w:id="315" w:author="Jim Kulp" w:date="2010-07-19T06:53:00Z">
              <w:r w:rsidRPr="00177380" w:rsidDel="00B6363A">
                <w:rPr>
                  <w:sz w:val="14"/>
                  <w:szCs w:val="14"/>
                </w:rPr>
                <w:delText>ssiegel</w:delText>
              </w:r>
            </w:del>
          </w:p>
        </w:tc>
        <w:tc>
          <w:tcPr>
            <w:tcW w:w="1176" w:type="dxa"/>
            <w:tcPrChange w:id="316" w:author="Jim Kulp" w:date="2010-06-12T12:34:00Z">
              <w:tcPr>
                <w:tcW w:w="1176" w:type="dxa"/>
              </w:tcPr>
            </w:tcPrChange>
          </w:tcPr>
          <w:p w:rsidR="00C00329" w:rsidRPr="00177380" w:rsidDel="00B6363A" w:rsidRDefault="00C00329" w:rsidP="00C00329">
            <w:pPr>
              <w:spacing w:before="0" w:after="0"/>
              <w:rPr>
                <w:del w:id="317" w:author="Jim Kulp" w:date="2010-07-19T06:53:00Z"/>
                <w:sz w:val="14"/>
                <w:szCs w:val="14"/>
              </w:rPr>
            </w:pPr>
            <w:del w:id="318" w:author="Jim Kulp" w:date="2010-07-19T06:53:00Z">
              <w:r w:rsidRPr="00177380" w:rsidDel="00B6363A">
                <w:rPr>
                  <w:sz w:val="14"/>
                  <w:szCs w:val="14"/>
                </w:rPr>
                <w:delText>2006-12-04</w:delText>
              </w:r>
            </w:del>
          </w:p>
        </w:tc>
      </w:tr>
      <w:tr w:rsidR="00C00329" w:rsidRPr="00177380" w:rsidDel="00B6363A">
        <w:trPr>
          <w:trHeight w:val="101"/>
          <w:del w:id="319" w:author="Jim Kulp" w:date="2010-07-19T06:53:00Z"/>
          <w:trPrChange w:id="320" w:author="Jim Kulp" w:date="2010-06-12T12:34:00Z">
            <w:trPr>
              <w:trHeight w:val="101"/>
            </w:trPr>
          </w:trPrChange>
        </w:trPr>
        <w:tc>
          <w:tcPr>
            <w:tcW w:w="1015" w:type="dxa"/>
            <w:tcPrChange w:id="321" w:author="Jim Kulp" w:date="2010-06-12T12:34:00Z">
              <w:tcPr>
                <w:tcW w:w="1131" w:type="dxa"/>
                <w:gridSpan w:val="2"/>
              </w:tcPr>
            </w:tcPrChange>
          </w:tcPr>
          <w:p w:rsidR="00C00329" w:rsidRPr="00177380" w:rsidDel="00B6363A" w:rsidRDefault="00C00329" w:rsidP="00C00329">
            <w:pPr>
              <w:spacing w:before="0" w:after="0"/>
              <w:rPr>
                <w:del w:id="322" w:author="Jim Kulp" w:date="2010-07-19T06:53:00Z"/>
                <w:sz w:val="14"/>
                <w:szCs w:val="14"/>
              </w:rPr>
            </w:pPr>
            <w:del w:id="323" w:author="Jim Kulp" w:date="2010-07-19T06:53:00Z">
              <w:r w:rsidRPr="00177380" w:rsidDel="00B6363A">
                <w:rPr>
                  <w:sz w:val="14"/>
                  <w:szCs w:val="14"/>
                </w:rPr>
                <w:delText>0.20</w:delText>
              </w:r>
            </w:del>
          </w:p>
        </w:tc>
        <w:tc>
          <w:tcPr>
            <w:tcW w:w="5850" w:type="dxa"/>
            <w:tcPrChange w:id="324" w:author="Jim Kulp" w:date="2010-06-12T12:34:00Z">
              <w:tcPr>
                <w:tcW w:w="5261" w:type="dxa"/>
              </w:tcPr>
            </w:tcPrChange>
          </w:tcPr>
          <w:p w:rsidR="00C00329" w:rsidRPr="00177380" w:rsidDel="00B6363A" w:rsidRDefault="00C00329" w:rsidP="00C00329">
            <w:pPr>
              <w:spacing w:before="0" w:after="0"/>
              <w:rPr>
                <w:del w:id="325" w:author="Jim Kulp" w:date="2010-07-19T06:53:00Z"/>
                <w:sz w:val="14"/>
                <w:szCs w:val="14"/>
              </w:rPr>
            </w:pPr>
            <w:del w:id="326" w:author="Jim Kulp" w:date="2010-07-19T06:53:00Z">
              <w:r w:rsidRPr="00177380" w:rsidDel="00B6363A">
                <w:rPr>
                  <w:sz w:val="14"/>
                  <w:szCs w:val="14"/>
                </w:rPr>
                <w:delText>Incorporate Jim’s v.19 comments</w:delText>
              </w:r>
            </w:del>
          </w:p>
        </w:tc>
        <w:tc>
          <w:tcPr>
            <w:tcW w:w="782" w:type="dxa"/>
            <w:tcPrChange w:id="327" w:author="Jim Kulp" w:date="2010-06-12T12:34:00Z">
              <w:tcPr>
                <w:tcW w:w="1255" w:type="dxa"/>
                <w:gridSpan w:val="2"/>
              </w:tcPr>
            </w:tcPrChange>
          </w:tcPr>
          <w:p w:rsidR="00C00329" w:rsidRPr="00177380" w:rsidDel="00B6363A" w:rsidRDefault="00C00329" w:rsidP="00C00329">
            <w:pPr>
              <w:spacing w:before="0" w:after="0"/>
              <w:rPr>
                <w:del w:id="328" w:author="Jim Kulp" w:date="2010-07-19T06:53:00Z"/>
                <w:sz w:val="14"/>
                <w:szCs w:val="14"/>
              </w:rPr>
            </w:pPr>
            <w:del w:id="329" w:author="Jim Kulp" w:date="2010-07-19T06:53:00Z">
              <w:r w:rsidRPr="00177380" w:rsidDel="00B6363A">
                <w:rPr>
                  <w:sz w:val="14"/>
                  <w:szCs w:val="14"/>
                </w:rPr>
                <w:delText>ssiegel</w:delText>
              </w:r>
            </w:del>
          </w:p>
        </w:tc>
        <w:tc>
          <w:tcPr>
            <w:tcW w:w="1176" w:type="dxa"/>
            <w:tcPrChange w:id="330" w:author="Jim Kulp" w:date="2010-06-12T12:34:00Z">
              <w:tcPr>
                <w:tcW w:w="1176" w:type="dxa"/>
              </w:tcPr>
            </w:tcPrChange>
          </w:tcPr>
          <w:p w:rsidR="00C00329" w:rsidRPr="00177380" w:rsidDel="00B6363A" w:rsidRDefault="00C00329" w:rsidP="00C00329">
            <w:pPr>
              <w:spacing w:before="0" w:after="0"/>
              <w:rPr>
                <w:del w:id="331" w:author="Jim Kulp" w:date="2010-07-19T06:53:00Z"/>
                <w:sz w:val="14"/>
                <w:szCs w:val="14"/>
              </w:rPr>
            </w:pPr>
            <w:del w:id="332" w:author="Jim Kulp" w:date="2010-07-19T06:53:00Z">
              <w:r w:rsidRPr="00177380" w:rsidDel="00B6363A">
                <w:rPr>
                  <w:sz w:val="14"/>
                  <w:szCs w:val="14"/>
                </w:rPr>
                <w:delText>2006-12-05</w:delText>
              </w:r>
            </w:del>
          </w:p>
        </w:tc>
      </w:tr>
      <w:tr w:rsidR="00C00329" w:rsidRPr="00177380" w:rsidDel="00B6363A">
        <w:trPr>
          <w:trHeight w:val="101"/>
          <w:del w:id="333" w:author="Jim Kulp" w:date="2010-07-19T06:53:00Z"/>
          <w:trPrChange w:id="334" w:author="Jim Kulp" w:date="2010-06-12T12:34:00Z">
            <w:trPr>
              <w:trHeight w:val="101"/>
            </w:trPr>
          </w:trPrChange>
        </w:trPr>
        <w:tc>
          <w:tcPr>
            <w:tcW w:w="1015" w:type="dxa"/>
            <w:tcPrChange w:id="335" w:author="Jim Kulp" w:date="2010-06-12T12:34:00Z">
              <w:tcPr>
                <w:tcW w:w="1131" w:type="dxa"/>
                <w:gridSpan w:val="2"/>
              </w:tcPr>
            </w:tcPrChange>
          </w:tcPr>
          <w:p w:rsidR="00C00329" w:rsidRPr="00177380" w:rsidDel="00B6363A" w:rsidRDefault="00C00329" w:rsidP="00C00329">
            <w:pPr>
              <w:spacing w:before="0" w:after="0"/>
              <w:rPr>
                <w:del w:id="336" w:author="Jim Kulp" w:date="2010-07-19T06:53:00Z"/>
                <w:sz w:val="14"/>
                <w:szCs w:val="14"/>
              </w:rPr>
            </w:pPr>
            <w:del w:id="337" w:author="Jim Kulp" w:date="2010-07-19T06:53:00Z">
              <w:r w:rsidRPr="00177380" w:rsidDel="00B6363A">
                <w:rPr>
                  <w:sz w:val="14"/>
                  <w:szCs w:val="14"/>
                </w:rPr>
                <w:delText>0.21</w:delText>
              </w:r>
            </w:del>
          </w:p>
        </w:tc>
        <w:tc>
          <w:tcPr>
            <w:tcW w:w="5850" w:type="dxa"/>
            <w:tcPrChange w:id="338" w:author="Jim Kulp" w:date="2010-06-12T12:34:00Z">
              <w:tcPr>
                <w:tcW w:w="5261" w:type="dxa"/>
              </w:tcPr>
            </w:tcPrChange>
          </w:tcPr>
          <w:p w:rsidR="00C00329" w:rsidRPr="00177380" w:rsidDel="00B6363A" w:rsidRDefault="00C00329" w:rsidP="00C00329">
            <w:pPr>
              <w:spacing w:before="0" w:after="0"/>
              <w:rPr>
                <w:del w:id="339" w:author="Jim Kulp" w:date="2010-07-19T06:53:00Z"/>
                <w:sz w:val="14"/>
                <w:szCs w:val="14"/>
              </w:rPr>
            </w:pPr>
            <w:del w:id="340" w:author="Jim Kulp" w:date="2010-07-19T06:53:00Z">
              <w:r w:rsidRPr="00177380" w:rsidDel="00B6363A">
                <w:rPr>
                  <w:sz w:val="14"/>
                  <w:szCs w:val="14"/>
                </w:rPr>
                <w:delText>WMemI round-out section 6.1 and 6.2</w:delText>
              </w:r>
            </w:del>
          </w:p>
        </w:tc>
        <w:tc>
          <w:tcPr>
            <w:tcW w:w="782" w:type="dxa"/>
            <w:tcPrChange w:id="341" w:author="Jim Kulp" w:date="2010-06-12T12:34:00Z">
              <w:tcPr>
                <w:tcW w:w="1255" w:type="dxa"/>
                <w:gridSpan w:val="2"/>
              </w:tcPr>
            </w:tcPrChange>
          </w:tcPr>
          <w:p w:rsidR="00C00329" w:rsidRPr="00177380" w:rsidDel="00B6363A" w:rsidRDefault="00C00329" w:rsidP="00C00329">
            <w:pPr>
              <w:spacing w:before="0" w:after="0"/>
              <w:rPr>
                <w:del w:id="342" w:author="Jim Kulp" w:date="2010-07-19T06:53:00Z"/>
                <w:sz w:val="14"/>
                <w:szCs w:val="14"/>
              </w:rPr>
            </w:pPr>
            <w:del w:id="343" w:author="Jim Kulp" w:date="2010-07-19T06:53:00Z">
              <w:r w:rsidRPr="00177380" w:rsidDel="00B6363A">
                <w:rPr>
                  <w:sz w:val="14"/>
                  <w:szCs w:val="14"/>
                </w:rPr>
                <w:delText>ssiegel</w:delText>
              </w:r>
            </w:del>
          </w:p>
        </w:tc>
        <w:tc>
          <w:tcPr>
            <w:tcW w:w="1176" w:type="dxa"/>
            <w:tcPrChange w:id="344" w:author="Jim Kulp" w:date="2010-06-12T12:34:00Z">
              <w:tcPr>
                <w:tcW w:w="1176" w:type="dxa"/>
              </w:tcPr>
            </w:tcPrChange>
          </w:tcPr>
          <w:p w:rsidR="00C00329" w:rsidRPr="00177380" w:rsidDel="00B6363A" w:rsidRDefault="00C00329" w:rsidP="00C00329">
            <w:pPr>
              <w:spacing w:before="0" w:after="0"/>
              <w:rPr>
                <w:del w:id="345" w:author="Jim Kulp" w:date="2010-07-19T06:53:00Z"/>
                <w:sz w:val="14"/>
                <w:szCs w:val="14"/>
              </w:rPr>
            </w:pPr>
            <w:del w:id="346" w:author="Jim Kulp" w:date="2010-07-19T06:53:00Z">
              <w:r w:rsidRPr="00177380" w:rsidDel="00B6363A">
                <w:rPr>
                  <w:sz w:val="14"/>
                  <w:szCs w:val="14"/>
                </w:rPr>
                <w:delText>2006-12-05</w:delText>
              </w:r>
            </w:del>
          </w:p>
        </w:tc>
      </w:tr>
      <w:tr w:rsidR="00C00329" w:rsidRPr="00177380" w:rsidDel="00B6363A">
        <w:trPr>
          <w:trHeight w:val="101"/>
          <w:del w:id="347" w:author="Jim Kulp" w:date="2010-07-19T06:53:00Z"/>
          <w:trPrChange w:id="348" w:author="Jim Kulp" w:date="2010-06-12T12:34:00Z">
            <w:trPr>
              <w:trHeight w:val="101"/>
            </w:trPr>
          </w:trPrChange>
        </w:trPr>
        <w:tc>
          <w:tcPr>
            <w:tcW w:w="1015" w:type="dxa"/>
            <w:tcPrChange w:id="349" w:author="Jim Kulp" w:date="2010-06-12T12:34:00Z">
              <w:tcPr>
                <w:tcW w:w="1131" w:type="dxa"/>
                <w:gridSpan w:val="2"/>
              </w:tcPr>
            </w:tcPrChange>
          </w:tcPr>
          <w:p w:rsidR="00C00329" w:rsidRPr="00177380" w:rsidDel="00B6363A" w:rsidRDefault="00C00329" w:rsidP="00C00329">
            <w:pPr>
              <w:spacing w:before="0" w:after="0"/>
              <w:rPr>
                <w:del w:id="350" w:author="Jim Kulp" w:date="2010-07-19T06:53:00Z"/>
                <w:sz w:val="14"/>
                <w:szCs w:val="14"/>
              </w:rPr>
            </w:pPr>
            <w:del w:id="351" w:author="Jim Kulp" w:date="2010-07-19T06:53:00Z">
              <w:r w:rsidRPr="00177380" w:rsidDel="00B6363A">
                <w:rPr>
                  <w:sz w:val="14"/>
                  <w:szCs w:val="14"/>
                </w:rPr>
                <w:delText>0.22</w:delText>
              </w:r>
            </w:del>
          </w:p>
        </w:tc>
        <w:tc>
          <w:tcPr>
            <w:tcW w:w="5850" w:type="dxa"/>
            <w:tcPrChange w:id="352" w:author="Jim Kulp" w:date="2010-06-12T12:34:00Z">
              <w:tcPr>
                <w:tcW w:w="5261" w:type="dxa"/>
              </w:tcPr>
            </w:tcPrChange>
          </w:tcPr>
          <w:p w:rsidR="00C00329" w:rsidRPr="00177380" w:rsidDel="00B6363A" w:rsidRDefault="00C00329" w:rsidP="00C00329">
            <w:pPr>
              <w:spacing w:before="0" w:after="0"/>
              <w:rPr>
                <w:del w:id="353" w:author="Jim Kulp" w:date="2010-07-19T06:53:00Z"/>
                <w:sz w:val="14"/>
                <w:szCs w:val="14"/>
              </w:rPr>
            </w:pPr>
            <w:del w:id="354" w:author="Jim Kulp" w:date="2010-07-19T06:53:00Z">
              <w:r w:rsidRPr="00177380" w:rsidDel="00B6363A">
                <w:rPr>
                  <w:sz w:val="14"/>
                  <w:szCs w:val="14"/>
                </w:rPr>
                <w:delText>WMemI gave into OCP 8-bits per Byte Rule</w:delText>
              </w:r>
            </w:del>
          </w:p>
        </w:tc>
        <w:tc>
          <w:tcPr>
            <w:tcW w:w="782" w:type="dxa"/>
            <w:tcPrChange w:id="355" w:author="Jim Kulp" w:date="2010-06-12T12:34:00Z">
              <w:tcPr>
                <w:tcW w:w="1255" w:type="dxa"/>
                <w:gridSpan w:val="2"/>
              </w:tcPr>
            </w:tcPrChange>
          </w:tcPr>
          <w:p w:rsidR="00C00329" w:rsidRPr="00177380" w:rsidDel="00B6363A" w:rsidRDefault="00C00329" w:rsidP="00C00329">
            <w:pPr>
              <w:spacing w:before="0" w:after="0"/>
              <w:rPr>
                <w:del w:id="356" w:author="Jim Kulp" w:date="2010-07-19T06:53:00Z"/>
                <w:sz w:val="14"/>
                <w:szCs w:val="14"/>
              </w:rPr>
            </w:pPr>
            <w:del w:id="357" w:author="Jim Kulp" w:date="2010-07-19T06:53:00Z">
              <w:r w:rsidRPr="00177380" w:rsidDel="00B6363A">
                <w:rPr>
                  <w:sz w:val="14"/>
                  <w:szCs w:val="14"/>
                </w:rPr>
                <w:delText>ssiegel</w:delText>
              </w:r>
            </w:del>
          </w:p>
        </w:tc>
        <w:tc>
          <w:tcPr>
            <w:tcW w:w="1176" w:type="dxa"/>
            <w:tcPrChange w:id="358" w:author="Jim Kulp" w:date="2010-06-12T12:34:00Z">
              <w:tcPr>
                <w:tcW w:w="1176" w:type="dxa"/>
              </w:tcPr>
            </w:tcPrChange>
          </w:tcPr>
          <w:p w:rsidR="00C00329" w:rsidRPr="00177380" w:rsidDel="00B6363A" w:rsidRDefault="00C00329" w:rsidP="00C00329">
            <w:pPr>
              <w:spacing w:before="0" w:after="0"/>
              <w:rPr>
                <w:del w:id="359" w:author="Jim Kulp" w:date="2010-07-19T06:53:00Z"/>
                <w:sz w:val="14"/>
                <w:szCs w:val="14"/>
              </w:rPr>
            </w:pPr>
            <w:del w:id="360" w:author="Jim Kulp" w:date="2010-07-19T06:53:00Z">
              <w:r w:rsidRPr="00177380" w:rsidDel="00B6363A">
                <w:rPr>
                  <w:sz w:val="14"/>
                  <w:szCs w:val="14"/>
                </w:rPr>
                <w:delText>2006-12-06</w:delText>
              </w:r>
            </w:del>
          </w:p>
        </w:tc>
      </w:tr>
      <w:tr w:rsidR="00C00329" w:rsidRPr="00177380" w:rsidDel="00B6363A">
        <w:trPr>
          <w:trHeight w:val="101"/>
          <w:del w:id="361" w:author="Jim Kulp" w:date="2010-07-19T06:53:00Z"/>
          <w:trPrChange w:id="362" w:author="Jim Kulp" w:date="2010-06-12T12:34:00Z">
            <w:trPr>
              <w:trHeight w:val="101"/>
            </w:trPr>
          </w:trPrChange>
        </w:trPr>
        <w:tc>
          <w:tcPr>
            <w:tcW w:w="1015" w:type="dxa"/>
            <w:tcPrChange w:id="363" w:author="Jim Kulp" w:date="2010-06-12T12:34:00Z">
              <w:tcPr>
                <w:tcW w:w="1131" w:type="dxa"/>
                <w:gridSpan w:val="2"/>
              </w:tcPr>
            </w:tcPrChange>
          </w:tcPr>
          <w:p w:rsidR="00C00329" w:rsidRPr="00177380" w:rsidDel="00B6363A" w:rsidRDefault="00C00329" w:rsidP="00C00329">
            <w:pPr>
              <w:spacing w:before="0" w:after="0"/>
              <w:rPr>
                <w:del w:id="364" w:author="Jim Kulp" w:date="2010-07-19T06:53:00Z"/>
                <w:sz w:val="14"/>
                <w:szCs w:val="14"/>
              </w:rPr>
            </w:pPr>
            <w:del w:id="365" w:author="Jim Kulp" w:date="2010-07-19T06:53:00Z">
              <w:r w:rsidRPr="00177380" w:rsidDel="00B6363A">
                <w:rPr>
                  <w:sz w:val="14"/>
                  <w:szCs w:val="14"/>
                </w:rPr>
                <w:delText>0.23</w:delText>
              </w:r>
            </w:del>
          </w:p>
        </w:tc>
        <w:tc>
          <w:tcPr>
            <w:tcW w:w="5850" w:type="dxa"/>
            <w:tcPrChange w:id="366" w:author="Jim Kulp" w:date="2010-06-12T12:34:00Z">
              <w:tcPr>
                <w:tcW w:w="5261" w:type="dxa"/>
              </w:tcPr>
            </w:tcPrChange>
          </w:tcPr>
          <w:p w:rsidR="00C00329" w:rsidRPr="00177380" w:rsidDel="00B6363A" w:rsidRDefault="00C00329" w:rsidP="00C00329">
            <w:pPr>
              <w:spacing w:before="0" w:after="0"/>
              <w:rPr>
                <w:del w:id="367" w:author="Jim Kulp" w:date="2010-07-19T06:53:00Z"/>
                <w:sz w:val="14"/>
                <w:szCs w:val="14"/>
              </w:rPr>
            </w:pPr>
            <w:del w:id="368" w:author="Jim Kulp" w:date="2010-07-19T06:53:00Z">
              <w:r w:rsidRPr="00177380" w:rsidDel="00B6363A">
                <w:rPr>
                  <w:sz w:val="14"/>
                  <w:szCs w:val="14"/>
                </w:rPr>
                <w:delText>Gloss section WMemI section, incorporate Jim’s v22 feedback</w:delText>
              </w:r>
            </w:del>
          </w:p>
        </w:tc>
        <w:tc>
          <w:tcPr>
            <w:tcW w:w="782" w:type="dxa"/>
            <w:tcPrChange w:id="369" w:author="Jim Kulp" w:date="2010-06-12T12:34:00Z">
              <w:tcPr>
                <w:tcW w:w="1255" w:type="dxa"/>
                <w:gridSpan w:val="2"/>
              </w:tcPr>
            </w:tcPrChange>
          </w:tcPr>
          <w:p w:rsidR="00C00329" w:rsidRPr="00177380" w:rsidDel="00B6363A" w:rsidRDefault="00C00329" w:rsidP="00C00329">
            <w:pPr>
              <w:spacing w:before="0" w:after="0"/>
              <w:rPr>
                <w:del w:id="370" w:author="Jim Kulp" w:date="2010-07-19T06:53:00Z"/>
                <w:sz w:val="14"/>
                <w:szCs w:val="14"/>
              </w:rPr>
            </w:pPr>
            <w:del w:id="371" w:author="Jim Kulp" w:date="2010-07-19T06:53:00Z">
              <w:r w:rsidRPr="00177380" w:rsidDel="00B6363A">
                <w:rPr>
                  <w:sz w:val="14"/>
                  <w:szCs w:val="14"/>
                </w:rPr>
                <w:delText>ssiegel</w:delText>
              </w:r>
            </w:del>
          </w:p>
        </w:tc>
        <w:tc>
          <w:tcPr>
            <w:tcW w:w="1176" w:type="dxa"/>
            <w:tcPrChange w:id="372" w:author="Jim Kulp" w:date="2010-06-12T12:34:00Z">
              <w:tcPr>
                <w:tcW w:w="1176" w:type="dxa"/>
              </w:tcPr>
            </w:tcPrChange>
          </w:tcPr>
          <w:p w:rsidR="00C00329" w:rsidRPr="00177380" w:rsidDel="00B6363A" w:rsidRDefault="00C00329" w:rsidP="00C00329">
            <w:pPr>
              <w:spacing w:before="0" w:after="0"/>
              <w:rPr>
                <w:del w:id="373" w:author="Jim Kulp" w:date="2010-07-19T06:53:00Z"/>
                <w:sz w:val="14"/>
                <w:szCs w:val="14"/>
              </w:rPr>
            </w:pPr>
            <w:del w:id="374" w:author="Jim Kulp" w:date="2010-07-19T06:53:00Z">
              <w:r w:rsidRPr="00177380" w:rsidDel="00B6363A">
                <w:rPr>
                  <w:sz w:val="14"/>
                  <w:szCs w:val="14"/>
                </w:rPr>
                <w:delText>2006-12-07</w:delText>
              </w:r>
            </w:del>
          </w:p>
        </w:tc>
      </w:tr>
      <w:tr w:rsidR="00C00329" w:rsidRPr="00177380" w:rsidDel="00B6363A">
        <w:trPr>
          <w:trHeight w:val="101"/>
          <w:del w:id="375" w:author="Jim Kulp" w:date="2010-07-19T06:53:00Z"/>
          <w:trPrChange w:id="376" w:author="Jim Kulp" w:date="2010-06-12T12:34:00Z">
            <w:trPr>
              <w:trHeight w:val="101"/>
            </w:trPr>
          </w:trPrChange>
        </w:trPr>
        <w:tc>
          <w:tcPr>
            <w:tcW w:w="1015" w:type="dxa"/>
            <w:tcPrChange w:id="377" w:author="Jim Kulp" w:date="2010-06-12T12:34:00Z">
              <w:tcPr>
                <w:tcW w:w="1131" w:type="dxa"/>
                <w:gridSpan w:val="2"/>
              </w:tcPr>
            </w:tcPrChange>
          </w:tcPr>
          <w:p w:rsidR="00C00329" w:rsidRPr="00177380" w:rsidDel="00B6363A" w:rsidRDefault="00C00329" w:rsidP="00C00329">
            <w:pPr>
              <w:spacing w:before="0" w:after="0"/>
              <w:rPr>
                <w:del w:id="378" w:author="Jim Kulp" w:date="2010-07-19T06:53:00Z"/>
                <w:sz w:val="14"/>
                <w:szCs w:val="14"/>
              </w:rPr>
            </w:pPr>
            <w:del w:id="379" w:author="Jim Kulp" w:date="2010-07-19T06:53:00Z">
              <w:r w:rsidRPr="00177380" w:rsidDel="00B6363A">
                <w:rPr>
                  <w:sz w:val="14"/>
                  <w:szCs w:val="14"/>
                </w:rPr>
                <w:delText>0.24</w:delText>
              </w:r>
            </w:del>
          </w:p>
        </w:tc>
        <w:tc>
          <w:tcPr>
            <w:tcW w:w="5850" w:type="dxa"/>
            <w:tcPrChange w:id="380" w:author="Jim Kulp" w:date="2010-06-12T12:34:00Z">
              <w:tcPr>
                <w:tcW w:w="5261" w:type="dxa"/>
              </w:tcPr>
            </w:tcPrChange>
          </w:tcPr>
          <w:p w:rsidR="00C00329" w:rsidRPr="00177380" w:rsidDel="00B6363A" w:rsidRDefault="00C00329" w:rsidP="00C00329">
            <w:pPr>
              <w:spacing w:before="0" w:after="0"/>
              <w:rPr>
                <w:del w:id="381" w:author="Jim Kulp" w:date="2010-07-19T06:53:00Z"/>
                <w:sz w:val="14"/>
                <w:szCs w:val="14"/>
              </w:rPr>
            </w:pPr>
            <w:del w:id="382" w:author="Jim Kulp" w:date="2010-07-19T06:53:00Z">
              <w:r w:rsidRPr="00177380" w:rsidDel="00B6363A">
                <w:rPr>
                  <w:sz w:val="14"/>
                  <w:szCs w:val="14"/>
                </w:rPr>
                <w:delText>Introduce “Immediate” attribute to WMemI as per team meeting</w:delText>
              </w:r>
            </w:del>
          </w:p>
        </w:tc>
        <w:tc>
          <w:tcPr>
            <w:tcW w:w="782" w:type="dxa"/>
            <w:tcPrChange w:id="383" w:author="Jim Kulp" w:date="2010-06-12T12:34:00Z">
              <w:tcPr>
                <w:tcW w:w="1255" w:type="dxa"/>
                <w:gridSpan w:val="2"/>
              </w:tcPr>
            </w:tcPrChange>
          </w:tcPr>
          <w:p w:rsidR="00C00329" w:rsidRPr="00177380" w:rsidDel="00B6363A" w:rsidRDefault="00C00329" w:rsidP="00C00329">
            <w:pPr>
              <w:spacing w:before="0" w:after="0"/>
              <w:rPr>
                <w:del w:id="384" w:author="Jim Kulp" w:date="2010-07-19T06:53:00Z"/>
                <w:sz w:val="14"/>
                <w:szCs w:val="14"/>
              </w:rPr>
            </w:pPr>
            <w:del w:id="385" w:author="Jim Kulp" w:date="2010-07-19T06:53:00Z">
              <w:r w:rsidRPr="00177380" w:rsidDel="00B6363A">
                <w:rPr>
                  <w:sz w:val="14"/>
                  <w:szCs w:val="14"/>
                </w:rPr>
                <w:delText>ssiegel</w:delText>
              </w:r>
            </w:del>
          </w:p>
        </w:tc>
        <w:tc>
          <w:tcPr>
            <w:tcW w:w="1176" w:type="dxa"/>
            <w:tcPrChange w:id="386" w:author="Jim Kulp" w:date="2010-06-12T12:34:00Z">
              <w:tcPr>
                <w:tcW w:w="1176" w:type="dxa"/>
              </w:tcPr>
            </w:tcPrChange>
          </w:tcPr>
          <w:p w:rsidR="00C00329" w:rsidRPr="00177380" w:rsidDel="00B6363A" w:rsidRDefault="00C00329" w:rsidP="00C00329">
            <w:pPr>
              <w:spacing w:before="0" w:after="0"/>
              <w:rPr>
                <w:del w:id="387" w:author="Jim Kulp" w:date="2010-07-19T06:53:00Z"/>
                <w:sz w:val="14"/>
                <w:szCs w:val="14"/>
              </w:rPr>
            </w:pPr>
            <w:del w:id="388" w:author="Jim Kulp" w:date="2010-07-19T06:53:00Z">
              <w:r w:rsidRPr="00177380" w:rsidDel="00B6363A">
                <w:rPr>
                  <w:sz w:val="14"/>
                  <w:szCs w:val="14"/>
                </w:rPr>
                <w:delText>2006-12-11</w:delText>
              </w:r>
            </w:del>
          </w:p>
        </w:tc>
      </w:tr>
      <w:tr w:rsidR="00C00329" w:rsidRPr="00177380" w:rsidDel="00B6363A">
        <w:trPr>
          <w:trHeight w:val="101"/>
          <w:del w:id="389" w:author="Jim Kulp" w:date="2010-07-19T06:53:00Z"/>
          <w:trPrChange w:id="390" w:author="Jim Kulp" w:date="2010-06-12T12:34:00Z">
            <w:trPr>
              <w:trHeight w:val="101"/>
            </w:trPr>
          </w:trPrChange>
        </w:trPr>
        <w:tc>
          <w:tcPr>
            <w:tcW w:w="1015" w:type="dxa"/>
            <w:tcPrChange w:id="391" w:author="Jim Kulp" w:date="2010-06-12T12:34:00Z">
              <w:tcPr>
                <w:tcW w:w="1131" w:type="dxa"/>
                <w:gridSpan w:val="2"/>
              </w:tcPr>
            </w:tcPrChange>
          </w:tcPr>
          <w:p w:rsidR="00C00329" w:rsidRPr="00177380" w:rsidDel="00B6363A" w:rsidRDefault="00C00329" w:rsidP="00C00329">
            <w:pPr>
              <w:spacing w:before="0" w:after="0"/>
              <w:rPr>
                <w:del w:id="392" w:author="Jim Kulp" w:date="2010-07-19T06:53:00Z"/>
                <w:sz w:val="14"/>
                <w:szCs w:val="14"/>
              </w:rPr>
            </w:pPr>
            <w:del w:id="393" w:author="Jim Kulp" w:date="2010-07-19T06:53:00Z">
              <w:r w:rsidRPr="00177380" w:rsidDel="00B6363A">
                <w:rPr>
                  <w:sz w:val="14"/>
                  <w:szCs w:val="14"/>
                </w:rPr>
                <w:delText>0.25</w:delText>
              </w:r>
            </w:del>
          </w:p>
        </w:tc>
        <w:tc>
          <w:tcPr>
            <w:tcW w:w="5850" w:type="dxa"/>
            <w:tcPrChange w:id="394" w:author="Jim Kulp" w:date="2010-06-12T12:34:00Z">
              <w:tcPr>
                <w:tcW w:w="5261" w:type="dxa"/>
              </w:tcPr>
            </w:tcPrChange>
          </w:tcPr>
          <w:p w:rsidR="00C00329" w:rsidRPr="00177380" w:rsidDel="00B6363A" w:rsidRDefault="00C00329" w:rsidP="00C00329">
            <w:pPr>
              <w:spacing w:before="0" w:after="0"/>
              <w:rPr>
                <w:del w:id="395" w:author="Jim Kulp" w:date="2010-07-19T06:53:00Z"/>
                <w:sz w:val="14"/>
                <w:szCs w:val="14"/>
              </w:rPr>
            </w:pPr>
            <w:del w:id="396" w:author="Jim Kulp" w:date="2010-07-19T06:53:00Z">
              <w:r w:rsidRPr="00177380" w:rsidDel="00B6363A">
                <w:rPr>
                  <w:sz w:val="14"/>
                  <w:szCs w:val="14"/>
                </w:rPr>
                <w:delText>Gloss for first document check-in</w:delText>
              </w:r>
            </w:del>
          </w:p>
        </w:tc>
        <w:tc>
          <w:tcPr>
            <w:tcW w:w="782" w:type="dxa"/>
            <w:tcPrChange w:id="397" w:author="Jim Kulp" w:date="2010-06-12T12:34:00Z">
              <w:tcPr>
                <w:tcW w:w="1255" w:type="dxa"/>
                <w:gridSpan w:val="2"/>
              </w:tcPr>
            </w:tcPrChange>
          </w:tcPr>
          <w:p w:rsidR="00C00329" w:rsidRPr="00177380" w:rsidDel="00B6363A" w:rsidRDefault="00C00329" w:rsidP="00C00329">
            <w:pPr>
              <w:spacing w:before="0" w:after="0"/>
              <w:rPr>
                <w:del w:id="398" w:author="Jim Kulp" w:date="2010-07-19T06:53:00Z"/>
                <w:sz w:val="14"/>
                <w:szCs w:val="14"/>
              </w:rPr>
            </w:pPr>
            <w:del w:id="399" w:author="Jim Kulp" w:date="2010-07-19T06:53:00Z">
              <w:r w:rsidRPr="00177380" w:rsidDel="00B6363A">
                <w:rPr>
                  <w:sz w:val="14"/>
                  <w:szCs w:val="14"/>
                </w:rPr>
                <w:delText>ssiegel</w:delText>
              </w:r>
            </w:del>
          </w:p>
        </w:tc>
        <w:tc>
          <w:tcPr>
            <w:tcW w:w="1176" w:type="dxa"/>
            <w:tcPrChange w:id="400" w:author="Jim Kulp" w:date="2010-06-12T12:34:00Z">
              <w:tcPr>
                <w:tcW w:w="1176" w:type="dxa"/>
              </w:tcPr>
            </w:tcPrChange>
          </w:tcPr>
          <w:p w:rsidR="00C00329" w:rsidRPr="00177380" w:rsidDel="00B6363A" w:rsidRDefault="00C00329" w:rsidP="00C00329">
            <w:pPr>
              <w:spacing w:before="0" w:after="0"/>
              <w:rPr>
                <w:del w:id="401" w:author="Jim Kulp" w:date="2010-07-19T06:53:00Z"/>
                <w:sz w:val="14"/>
                <w:szCs w:val="14"/>
              </w:rPr>
            </w:pPr>
            <w:del w:id="402" w:author="Jim Kulp" w:date="2010-07-19T06:53:00Z">
              <w:r w:rsidRPr="00177380" w:rsidDel="00B6363A">
                <w:rPr>
                  <w:sz w:val="14"/>
                  <w:szCs w:val="14"/>
                </w:rPr>
                <w:delText>2006-12-14</w:delText>
              </w:r>
            </w:del>
          </w:p>
        </w:tc>
      </w:tr>
      <w:tr w:rsidR="00C00329" w:rsidRPr="00177380" w:rsidDel="00B6363A">
        <w:trPr>
          <w:trHeight w:val="101"/>
          <w:del w:id="403" w:author="Jim Kulp" w:date="2010-07-19T06:53:00Z"/>
          <w:trPrChange w:id="404" w:author="Jim Kulp" w:date="2010-06-12T12:34:00Z">
            <w:trPr>
              <w:trHeight w:val="101"/>
            </w:trPr>
          </w:trPrChange>
        </w:trPr>
        <w:tc>
          <w:tcPr>
            <w:tcW w:w="1015" w:type="dxa"/>
            <w:tcPrChange w:id="405" w:author="Jim Kulp" w:date="2010-06-12T12:34:00Z">
              <w:tcPr>
                <w:tcW w:w="1131" w:type="dxa"/>
                <w:gridSpan w:val="2"/>
              </w:tcPr>
            </w:tcPrChange>
          </w:tcPr>
          <w:p w:rsidR="00C00329" w:rsidRPr="00177380" w:rsidDel="00B6363A" w:rsidRDefault="00C00329" w:rsidP="00C00329">
            <w:pPr>
              <w:spacing w:before="0" w:after="0"/>
              <w:rPr>
                <w:del w:id="406" w:author="Jim Kulp" w:date="2010-07-19T06:53:00Z"/>
                <w:sz w:val="14"/>
                <w:szCs w:val="14"/>
              </w:rPr>
            </w:pPr>
            <w:del w:id="407" w:author="Jim Kulp" w:date="2010-07-19T06:53:00Z">
              <w:r w:rsidRPr="00177380" w:rsidDel="00B6363A">
                <w:rPr>
                  <w:sz w:val="14"/>
                  <w:szCs w:val="14"/>
                </w:rPr>
                <w:delText>0.26</w:delText>
              </w:r>
            </w:del>
          </w:p>
        </w:tc>
        <w:tc>
          <w:tcPr>
            <w:tcW w:w="5850" w:type="dxa"/>
            <w:tcPrChange w:id="408" w:author="Jim Kulp" w:date="2010-06-12T12:34:00Z">
              <w:tcPr>
                <w:tcW w:w="5261" w:type="dxa"/>
              </w:tcPr>
            </w:tcPrChange>
          </w:tcPr>
          <w:p w:rsidR="00C00329" w:rsidRPr="00177380" w:rsidDel="00B6363A" w:rsidRDefault="00C00329" w:rsidP="00C00329">
            <w:pPr>
              <w:spacing w:before="0" w:after="0"/>
              <w:rPr>
                <w:del w:id="409" w:author="Jim Kulp" w:date="2010-07-19T06:53:00Z"/>
                <w:sz w:val="14"/>
                <w:szCs w:val="14"/>
              </w:rPr>
            </w:pPr>
            <w:del w:id="410" w:author="Jim Kulp" w:date="2010-07-19T06:53:00Z">
              <w:r w:rsidRPr="00177380" w:rsidDel="00B6363A">
                <w:rPr>
                  <w:sz w:val="14"/>
                  <w:szCs w:val="14"/>
                </w:rPr>
                <w:delText>Add WCI State Machine and Control Operations, Jim’s feedback</w:delText>
              </w:r>
            </w:del>
          </w:p>
        </w:tc>
        <w:tc>
          <w:tcPr>
            <w:tcW w:w="782" w:type="dxa"/>
            <w:tcPrChange w:id="411" w:author="Jim Kulp" w:date="2010-06-12T12:34:00Z">
              <w:tcPr>
                <w:tcW w:w="1255" w:type="dxa"/>
                <w:gridSpan w:val="2"/>
              </w:tcPr>
            </w:tcPrChange>
          </w:tcPr>
          <w:p w:rsidR="00C00329" w:rsidRPr="00177380" w:rsidDel="00B6363A" w:rsidRDefault="00C00329" w:rsidP="00C00329">
            <w:pPr>
              <w:spacing w:before="0" w:after="0"/>
              <w:rPr>
                <w:del w:id="412" w:author="Jim Kulp" w:date="2010-07-19T06:53:00Z"/>
                <w:sz w:val="14"/>
                <w:szCs w:val="14"/>
              </w:rPr>
            </w:pPr>
            <w:del w:id="413" w:author="Jim Kulp" w:date="2010-07-19T06:53:00Z">
              <w:r w:rsidRPr="00177380" w:rsidDel="00B6363A">
                <w:rPr>
                  <w:sz w:val="14"/>
                  <w:szCs w:val="14"/>
                </w:rPr>
                <w:delText>ssiegel</w:delText>
              </w:r>
            </w:del>
          </w:p>
        </w:tc>
        <w:tc>
          <w:tcPr>
            <w:tcW w:w="1176" w:type="dxa"/>
            <w:tcPrChange w:id="414" w:author="Jim Kulp" w:date="2010-06-12T12:34:00Z">
              <w:tcPr>
                <w:tcW w:w="1176" w:type="dxa"/>
              </w:tcPr>
            </w:tcPrChange>
          </w:tcPr>
          <w:p w:rsidR="00C00329" w:rsidRPr="00177380" w:rsidDel="00B6363A" w:rsidRDefault="00C00329" w:rsidP="00C00329">
            <w:pPr>
              <w:spacing w:before="0" w:after="0"/>
              <w:rPr>
                <w:del w:id="415" w:author="Jim Kulp" w:date="2010-07-19T06:53:00Z"/>
                <w:sz w:val="14"/>
                <w:szCs w:val="14"/>
              </w:rPr>
            </w:pPr>
            <w:del w:id="416" w:author="Jim Kulp" w:date="2010-07-19T06:53:00Z">
              <w:r w:rsidRPr="00177380" w:rsidDel="00B6363A">
                <w:rPr>
                  <w:sz w:val="14"/>
                  <w:szCs w:val="14"/>
                </w:rPr>
                <w:delText>2006-12-19</w:delText>
              </w:r>
            </w:del>
          </w:p>
        </w:tc>
      </w:tr>
      <w:tr w:rsidR="00C00329" w:rsidRPr="00177380" w:rsidDel="00B6363A">
        <w:trPr>
          <w:trHeight w:val="101"/>
          <w:del w:id="417" w:author="Jim Kulp" w:date="2010-07-19T06:53:00Z"/>
          <w:trPrChange w:id="418" w:author="Jim Kulp" w:date="2010-06-12T12:34:00Z">
            <w:trPr>
              <w:trHeight w:val="101"/>
            </w:trPr>
          </w:trPrChange>
        </w:trPr>
        <w:tc>
          <w:tcPr>
            <w:tcW w:w="1015" w:type="dxa"/>
            <w:tcPrChange w:id="419" w:author="Jim Kulp" w:date="2010-06-12T12:34:00Z">
              <w:tcPr>
                <w:tcW w:w="1131" w:type="dxa"/>
                <w:gridSpan w:val="2"/>
              </w:tcPr>
            </w:tcPrChange>
          </w:tcPr>
          <w:p w:rsidR="00C00329" w:rsidRPr="00177380" w:rsidDel="00B6363A" w:rsidRDefault="00C00329" w:rsidP="00C00329">
            <w:pPr>
              <w:spacing w:before="0" w:after="0"/>
              <w:rPr>
                <w:del w:id="420" w:author="Jim Kulp" w:date="2010-07-19T06:53:00Z"/>
                <w:sz w:val="14"/>
                <w:szCs w:val="14"/>
              </w:rPr>
            </w:pPr>
            <w:del w:id="421" w:author="Jim Kulp" w:date="2010-07-19T06:53:00Z">
              <w:r w:rsidRPr="00177380" w:rsidDel="00B6363A">
                <w:rPr>
                  <w:sz w:val="14"/>
                  <w:szCs w:val="14"/>
                </w:rPr>
                <w:delText>0.27</w:delText>
              </w:r>
            </w:del>
          </w:p>
        </w:tc>
        <w:tc>
          <w:tcPr>
            <w:tcW w:w="5850" w:type="dxa"/>
            <w:tcPrChange w:id="422" w:author="Jim Kulp" w:date="2010-06-12T12:34:00Z">
              <w:tcPr>
                <w:tcW w:w="5261" w:type="dxa"/>
              </w:tcPr>
            </w:tcPrChange>
          </w:tcPr>
          <w:p w:rsidR="00C00329" w:rsidRPr="00177380" w:rsidDel="00B6363A" w:rsidRDefault="00C00329" w:rsidP="00C00329">
            <w:pPr>
              <w:spacing w:before="0" w:after="0"/>
              <w:rPr>
                <w:del w:id="423" w:author="Jim Kulp" w:date="2010-07-19T06:53:00Z"/>
                <w:sz w:val="14"/>
                <w:szCs w:val="14"/>
              </w:rPr>
            </w:pPr>
            <w:del w:id="424" w:author="Jim Kulp" w:date="2010-07-19T06:53:00Z">
              <w:r w:rsidRPr="00177380" w:rsidDel="00B6363A">
                <w:rPr>
                  <w:sz w:val="14"/>
                  <w:szCs w:val="14"/>
                </w:rPr>
                <w:delText>WMemI feedback</w:delText>
              </w:r>
            </w:del>
          </w:p>
        </w:tc>
        <w:tc>
          <w:tcPr>
            <w:tcW w:w="782" w:type="dxa"/>
            <w:tcPrChange w:id="425" w:author="Jim Kulp" w:date="2010-06-12T12:34:00Z">
              <w:tcPr>
                <w:tcW w:w="1255" w:type="dxa"/>
                <w:gridSpan w:val="2"/>
              </w:tcPr>
            </w:tcPrChange>
          </w:tcPr>
          <w:p w:rsidR="00C00329" w:rsidRPr="00177380" w:rsidDel="00B6363A" w:rsidRDefault="00C00329" w:rsidP="00C00329">
            <w:pPr>
              <w:spacing w:before="0" w:after="0"/>
              <w:rPr>
                <w:del w:id="426" w:author="Jim Kulp" w:date="2010-07-19T06:53:00Z"/>
                <w:sz w:val="14"/>
                <w:szCs w:val="14"/>
              </w:rPr>
            </w:pPr>
            <w:del w:id="427" w:author="Jim Kulp" w:date="2010-07-19T06:53:00Z">
              <w:r w:rsidRPr="00177380" w:rsidDel="00B6363A">
                <w:rPr>
                  <w:sz w:val="14"/>
                  <w:szCs w:val="14"/>
                </w:rPr>
                <w:delText>ssiegel</w:delText>
              </w:r>
            </w:del>
          </w:p>
        </w:tc>
        <w:tc>
          <w:tcPr>
            <w:tcW w:w="1176" w:type="dxa"/>
            <w:tcPrChange w:id="428" w:author="Jim Kulp" w:date="2010-06-12T12:34:00Z">
              <w:tcPr>
                <w:tcW w:w="1176" w:type="dxa"/>
              </w:tcPr>
            </w:tcPrChange>
          </w:tcPr>
          <w:p w:rsidR="00C00329" w:rsidRPr="00177380" w:rsidDel="00B6363A" w:rsidRDefault="00C00329" w:rsidP="00C00329">
            <w:pPr>
              <w:spacing w:before="0" w:after="0"/>
              <w:rPr>
                <w:del w:id="429" w:author="Jim Kulp" w:date="2010-07-19T06:53:00Z"/>
                <w:sz w:val="14"/>
                <w:szCs w:val="14"/>
              </w:rPr>
            </w:pPr>
            <w:del w:id="430" w:author="Jim Kulp" w:date="2010-07-19T06:53:00Z">
              <w:r w:rsidRPr="00177380" w:rsidDel="00B6363A">
                <w:rPr>
                  <w:sz w:val="14"/>
                  <w:szCs w:val="14"/>
                </w:rPr>
                <w:delText>2006-12-20</w:delText>
              </w:r>
            </w:del>
          </w:p>
        </w:tc>
      </w:tr>
      <w:tr w:rsidR="00C00329" w:rsidRPr="00177380" w:rsidDel="00B6363A">
        <w:trPr>
          <w:trHeight w:val="101"/>
          <w:del w:id="431" w:author="Jim Kulp" w:date="2010-07-19T06:53:00Z"/>
          <w:trPrChange w:id="432" w:author="Jim Kulp" w:date="2010-06-12T12:34:00Z">
            <w:trPr>
              <w:trHeight w:val="101"/>
            </w:trPr>
          </w:trPrChange>
        </w:trPr>
        <w:tc>
          <w:tcPr>
            <w:tcW w:w="1015" w:type="dxa"/>
            <w:tcPrChange w:id="433" w:author="Jim Kulp" w:date="2010-06-12T12:34:00Z">
              <w:tcPr>
                <w:tcW w:w="1131" w:type="dxa"/>
                <w:gridSpan w:val="2"/>
              </w:tcPr>
            </w:tcPrChange>
          </w:tcPr>
          <w:p w:rsidR="00C00329" w:rsidRPr="00177380" w:rsidDel="00B6363A" w:rsidRDefault="00C00329" w:rsidP="00C00329">
            <w:pPr>
              <w:spacing w:before="0" w:after="0"/>
              <w:rPr>
                <w:del w:id="434" w:author="Jim Kulp" w:date="2010-07-19T06:53:00Z"/>
                <w:sz w:val="14"/>
                <w:szCs w:val="14"/>
              </w:rPr>
            </w:pPr>
            <w:del w:id="435" w:author="Jim Kulp" w:date="2010-07-19T06:53:00Z">
              <w:r w:rsidRPr="00177380" w:rsidDel="00B6363A">
                <w:rPr>
                  <w:sz w:val="14"/>
                  <w:szCs w:val="14"/>
                </w:rPr>
                <w:delText>0.28</w:delText>
              </w:r>
            </w:del>
          </w:p>
        </w:tc>
        <w:tc>
          <w:tcPr>
            <w:tcW w:w="5850" w:type="dxa"/>
            <w:tcPrChange w:id="436" w:author="Jim Kulp" w:date="2010-06-12T12:34:00Z">
              <w:tcPr>
                <w:tcW w:w="5261" w:type="dxa"/>
              </w:tcPr>
            </w:tcPrChange>
          </w:tcPr>
          <w:p w:rsidR="00C00329" w:rsidRPr="00177380" w:rsidDel="00B6363A" w:rsidRDefault="00C00329" w:rsidP="00C00329">
            <w:pPr>
              <w:spacing w:before="0" w:after="0"/>
              <w:rPr>
                <w:del w:id="437" w:author="Jim Kulp" w:date="2010-07-19T06:53:00Z"/>
                <w:sz w:val="14"/>
                <w:szCs w:val="14"/>
              </w:rPr>
            </w:pPr>
            <w:del w:id="438" w:author="Jim Kulp" w:date="2010-07-19T06:53:00Z">
              <w:r w:rsidRPr="00177380" w:rsidDel="00B6363A">
                <w:rPr>
                  <w:sz w:val="14"/>
                  <w:szCs w:val="14"/>
                </w:rPr>
                <w:delText>WMI opcode and message length fix, first checkin-candidate</w:delText>
              </w:r>
            </w:del>
          </w:p>
        </w:tc>
        <w:tc>
          <w:tcPr>
            <w:tcW w:w="782" w:type="dxa"/>
            <w:tcPrChange w:id="439" w:author="Jim Kulp" w:date="2010-06-12T12:34:00Z">
              <w:tcPr>
                <w:tcW w:w="1255" w:type="dxa"/>
                <w:gridSpan w:val="2"/>
              </w:tcPr>
            </w:tcPrChange>
          </w:tcPr>
          <w:p w:rsidR="00C00329" w:rsidRPr="00177380" w:rsidDel="00B6363A" w:rsidRDefault="00C00329" w:rsidP="00C00329">
            <w:pPr>
              <w:spacing w:before="0" w:after="0"/>
              <w:rPr>
                <w:del w:id="440" w:author="Jim Kulp" w:date="2010-07-19T06:53:00Z"/>
                <w:sz w:val="14"/>
                <w:szCs w:val="14"/>
              </w:rPr>
            </w:pPr>
            <w:del w:id="441" w:author="Jim Kulp" w:date="2010-07-19T06:53:00Z">
              <w:r w:rsidRPr="00177380" w:rsidDel="00B6363A">
                <w:rPr>
                  <w:sz w:val="14"/>
                  <w:szCs w:val="14"/>
                </w:rPr>
                <w:delText>ssiegel</w:delText>
              </w:r>
            </w:del>
          </w:p>
        </w:tc>
        <w:tc>
          <w:tcPr>
            <w:tcW w:w="1176" w:type="dxa"/>
            <w:tcPrChange w:id="442" w:author="Jim Kulp" w:date="2010-06-12T12:34:00Z">
              <w:tcPr>
                <w:tcW w:w="1176" w:type="dxa"/>
              </w:tcPr>
            </w:tcPrChange>
          </w:tcPr>
          <w:p w:rsidR="00C00329" w:rsidRPr="00177380" w:rsidDel="00B6363A" w:rsidRDefault="00C00329" w:rsidP="00C00329">
            <w:pPr>
              <w:spacing w:before="0" w:after="0"/>
              <w:rPr>
                <w:del w:id="443" w:author="Jim Kulp" w:date="2010-07-19T06:53:00Z"/>
                <w:sz w:val="14"/>
                <w:szCs w:val="14"/>
              </w:rPr>
            </w:pPr>
            <w:del w:id="444" w:author="Jim Kulp" w:date="2010-07-19T06:53:00Z">
              <w:r w:rsidRPr="00177380" w:rsidDel="00B6363A">
                <w:rPr>
                  <w:sz w:val="14"/>
                  <w:szCs w:val="14"/>
                </w:rPr>
                <w:delText>2006-12-21</w:delText>
              </w:r>
            </w:del>
          </w:p>
        </w:tc>
      </w:tr>
      <w:tr w:rsidR="00C00329" w:rsidRPr="00177380" w:rsidDel="00B6363A">
        <w:trPr>
          <w:trHeight w:val="101"/>
          <w:del w:id="445" w:author="Jim Kulp" w:date="2010-07-19T06:53:00Z"/>
          <w:trPrChange w:id="446" w:author="Jim Kulp" w:date="2010-06-12T12:34:00Z">
            <w:trPr>
              <w:trHeight w:val="101"/>
            </w:trPr>
          </w:trPrChange>
        </w:trPr>
        <w:tc>
          <w:tcPr>
            <w:tcW w:w="1015" w:type="dxa"/>
            <w:tcPrChange w:id="447" w:author="Jim Kulp" w:date="2010-06-12T12:34:00Z">
              <w:tcPr>
                <w:tcW w:w="1131" w:type="dxa"/>
                <w:gridSpan w:val="2"/>
              </w:tcPr>
            </w:tcPrChange>
          </w:tcPr>
          <w:p w:rsidR="00C00329" w:rsidRPr="00177380" w:rsidDel="00B6363A" w:rsidRDefault="00C00329" w:rsidP="00C00329">
            <w:pPr>
              <w:spacing w:before="0" w:after="0"/>
              <w:rPr>
                <w:del w:id="448" w:author="Jim Kulp" w:date="2010-07-19T06:53:00Z"/>
                <w:sz w:val="14"/>
                <w:szCs w:val="14"/>
              </w:rPr>
            </w:pPr>
            <w:del w:id="449" w:author="Jim Kulp" w:date="2010-07-19T06:53:00Z">
              <w:r w:rsidRPr="00177380" w:rsidDel="00B6363A">
                <w:rPr>
                  <w:sz w:val="14"/>
                  <w:szCs w:val="14"/>
                </w:rPr>
                <w:delText>0.29</w:delText>
              </w:r>
            </w:del>
          </w:p>
        </w:tc>
        <w:tc>
          <w:tcPr>
            <w:tcW w:w="5850" w:type="dxa"/>
            <w:tcPrChange w:id="450" w:author="Jim Kulp" w:date="2010-06-12T12:34:00Z">
              <w:tcPr>
                <w:tcW w:w="5261" w:type="dxa"/>
              </w:tcPr>
            </w:tcPrChange>
          </w:tcPr>
          <w:p w:rsidR="00C00329" w:rsidRPr="00177380" w:rsidDel="00B6363A" w:rsidRDefault="00C00329" w:rsidP="00C00329">
            <w:pPr>
              <w:spacing w:before="0" w:after="0"/>
              <w:rPr>
                <w:del w:id="451" w:author="Jim Kulp" w:date="2010-07-19T06:53:00Z"/>
                <w:sz w:val="14"/>
                <w:szCs w:val="14"/>
              </w:rPr>
            </w:pPr>
            <w:del w:id="452" w:author="Jim Kulp" w:date="2010-07-19T06:53:00Z">
              <w:r w:rsidRPr="00177380" w:rsidDel="00B6363A">
                <w:rPr>
                  <w:sz w:val="14"/>
                  <w:szCs w:val="14"/>
                </w:rPr>
                <w:delText>Incorporate Changes from first specification review</w:delText>
              </w:r>
            </w:del>
          </w:p>
        </w:tc>
        <w:tc>
          <w:tcPr>
            <w:tcW w:w="782" w:type="dxa"/>
            <w:tcPrChange w:id="453" w:author="Jim Kulp" w:date="2010-06-12T12:34:00Z">
              <w:tcPr>
                <w:tcW w:w="1255" w:type="dxa"/>
                <w:gridSpan w:val="2"/>
              </w:tcPr>
            </w:tcPrChange>
          </w:tcPr>
          <w:p w:rsidR="00C00329" w:rsidRPr="00177380" w:rsidDel="00B6363A" w:rsidRDefault="00C00329" w:rsidP="00C00329">
            <w:pPr>
              <w:spacing w:before="0" w:after="0"/>
              <w:rPr>
                <w:del w:id="454" w:author="Jim Kulp" w:date="2010-07-19T06:53:00Z"/>
                <w:sz w:val="14"/>
                <w:szCs w:val="14"/>
              </w:rPr>
            </w:pPr>
            <w:del w:id="455" w:author="Jim Kulp" w:date="2010-07-19T06:53:00Z">
              <w:r w:rsidRPr="00177380" w:rsidDel="00B6363A">
                <w:rPr>
                  <w:sz w:val="14"/>
                  <w:szCs w:val="14"/>
                </w:rPr>
                <w:delText>ssiegel</w:delText>
              </w:r>
            </w:del>
          </w:p>
        </w:tc>
        <w:tc>
          <w:tcPr>
            <w:tcW w:w="1176" w:type="dxa"/>
            <w:tcPrChange w:id="456" w:author="Jim Kulp" w:date="2010-06-12T12:34:00Z">
              <w:tcPr>
                <w:tcW w:w="1176" w:type="dxa"/>
              </w:tcPr>
            </w:tcPrChange>
          </w:tcPr>
          <w:p w:rsidR="00C00329" w:rsidRPr="00177380" w:rsidDel="00B6363A" w:rsidRDefault="00C00329" w:rsidP="00C00329">
            <w:pPr>
              <w:spacing w:before="0" w:after="0"/>
              <w:rPr>
                <w:del w:id="457" w:author="Jim Kulp" w:date="2010-07-19T06:53:00Z"/>
                <w:sz w:val="14"/>
                <w:szCs w:val="14"/>
              </w:rPr>
            </w:pPr>
            <w:del w:id="458" w:author="Jim Kulp" w:date="2010-07-19T06:53:00Z">
              <w:r w:rsidRPr="00177380" w:rsidDel="00B6363A">
                <w:rPr>
                  <w:sz w:val="14"/>
                  <w:szCs w:val="14"/>
                </w:rPr>
                <w:delText>2006-12-28</w:delText>
              </w:r>
            </w:del>
          </w:p>
        </w:tc>
      </w:tr>
      <w:tr w:rsidR="00C00329" w:rsidRPr="00177380" w:rsidDel="00B6363A">
        <w:trPr>
          <w:trHeight w:val="101"/>
          <w:del w:id="459" w:author="Jim Kulp" w:date="2010-07-19T06:53:00Z"/>
          <w:trPrChange w:id="460" w:author="Jim Kulp" w:date="2010-06-12T12:34:00Z">
            <w:trPr>
              <w:trHeight w:val="101"/>
            </w:trPr>
          </w:trPrChange>
        </w:trPr>
        <w:tc>
          <w:tcPr>
            <w:tcW w:w="1015" w:type="dxa"/>
            <w:tcPrChange w:id="461" w:author="Jim Kulp" w:date="2010-06-12T12:34:00Z">
              <w:tcPr>
                <w:tcW w:w="1131" w:type="dxa"/>
                <w:gridSpan w:val="2"/>
              </w:tcPr>
            </w:tcPrChange>
          </w:tcPr>
          <w:p w:rsidR="00C00329" w:rsidRPr="00177380" w:rsidDel="00B6363A" w:rsidRDefault="00C00329" w:rsidP="00C00329">
            <w:pPr>
              <w:spacing w:before="0" w:after="0"/>
              <w:rPr>
                <w:del w:id="462" w:author="Jim Kulp" w:date="2010-07-19T06:53:00Z"/>
                <w:sz w:val="14"/>
                <w:szCs w:val="14"/>
              </w:rPr>
            </w:pPr>
            <w:del w:id="463" w:author="Jim Kulp" w:date="2010-07-19T06:53:00Z">
              <w:r w:rsidRPr="00177380" w:rsidDel="00B6363A">
                <w:rPr>
                  <w:sz w:val="14"/>
                  <w:szCs w:val="14"/>
                </w:rPr>
                <w:delText>0.30</w:delText>
              </w:r>
            </w:del>
          </w:p>
        </w:tc>
        <w:tc>
          <w:tcPr>
            <w:tcW w:w="5850" w:type="dxa"/>
            <w:tcPrChange w:id="464" w:author="Jim Kulp" w:date="2010-06-12T12:34:00Z">
              <w:tcPr>
                <w:tcW w:w="5261" w:type="dxa"/>
              </w:tcPr>
            </w:tcPrChange>
          </w:tcPr>
          <w:p w:rsidR="00C00329" w:rsidRPr="00177380" w:rsidDel="00B6363A" w:rsidRDefault="00C00329" w:rsidP="00C00329">
            <w:pPr>
              <w:spacing w:before="0" w:after="0"/>
              <w:rPr>
                <w:del w:id="465" w:author="Jim Kulp" w:date="2010-07-19T06:53:00Z"/>
                <w:sz w:val="14"/>
                <w:szCs w:val="14"/>
              </w:rPr>
            </w:pPr>
            <w:del w:id="466" w:author="Jim Kulp" w:date="2010-07-19T06:53:00Z">
              <w:r w:rsidRPr="00177380" w:rsidDel="00B6363A">
                <w:rPr>
                  <w:sz w:val="14"/>
                  <w:szCs w:val="14"/>
                </w:rPr>
                <w:delText>Continued glossing</w:delText>
              </w:r>
            </w:del>
          </w:p>
        </w:tc>
        <w:tc>
          <w:tcPr>
            <w:tcW w:w="782" w:type="dxa"/>
            <w:tcPrChange w:id="467" w:author="Jim Kulp" w:date="2010-06-12T12:34:00Z">
              <w:tcPr>
                <w:tcW w:w="1255" w:type="dxa"/>
                <w:gridSpan w:val="2"/>
              </w:tcPr>
            </w:tcPrChange>
          </w:tcPr>
          <w:p w:rsidR="00C00329" w:rsidRPr="00177380" w:rsidDel="00B6363A" w:rsidRDefault="00C00329" w:rsidP="00C00329">
            <w:pPr>
              <w:spacing w:before="0" w:after="0"/>
              <w:rPr>
                <w:del w:id="468" w:author="Jim Kulp" w:date="2010-07-19T06:53:00Z"/>
                <w:sz w:val="14"/>
                <w:szCs w:val="14"/>
              </w:rPr>
            </w:pPr>
            <w:del w:id="469" w:author="Jim Kulp" w:date="2010-07-19T06:53:00Z">
              <w:r w:rsidRPr="00177380" w:rsidDel="00B6363A">
                <w:rPr>
                  <w:sz w:val="14"/>
                  <w:szCs w:val="14"/>
                </w:rPr>
                <w:delText>ssiegel</w:delText>
              </w:r>
            </w:del>
          </w:p>
        </w:tc>
        <w:tc>
          <w:tcPr>
            <w:tcW w:w="1176" w:type="dxa"/>
            <w:tcPrChange w:id="470" w:author="Jim Kulp" w:date="2010-06-12T12:34:00Z">
              <w:tcPr>
                <w:tcW w:w="1176" w:type="dxa"/>
              </w:tcPr>
            </w:tcPrChange>
          </w:tcPr>
          <w:p w:rsidR="00C00329" w:rsidRPr="00177380" w:rsidDel="00B6363A" w:rsidRDefault="00C00329" w:rsidP="00C00329">
            <w:pPr>
              <w:spacing w:before="0" w:after="0"/>
              <w:rPr>
                <w:del w:id="471" w:author="Jim Kulp" w:date="2010-07-19T06:53:00Z"/>
                <w:sz w:val="14"/>
                <w:szCs w:val="14"/>
              </w:rPr>
            </w:pPr>
            <w:del w:id="472" w:author="Jim Kulp" w:date="2010-07-19T06:53:00Z">
              <w:r w:rsidRPr="00177380" w:rsidDel="00B6363A">
                <w:rPr>
                  <w:sz w:val="14"/>
                  <w:szCs w:val="14"/>
                </w:rPr>
                <w:delText>2006-12-29</w:delText>
              </w:r>
            </w:del>
          </w:p>
        </w:tc>
      </w:tr>
      <w:tr w:rsidR="00C00329" w:rsidRPr="00177380" w:rsidDel="00B6363A">
        <w:trPr>
          <w:trHeight w:val="101"/>
          <w:del w:id="473" w:author="Jim Kulp" w:date="2010-07-19T06:53:00Z"/>
          <w:trPrChange w:id="474" w:author="Jim Kulp" w:date="2010-06-12T12:34:00Z">
            <w:trPr>
              <w:trHeight w:val="101"/>
            </w:trPr>
          </w:trPrChange>
        </w:trPr>
        <w:tc>
          <w:tcPr>
            <w:tcW w:w="1015" w:type="dxa"/>
            <w:tcPrChange w:id="475" w:author="Jim Kulp" w:date="2010-06-12T12:34:00Z">
              <w:tcPr>
                <w:tcW w:w="1131" w:type="dxa"/>
                <w:gridSpan w:val="2"/>
              </w:tcPr>
            </w:tcPrChange>
          </w:tcPr>
          <w:p w:rsidR="00C00329" w:rsidRPr="00177380" w:rsidDel="00B6363A" w:rsidRDefault="00C00329" w:rsidP="00C00329">
            <w:pPr>
              <w:spacing w:before="0" w:after="0"/>
              <w:rPr>
                <w:del w:id="476" w:author="Jim Kulp" w:date="2010-07-19T06:53:00Z"/>
                <w:sz w:val="14"/>
                <w:szCs w:val="14"/>
              </w:rPr>
            </w:pPr>
            <w:del w:id="477" w:author="Jim Kulp" w:date="2010-07-19T06:53:00Z">
              <w:r w:rsidRPr="00177380" w:rsidDel="00B6363A">
                <w:rPr>
                  <w:sz w:val="14"/>
                  <w:szCs w:val="14"/>
                </w:rPr>
                <w:delText>0.31</w:delText>
              </w:r>
            </w:del>
          </w:p>
        </w:tc>
        <w:tc>
          <w:tcPr>
            <w:tcW w:w="5850" w:type="dxa"/>
            <w:tcPrChange w:id="478" w:author="Jim Kulp" w:date="2010-06-12T12:34:00Z">
              <w:tcPr>
                <w:tcW w:w="5261" w:type="dxa"/>
              </w:tcPr>
            </w:tcPrChange>
          </w:tcPr>
          <w:p w:rsidR="00C00329" w:rsidRPr="00177380" w:rsidDel="00B6363A" w:rsidRDefault="00C00329" w:rsidP="00C00329">
            <w:pPr>
              <w:spacing w:before="0" w:after="0"/>
              <w:rPr>
                <w:del w:id="479" w:author="Jim Kulp" w:date="2010-07-19T06:53:00Z"/>
                <w:sz w:val="14"/>
                <w:szCs w:val="14"/>
              </w:rPr>
            </w:pPr>
            <w:del w:id="480" w:author="Jim Kulp" w:date="2010-07-19T06:53:00Z">
              <w:r w:rsidRPr="00177380" w:rsidDel="00B6363A">
                <w:rPr>
                  <w:sz w:val="14"/>
                  <w:szCs w:val="14"/>
                </w:rPr>
                <w:delText>Remove imprecise SR-MD from WMemI</w:delText>
              </w:r>
            </w:del>
          </w:p>
        </w:tc>
        <w:tc>
          <w:tcPr>
            <w:tcW w:w="782" w:type="dxa"/>
            <w:tcPrChange w:id="481" w:author="Jim Kulp" w:date="2010-06-12T12:34:00Z">
              <w:tcPr>
                <w:tcW w:w="1255" w:type="dxa"/>
                <w:gridSpan w:val="2"/>
              </w:tcPr>
            </w:tcPrChange>
          </w:tcPr>
          <w:p w:rsidR="00C00329" w:rsidRPr="00177380" w:rsidDel="00B6363A" w:rsidRDefault="00C00329" w:rsidP="00C00329">
            <w:pPr>
              <w:spacing w:before="0" w:after="0"/>
              <w:rPr>
                <w:del w:id="482" w:author="Jim Kulp" w:date="2010-07-19T06:53:00Z"/>
                <w:sz w:val="14"/>
                <w:szCs w:val="14"/>
              </w:rPr>
            </w:pPr>
            <w:del w:id="483" w:author="Jim Kulp" w:date="2010-07-19T06:53:00Z">
              <w:r w:rsidRPr="00177380" w:rsidDel="00B6363A">
                <w:rPr>
                  <w:sz w:val="14"/>
                  <w:szCs w:val="14"/>
                </w:rPr>
                <w:delText>ssiegel</w:delText>
              </w:r>
            </w:del>
          </w:p>
        </w:tc>
        <w:tc>
          <w:tcPr>
            <w:tcW w:w="1176" w:type="dxa"/>
            <w:tcPrChange w:id="484" w:author="Jim Kulp" w:date="2010-06-12T12:34:00Z">
              <w:tcPr>
                <w:tcW w:w="1176" w:type="dxa"/>
              </w:tcPr>
            </w:tcPrChange>
          </w:tcPr>
          <w:p w:rsidR="00C00329" w:rsidRPr="00177380" w:rsidDel="00B6363A" w:rsidRDefault="00C00329" w:rsidP="00C00329">
            <w:pPr>
              <w:spacing w:before="0" w:after="0"/>
              <w:rPr>
                <w:del w:id="485" w:author="Jim Kulp" w:date="2010-07-19T06:53:00Z"/>
                <w:sz w:val="14"/>
                <w:szCs w:val="14"/>
              </w:rPr>
            </w:pPr>
            <w:del w:id="486" w:author="Jim Kulp" w:date="2010-07-19T06:53:00Z">
              <w:r w:rsidRPr="00177380" w:rsidDel="00B6363A">
                <w:rPr>
                  <w:sz w:val="14"/>
                  <w:szCs w:val="14"/>
                </w:rPr>
                <w:delText>2007-01-10</w:delText>
              </w:r>
            </w:del>
          </w:p>
        </w:tc>
      </w:tr>
      <w:tr w:rsidR="00C00329" w:rsidRPr="00177380" w:rsidDel="00B6363A">
        <w:trPr>
          <w:trHeight w:val="101"/>
          <w:del w:id="487" w:author="Jim Kulp" w:date="2010-07-19T06:53:00Z"/>
          <w:trPrChange w:id="488" w:author="Jim Kulp" w:date="2010-06-12T12:34:00Z">
            <w:trPr>
              <w:trHeight w:val="101"/>
            </w:trPr>
          </w:trPrChange>
        </w:trPr>
        <w:tc>
          <w:tcPr>
            <w:tcW w:w="1015" w:type="dxa"/>
            <w:tcPrChange w:id="489" w:author="Jim Kulp" w:date="2010-06-12T12:34:00Z">
              <w:tcPr>
                <w:tcW w:w="1131" w:type="dxa"/>
                <w:gridSpan w:val="2"/>
              </w:tcPr>
            </w:tcPrChange>
          </w:tcPr>
          <w:p w:rsidR="00C00329" w:rsidRPr="00177380" w:rsidDel="00B6363A" w:rsidRDefault="00C00329" w:rsidP="00C00329">
            <w:pPr>
              <w:spacing w:before="0" w:after="0"/>
              <w:rPr>
                <w:del w:id="490" w:author="Jim Kulp" w:date="2010-07-19T06:53:00Z"/>
                <w:sz w:val="14"/>
                <w:szCs w:val="14"/>
              </w:rPr>
            </w:pPr>
            <w:del w:id="491" w:author="Jim Kulp" w:date="2010-07-19T06:53:00Z">
              <w:r w:rsidRPr="00177380" w:rsidDel="00B6363A">
                <w:rPr>
                  <w:sz w:val="14"/>
                  <w:szCs w:val="14"/>
                </w:rPr>
                <w:delText>0.32</w:delText>
              </w:r>
            </w:del>
          </w:p>
        </w:tc>
        <w:tc>
          <w:tcPr>
            <w:tcW w:w="5850" w:type="dxa"/>
            <w:tcPrChange w:id="492" w:author="Jim Kulp" w:date="2010-06-12T12:34:00Z">
              <w:tcPr>
                <w:tcW w:w="5261" w:type="dxa"/>
              </w:tcPr>
            </w:tcPrChange>
          </w:tcPr>
          <w:p w:rsidR="00C00329" w:rsidRPr="00177380" w:rsidDel="00B6363A" w:rsidRDefault="00C00329" w:rsidP="00C00329">
            <w:pPr>
              <w:spacing w:before="0" w:after="0"/>
              <w:rPr>
                <w:del w:id="493" w:author="Jim Kulp" w:date="2010-07-19T06:53:00Z"/>
                <w:sz w:val="14"/>
                <w:szCs w:val="14"/>
              </w:rPr>
            </w:pPr>
            <w:del w:id="494" w:author="Jim Kulp" w:date="2010-07-19T06:53:00Z">
              <w:r w:rsidRPr="00177380" w:rsidDel="00B6363A">
                <w:rPr>
                  <w:sz w:val="14"/>
                  <w:szCs w:val="14"/>
                </w:rPr>
                <w:delText>Incorporate feedback from formal design review, part one</w:delText>
              </w:r>
            </w:del>
          </w:p>
        </w:tc>
        <w:tc>
          <w:tcPr>
            <w:tcW w:w="782" w:type="dxa"/>
            <w:tcPrChange w:id="495" w:author="Jim Kulp" w:date="2010-06-12T12:34:00Z">
              <w:tcPr>
                <w:tcW w:w="1255" w:type="dxa"/>
                <w:gridSpan w:val="2"/>
              </w:tcPr>
            </w:tcPrChange>
          </w:tcPr>
          <w:p w:rsidR="00C00329" w:rsidRPr="00177380" w:rsidDel="00B6363A" w:rsidRDefault="00C00329" w:rsidP="00C00329">
            <w:pPr>
              <w:spacing w:before="0" w:after="0"/>
              <w:rPr>
                <w:del w:id="496" w:author="Jim Kulp" w:date="2010-07-19T06:53:00Z"/>
                <w:sz w:val="14"/>
                <w:szCs w:val="14"/>
              </w:rPr>
            </w:pPr>
            <w:del w:id="497" w:author="Jim Kulp" w:date="2010-07-19T06:53:00Z">
              <w:r w:rsidRPr="00177380" w:rsidDel="00B6363A">
                <w:rPr>
                  <w:sz w:val="14"/>
                  <w:szCs w:val="14"/>
                </w:rPr>
                <w:delText>ssiegel</w:delText>
              </w:r>
            </w:del>
          </w:p>
        </w:tc>
        <w:tc>
          <w:tcPr>
            <w:tcW w:w="1176" w:type="dxa"/>
            <w:tcPrChange w:id="498" w:author="Jim Kulp" w:date="2010-06-12T12:34:00Z">
              <w:tcPr>
                <w:tcW w:w="1176" w:type="dxa"/>
              </w:tcPr>
            </w:tcPrChange>
          </w:tcPr>
          <w:p w:rsidR="00C00329" w:rsidRPr="00177380" w:rsidDel="00B6363A" w:rsidRDefault="00C00329" w:rsidP="00C00329">
            <w:pPr>
              <w:spacing w:before="0" w:after="0"/>
              <w:rPr>
                <w:del w:id="499" w:author="Jim Kulp" w:date="2010-07-19T06:53:00Z"/>
                <w:sz w:val="14"/>
                <w:szCs w:val="14"/>
              </w:rPr>
            </w:pPr>
            <w:del w:id="500" w:author="Jim Kulp" w:date="2010-07-19T06:53:00Z">
              <w:r w:rsidRPr="00177380" w:rsidDel="00B6363A">
                <w:rPr>
                  <w:sz w:val="14"/>
                  <w:szCs w:val="14"/>
                </w:rPr>
                <w:delText>2007-02-13</w:delText>
              </w:r>
            </w:del>
          </w:p>
        </w:tc>
      </w:tr>
      <w:tr w:rsidR="00C00329" w:rsidRPr="00177380" w:rsidDel="00B6363A">
        <w:trPr>
          <w:trHeight w:val="101"/>
          <w:del w:id="501" w:author="Jim Kulp" w:date="2010-07-19T06:53:00Z"/>
          <w:trPrChange w:id="502" w:author="Jim Kulp" w:date="2010-06-12T12:34:00Z">
            <w:trPr>
              <w:trHeight w:val="101"/>
            </w:trPr>
          </w:trPrChange>
        </w:trPr>
        <w:tc>
          <w:tcPr>
            <w:tcW w:w="1015" w:type="dxa"/>
            <w:tcPrChange w:id="503" w:author="Jim Kulp" w:date="2010-06-12T12:34:00Z">
              <w:tcPr>
                <w:tcW w:w="1131" w:type="dxa"/>
                <w:gridSpan w:val="2"/>
              </w:tcPr>
            </w:tcPrChange>
          </w:tcPr>
          <w:p w:rsidR="00C00329" w:rsidRPr="00177380" w:rsidDel="00B6363A" w:rsidRDefault="00C00329" w:rsidP="00C00329">
            <w:pPr>
              <w:spacing w:before="0" w:after="0"/>
              <w:rPr>
                <w:del w:id="504" w:author="Jim Kulp" w:date="2010-07-19T06:53:00Z"/>
                <w:sz w:val="14"/>
                <w:szCs w:val="14"/>
              </w:rPr>
            </w:pPr>
            <w:del w:id="505" w:author="Jim Kulp" w:date="2010-07-19T06:53:00Z">
              <w:r w:rsidRPr="00177380" w:rsidDel="00B6363A">
                <w:rPr>
                  <w:sz w:val="14"/>
                  <w:szCs w:val="14"/>
                </w:rPr>
                <w:delText>0.33</w:delText>
              </w:r>
            </w:del>
          </w:p>
        </w:tc>
        <w:tc>
          <w:tcPr>
            <w:tcW w:w="5850" w:type="dxa"/>
            <w:tcPrChange w:id="506" w:author="Jim Kulp" w:date="2010-06-12T12:34:00Z">
              <w:tcPr>
                <w:tcW w:w="5261" w:type="dxa"/>
              </w:tcPr>
            </w:tcPrChange>
          </w:tcPr>
          <w:p w:rsidR="00C00329" w:rsidRPr="00177380" w:rsidDel="00B6363A" w:rsidRDefault="00C00329" w:rsidP="00C00329">
            <w:pPr>
              <w:spacing w:before="0" w:after="0"/>
              <w:rPr>
                <w:del w:id="507" w:author="Jim Kulp" w:date="2010-07-19T06:53:00Z"/>
                <w:sz w:val="14"/>
                <w:szCs w:val="14"/>
              </w:rPr>
            </w:pPr>
            <w:del w:id="508" w:author="Jim Kulp" w:date="2010-07-19T06:53:00Z">
              <w:r w:rsidRPr="00177380" w:rsidDel="00B6363A">
                <w:rPr>
                  <w:sz w:val="14"/>
                  <w:szCs w:val="14"/>
                </w:rPr>
                <w:delText>Incorporate feedback from formal design review, part two</w:delText>
              </w:r>
            </w:del>
          </w:p>
        </w:tc>
        <w:tc>
          <w:tcPr>
            <w:tcW w:w="782" w:type="dxa"/>
            <w:tcPrChange w:id="509" w:author="Jim Kulp" w:date="2010-06-12T12:34:00Z">
              <w:tcPr>
                <w:tcW w:w="1255" w:type="dxa"/>
                <w:gridSpan w:val="2"/>
              </w:tcPr>
            </w:tcPrChange>
          </w:tcPr>
          <w:p w:rsidR="00C00329" w:rsidRPr="00177380" w:rsidDel="00B6363A" w:rsidRDefault="00C00329" w:rsidP="00C00329">
            <w:pPr>
              <w:spacing w:before="0" w:after="0"/>
              <w:rPr>
                <w:del w:id="510" w:author="Jim Kulp" w:date="2010-07-19T06:53:00Z"/>
                <w:sz w:val="14"/>
                <w:szCs w:val="14"/>
              </w:rPr>
            </w:pPr>
            <w:del w:id="511" w:author="Jim Kulp" w:date="2010-07-19T06:53:00Z">
              <w:r w:rsidRPr="00177380" w:rsidDel="00B6363A">
                <w:rPr>
                  <w:sz w:val="14"/>
                  <w:szCs w:val="14"/>
                </w:rPr>
                <w:delText>ssiegel</w:delText>
              </w:r>
            </w:del>
          </w:p>
        </w:tc>
        <w:tc>
          <w:tcPr>
            <w:tcW w:w="1176" w:type="dxa"/>
            <w:tcPrChange w:id="512" w:author="Jim Kulp" w:date="2010-06-12T12:34:00Z">
              <w:tcPr>
                <w:tcW w:w="1176" w:type="dxa"/>
              </w:tcPr>
            </w:tcPrChange>
          </w:tcPr>
          <w:p w:rsidR="00C00329" w:rsidRPr="00177380" w:rsidDel="00B6363A" w:rsidRDefault="00C00329" w:rsidP="00C00329">
            <w:pPr>
              <w:spacing w:before="0" w:after="0"/>
              <w:rPr>
                <w:del w:id="513" w:author="Jim Kulp" w:date="2010-07-19T06:53:00Z"/>
                <w:sz w:val="14"/>
                <w:szCs w:val="14"/>
              </w:rPr>
            </w:pPr>
            <w:del w:id="514" w:author="Jim Kulp" w:date="2010-07-19T06:53:00Z">
              <w:r w:rsidRPr="00177380" w:rsidDel="00B6363A">
                <w:rPr>
                  <w:sz w:val="14"/>
                  <w:szCs w:val="14"/>
                </w:rPr>
                <w:delText>2007-03-02</w:delText>
              </w:r>
            </w:del>
          </w:p>
        </w:tc>
      </w:tr>
      <w:tr w:rsidR="00C00329" w:rsidRPr="00177380" w:rsidDel="00B6363A">
        <w:trPr>
          <w:trHeight w:val="101"/>
          <w:del w:id="515" w:author="Jim Kulp" w:date="2010-07-19T06:53:00Z"/>
          <w:trPrChange w:id="516" w:author="Jim Kulp" w:date="2010-06-12T12:34:00Z">
            <w:trPr>
              <w:trHeight w:val="101"/>
            </w:trPr>
          </w:trPrChange>
        </w:trPr>
        <w:tc>
          <w:tcPr>
            <w:tcW w:w="1015" w:type="dxa"/>
            <w:tcPrChange w:id="517" w:author="Jim Kulp" w:date="2010-06-12T12:34:00Z">
              <w:tcPr>
                <w:tcW w:w="1131" w:type="dxa"/>
                <w:gridSpan w:val="2"/>
              </w:tcPr>
            </w:tcPrChange>
          </w:tcPr>
          <w:p w:rsidR="00C00329" w:rsidRPr="00177380" w:rsidDel="00B6363A" w:rsidRDefault="00C00329" w:rsidP="00C00329">
            <w:pPr>
              <w:spacing w:before="0" w:after="0"/>
              <w:rPr>
                <w:del w:id="518" w:author="Jim Kulp" w:date="2010-07-19T06:53:00Z"/>
                <w:sz w:val="14"/>
                <w:szCs w:val="14"/>
              </w:rPr>
            </w:pPr>
            <w:del w:id="519" w:author="Jim Kulp" w:date="2010-07-19T06:53:00Z">
              <w:r w:rsidRPr="00177380" w:rsidDel="00B6363A">
                <w:rPr>
                  <w:sz w:val="14"/>
                  <w:szCs w:val="14"/>
                </w:rPr>
                <w:delText>0.34</w:delText>
              </w:r>
            </w:del>
          </w:p>
        </w:tc>
        <w:tc>
          <w:tcPr>
            <w:tcW w:w="5850" w:type="dxa"/>
            <w:tcPrChange w:id="520" w:author="Jim Kulp" w:date="2010-06-12T12:34:00Z">
              <w:tcPr>
                <w:tcW w:w="5261" w:type="dxa"/>
              </w:tcPr>
            </w:tcPrChange>
          </w:tcPr>
          <w:p w:rsidR="00C00329" w:rsidRPr="00177380" w:rsidDel="00B6363A" w:rsidRDefault="00C00329" w:rsidP="00C00329">
            <w:pPr>
              <w:spacing w:before="0" w:after="0"/>
              <w:rPr>
                <w:del w:id="521" w:author="Jim Kulp" w:date="2010-07-19T06:53:00Z"/>
                <w:sz w:val="14"/>
                <w:szCs w:val="14"/>
              </w:rPr>
            </w:pPr>
            <w:del w:id="522" w:author="Jim Kulp" w:date="2010-07-19T06:53:00Z">
              <w:r w:rsidRPr="00177380" w:rsidDel="00B6363A">
                <w:rPr>
                  <w:sz w:val="14"/>
                  <w:szCs w:val="14"/>
                </w:rPr>
                <w:delText>Refine explanation of Message and Burst lengths</w:delText>
              </w:r>
            </w:del>
          </w:p>
        </w:tc>
        <w:tc>
          <w:tcPr>
            <w:tcW w:w="782" w:type="dxa"/>
            <w:tcPrChange w:id="523" w:author="Jim Kulp" w:date="2010-06-12T12:34:00Z">
              <w:tcPr>
                <w:tcW w:w="1255" w:type="dxa"/>
                <w:gridSpan w:val="2"/>
              </w:tcPr>
            </w:tcPrChange>
          </w:tcPr>
          <w:p w:rsidR="00C00329" w:rsidRPr="00177380" w:rsidDel="00B6363A" w:rsidRDefault="00C00329" w:rsidP="00C00329">
            <w:pPr>
              <w:spacing w:before="0" w:after="0"/>
              <w:rPr>
                <w:del w:id="524" w:author="Jim Kulp" w:date="2010-07-19T06:53:00Z"/>
                <w:sz w:val="14"/>
                <w:szCs w:val="14"/>
              </w:rPr>
            </w:pPr>
            <w:del w:id="525" w:author="Jim Kulp" w:date="2010-07-19T06:53:00Z">
              <w:r w:rsidRPr="00177380" w:rsidDel="00B6363A">
                <w:rPr>
                  <w:sz w:val="14"/>
                  <w:szCs w:val="14"/>
                </w:rPr>
                <w:delText>ssiegel</w:delText>
              </w:r>
            </w:del>
          </w:p>
        </w:tc>
        <w:tc>
          <w:tcPr>
            <w:tcW w:w="1176" w:type="dxa"/>
            <w:tcPrChange w:id="526" w:author="Jim Kulp" w:date="2010-06-12T12:34:00Z">
              <w:tcPr>
                <w:tcW w:w="1176" w:type="dxa"/>
              </w:tcPr>
            </w:tcPrChange>
          </w:tcPr>
          <w:p w:rsidR="00C00329" w:rsidRPr="00177380" w:rsidDel="00B6363A" w:rsidRDefault="00C00329" w:rsidP="00C00329">
            <w:pPr>
              <w:spacing w:before="0" w:after="0"/>
              <w:rPr>
                <w:del w:id="527" w:author="Jim Kulp" w:date="2010-07-19T06:53:00Z"/>
                <w:sz w:val="14"/>
                <w:szCs w:val="14"/>
              </w:rPr>
            </w:pPr>
            <w:del w:id="528" w:author="Jim Kulp" w:date="2010-07-19T06:53:00Z">
              <w:r w:rsidRPr="00177380" w:rsidDel="00B6363A">
                <w:rPr>
                  <w:sz w:val="14"/>
                  <w:szCs w:val="14"/>
                </w:rPr>
                <w:delText>2007-03-07</w:delText>
              </w:r>
            </w:del>
          </w:p>
        </w:tc>
      </w:tr>
      <w:tr w:rsidR="00C00329" w:rsidRPr="00177380" w:rsidDel="00B6363A">
        <w:trPr>
          <w:trHeight w:val="101"/>
          <w:del w:id="529" w:author="Jim Kulp" w:date="2010-07-19T06:53:00Z"/>
          <w:trPrChange w:id="530" w:author="Jim Kulp" w:date="2010-06-12T12:34:00Z">
            <w:trPr>
              <w:trHeight w:val="101"/>
            </w:trPr>
          </w:trPrChange>
        </w:trPr>
        <w:tc>
          <w:tcPr>
            <w:tcW w:w="1015" w:type="dxa"/>
            <w:tcPrChange w:id="531" w:author="Jim Kulp" w:date="2010-06-12T12:34:00Z">
              <w:tcPr>
                <w:tcW w:w="1131" w:type="dxa"/>
                <w:gridSpan w:val="2"/>
              </w:tcPr>
            </w:tcPrChange>
          </w:tcPr>
          <w:p w:rsidR="00C00329" w:rsidRPr="00177380" w:rsidDel="00B6363A" w:rsidRDefault="00C00329" w:rsidP="00C00329">
            <w:pPr>
              <w:spacing w:before="0" w:after="0"/>
              <w:rPr>
                <w:del w:id="532" w:author="Jim Kulp" w:date="2010-07-19T06:53:00Z"/>
                <w:sz w:val="14"/>
                <w:szCs w:val="14"/>
              </w:rPr>
            </w:pPr>
            <w:del w:id="533" w:author="Jim Kulp" w:date="2010-07-19T06:53:00Z">
              <w:r w:rsidRPr="00177380" w:rsidDel="00B6363A">
                <w:rPr>
                  <w:sz w:val="14"/>
                  <w:szCs w:val="14"/>
                </w:rPr>
                <w:delText>0.35</w:delText>
              </w:r>
            </w:del>
          </w:p>
        </w:tc>
        <w:tc>
          <w:tcPr>
            <w:tcW w:w="5850" w:type="dxa"/>
            <w:tcPrChange w:id="534" w:author="Jim Kulp" w:date="2010-06-12T12:34:00Z">
              <w:tcPr>
                <w:tcW w:w="5261" w:type="dxa"/>
              </w:tcPr>
            </w:tcPrChange>
          </w:tcPr>
          <w:p w:rsidR="00C00329" w:rsidRPr="00177380" w:rsidDel="00B6363A" w:rsidRDefault="00C00329" w:rsidP="00C00329">
            <w:pPr>
              <w:spacing w:before="0" w:after="0"/>
              <w:rPr>
                <w:del w:id="535" w:author="Jim Kulp" w:date="2010-07-19T06:53:00Z"/>
                <w:sz w:val="14"/>
                <w:szCs w:val="14"/>
              </w:rPr>
            </w:pPr>
            <w:del w:id="536" w:author="Jim Kulp" w:date="2010-07-19T06:53:00Z">
              <w:r w:rsidRPr="00177380" w:rsidDel="00B6363A">
                <w:rPr>
                  <w:sz w:val="14"/>
                  <w:szCs w:val="14"/>
                </w:rPr>
                <w:delText>Minor changes in advance of glossing review</w:delText>
              </w:r>
            </w:del>
          </w:p>
        </w:tc>
        <w:tc>
          <w:tcPr>
            <w:tcW w:w="782" w:type="dxa"/>
            <w:tcPrChange w:id="537" w:author="Jim Kulp" w:date="2010-06-12T12:34:00Z">
              <w:tcPr>
                <w:tcW w:w="1255" w:type="dxa"/>
                <w:gridSpan w:val="2"/>
              </w:tcPr>
            </w:tcPrChange>
          </w:tcPr>
          <w:p w:rsidR="00C00329" w:rsidRPr="00177380" w:rsidDel="00B6363A" w:rsidRDefault="00C00329" w:rsidP="00C00329">
            <w:pPr>
              <w:spacing w:before="0" w:after="0"/>
              <w:rPr>
                <w:del w:id="538" w:author="Jim Kulp" w:date="2010-07-19T06:53:00Z"/>
                <w:sz w:val="14"/>
                <w:szCs w:val="14"/>
              </w:rPr>
            </w:pPr>
            <w:del w:id="539" w:author="Jim Kulp" w:date="2010-07-19T06:53:00Z">
              <w:r w:rsidRPr="00177380" w:rsidDel="00B6363A">
                <w:rPr>
                  <w:sz w:val="14"/>
                  <w:szCs w:val="14"/>
                </w:rPr>
                <w:delText>ssiegel</w:delText>
              </w:r>
            </w:del>
          </w:p>
        </w:tc>
        <w:tc>
          <w:tcPr>
            <w:tcW w:w="1176" w:type="dxa"/>
            <w:tcPrChange w:id="540" w:author="Jim Kulp" w:date="2010-06-12T12:34:00Z">
              <w:tcPr>
                <w:tcW w:w="1176" w:type="dxa"/>
              </w:tcPr>
            </w:tcPrChange>
          </w:tcPr>
          <w:p w:rsidR="00C00329" w:rsidRPr="00177380" w:rsidDel="00B6363A" w:rsidRDefault="00C00329" w:rsidP="00C00329">
            <w:pPr>
              <w:spacing w:before="0" w:after="0"/>
              <w:rPr>
                <w:del w:id="541" w:author="Jim Kulp" w:date="2010-07-19T06:53:00Z"/>
                <w:sz w:val="14"/>
                <w:szCs w:val="14"/>
              </w:rPr>
            </w:pPr>
            <w:del w:id="542" w:author="Jim Kulp" w:date="2010-07-19T06:53:00Z">
              <w:r w:rsidRPr="00177380" w:rsidDel="00B6363A">
                <w:rPr>
                  <w:sz w:val="14"/>
                  <w:szCs w:val="14"/>
                </w:rPr>
                <w:delText>2007-03-09</w:delText>
              </w:r>
            </w:del>
          </w:p>
        </w:tc>
      </w:tr>
      <w:tr w:rsidR="00C00329" w:rsidRPr="00177380" w:rsidDel="00B6363A">
        <w:trPr>
          <w:trHeight w:val="101"/>
          <w:del w:id="543" w:author="Jim Kulp" w:date="2010-07-19T06:53:00Z"/>
          <w:trPrChange w:id="544" w:author="Jim Kulp" w:date="2010-06-12T12:34:00Z">
            <w:trPr>
              <w:trHeight w:val="101"/>
            </w:trPr>
          </w:trPrChange>
        </w:trPr>
        <w:tc>
          <w:tcPr>
            <w:tcW w:w="1015" w:type="dxa"/>
            <w:tcPrChange w:id="545" w:author="Jim Kulp" w:date="2010-06-12T12:34:00Z">
              <w:tcPr>
                <w:tcW w:w="1131" w:type="dxa"/>
                <w:gridSpan w:val="2"/>
              </w:tcPr>
            </w:tcPrChange>
          </w:tcPr>
          <w:p w:rsidR="00C00329" w:rsidRPr="00177380" w:rsidDel="00B6363A" w:rsidRDefault="00C00329" w:rsidP="00C00329">
            <w:pPr>
              <w:spacing w:before="0" w:after="0"/>
              <w:rPr>
                <w:del w:id="546" w:author="Jim Kulp" w:date="2010-07-19T06:53:00Z"/>
                <w:sz w:val="14"/>
                <w:szCs w:val="14"/>
              </w:rPr>
            </w:pPr>
            <w:del w:id="547" w:author="Jim Kulp" w:date="2010-07-19T06:53:00Z">
              <w:r w:rsidRPr="00177380" w:rsidDel="00B6363A">
                <w:rPr>
                  <w:sz w:val="14"/>
                  <w:szCs w:val="14"/>
                </w:rPr>
                <w:delText>0.36</w:delText>
              </w:r>
            </w:del>
          </w:p>
        </w:tc>
        <w:tc>
          <w:tcPr>
            <w:tcW w:w="5850" w:type="dxa"/>
            <w:tcPrChange w:id="548" w:author="Jim Kulp" w:date="2010-06-12T12:34:00Z">
              <w:tcPr>
                <w:tcW w:w="5261" w:type="dxa"/>
              </w:tcPr>
            </w:tcPrChange>
          </w:tcPr>
          <w:p w:rsidR="00C00329" w:rsidRPr="00177380" w:rsidDel="00B6363A" w:rsidRDefault="00C00329" w:rsidP="00C00329">
            <w:pPr>
              <w:spacing w:before="0" w:after="0"/>
              <w:rPr>
                <w:del w:id="549" w:author="Jim Kulp" w:date="2010-07-19T06:53:00Z"/>
                <w:sz w:val="14"/>
                <w:szCs w:val="14"/>
              </w:rPr>
            </w:pPr>
            <w:del w:id="550" w:author="Jim Kulp" w:date="2010-07-19T06:53:00Z">
              <w:r w:rsidRPr="00177380" w:rsidDel="00B6363A">
                <w:rPr>
                  <w:sz w:val="14"/>
                  <w:szCs w:val="14"/>
                </w:rPr>
                <w:delText>Rename to “Worker Interface Profiles”</w:delText>
              </w:r>
            </w:del>
          </w:p>
        </w:tc>
        <w:tc>
          <w:tcPr>
            <w:tcW w:w="782" w:type="dxa"/>
            <w:tcPrChange w:id="551" w:author="Jim Kulp" w:date="2010-06-12T12:34:00Z">
              <w:tcPr>
                <w:tcW w:w="1255" w:type="dxa"/>
                <w:gridSpan w:val="2"/>
              </w:tcPr>
            </w:tcPrChange>
          </w:tcPr>
          <w:p w:rsidR="00C00329" w:rsidRPr="00177380" w:rsidDel="00B6363A" w:rsidRDefault="00C00329" w:rsidP="00C00329">
            <w:pPr>
              <w:spacing w:before="0" w:after="0"/>
              <w:rPr>
                <w:del w:id="552" w:author="Jim Kulp" w:date="2010-07-19T06:53:00Z"/>
                <w:sz w:val="14"/>
                <w:szCs w:val="14"/>
              </w:rPr>
            </w:pPr>
            <w:del w:id="553" w:author="Jim Kulp" w:date="2010-07-19T06:53:00Z">
              <w:r w:rsidRPr="00177380" w:rsidDel="00B6363A">
                <w:rPr>
                  <w:sz w:val="14"/>
                  <w:szCs w:val="14"/>
                </w:rPr>
                <w:delText>ssiegel</w:delText>
              </w:r>
            </w:del>
          </w:p>
        </w:tc>
        <w:tc>
          <w:tcPr>
            <w:tcW w:w="1176" w:type="dxa"/>
            <w:tcPrChange w:id="554" w:author="Jim Kulp" w:date="2010-06-12T12:34:00Z">
              <w:tcPr>
                <w:tcW w:w="1176" w:type="dxa"/>
              </w:tcPr>
            </w:tcPrChange>
          </w:tcPr>
          <w:p w:rsidR="00C00329" w:rsidRPr="00177380" w:rsidDel="00B6363A" w:rsidRDefault="00C00329" w:rsidP="00C00329">
            <w:pPr>
              <w:spacing w:before="0" w:after="0"/>
              <w:rPr>
                <w:del w:id="555" w:author="Jim Kulp" w:date="2010-07-19T06:53:00Z"/>
                <w:sz w:val="14"/>
                <w:szCs w:val="14"/>
              </w:rPr>
            </w:pPr>
            <w:del w:id="556" w:author="Jim Kulp" w:date="2010-07-19T06:53:00Z">
              <w:r w:rsidRPr="00177380" w:rsidDel="00B6363A">
                <w:rPr>
                  <w:sz w:val="14"/>
                  <w:szCs w:val="14"/>
                </w:rPr>
                <w:delText>2007-03-14</w:delText>
              </w:r>
            </w:del>
          </w:p>
        </w:tc>
      </w:tr>
      <w:tr w:rsidR="00C00329" w:rsidRPr="00177380" w:rsidDel="00B6363A">
        <w:trPr>
          <w:trHeight w:val="101"/>
          <w:del w:id="557" w:author="Jim Kulp" w:date="2010-07-19T06:53:00Z"/>
          <w:trPrChange w:id="558" w:author="Jim Kulp" w:date="2010-06-12T12:34:00Z">
            <w:trPr>
              <w:trHeight w:val="101"/>
            </w:trPr>
          </w:trPrChange>
        </w:trPr>
        <w:tc>
          <w:tcPr>
            <w:tcW w:w="1015" w:type="dxa"/>
            <w:tcPrChange w:id="559" w:author="Jim Kulp" w:date="2010-06-12T12:34:00Z">
              <w:tcPr>
                <w:tcW w:w="1131" w:type="dxa"/>
                <w:gridSpan w:val="2"/>
              </w:tcPr>
            </w:tcPrChange>
          </w:tcPr>
          <w:p w:rsidR="00C00329" w:rsidRPr="00177380" w:rsidDel="00B6363A" w:rsidRDefault="00C00329" w:rsidP="00C00329">
            <w:pPr>
              <w:spacing w:before="0" w:after="0"/>
              <w:rPr>
                <w:del w:id="560" w:author="Jim Kulp" w:date="2010-07-19T06:53:00Z"/>
                <w:sz w:val="14"/>
                <w:szCs w:val="14"/>
              </w:rPr>
            </w:pPr>
            <w:del w:id="561" w:author="Jim Kulp" w:date="2010-07-19T06:53:00Z">
              <w:r w:rsidRPr="00177380" w:rsidDel="00B6363A">
                <w:rPr>
                  <w:sz w:val="14"/>
                  <w:szCs w:val="14"/>
                </w:rPr>
                <w:delText>0.37</w:delText>
              </w:r>
            </w:del>
          </w:p>
        </w:tc>
        <w:tc>
          <w:tcPr>
            <w:tcW w:w="5850" w:type="dxa"/>
            <w:tcPrChange w:id="562" w:author="Jim Kulp" w:date="2010-06-12T12:34:00Z">
              <w:tcPr>
                <w:tcW w:w="5261" w:type="dxa"/>
              </w:tcPr>
            </w:tcPrChange>
          </w:tcPr>
          <w:p w:rsidR="00C00329" w:rsidRPr="00177380" w:rsidDel="00B6363A" w:rsidRDefault="00C00329" w:rsidP="00C00329">
            <w:pPr>
              <w:spacing w:before="0" w:after="0"/>
              <w:rPr>
                <w:del w:id="563" w:author="Jim Kulp" w:date="2010-07-19T06:53:00Z"/>
                <w:sz w:val="14"/>
                <w:szCs w:val="14"/>
              </w:rPr>
            </w:pPr>
            <w:del w:id="564" w:author="Jim Kulp" w:date="2010-07-19T06:53:00Z">
              <w:r w:rsidRPr="00177380" w:rsidDel="00B6363A">
                <w:rPr>
                  <w:sz w:val="14"/>
                  <w:szCs w:val="14"/>
                </w:rPr>
                <w:delText>Burst Precise discussion</w:delText>
              </w:r>
            </w:del>
          </w:p>
        </w:tc>
        <w:tc>
          <w:tcPr>
            <w:tcW w:w="782" w:type="dxa"/>
            <w:tcPrChange w:id="565" w:author="Jim Kulp" w:date="2010-06-12T12:34:00Z">
              <w:tcPr>
                <w:tcW w:w="1255" w:type="dxa"/>
                <w:gridSpan w:val="2"/>
              </w:tcPr>
            </w:tcPrChange>
          </w:tcPr>
          <w:p w:rsidR="00C00329" w:rsidRPr="00177380" w:rsidDel="00B6363A" w:rsidRDefault="00C00329" w:rsidP="00C00329">
            <w:pPr>
              <w:spacing w:before="0" w:after="0"/>
              <w:rPr>
                <w:del w:id="566" w:author="Jim Kulp" w:date="2010-07-19T06:53:00Z"/>
                <w:sz w:val="14"/>
                <w:szCs w:val="14"/>
              </w:rPr>
            </w:pPr>
            <w:del w:id="567" w:author="Jim Kulp" w:date="2010-07-19T06:53:00Z">
              <w:r w:rsidRPr="00177380" w:rsidDel="00B6363A">
                <w:rPr>
                  <w:sz w:val="14"/>
                  <w:szCs w:val="14"/>
                </w:rPr>
                <w:delText>ssiegel</w:delText>
              </w:r>
            </w:del>
          </w:p>
        </w:tc>
        <w:tc>
          <w:tcPr>
            <w:tcW w:w="1176" w:type="dxa"/>
            <w:tcPrChange w:id="568" w:author="Jim Kulp" w:date="2010-06-12T12:34:00Z">
              <w:tcPr>
                <w:tcW w:w="1176" w:type="dxa"/>
              </w:tcPr>
            </w:tcPrChange>
          </w:tcPr>
          <w:p w:rsidR="00C00329" w:rsidRPr="00177380" w:rsidDel="00B6363A" w:rsidRDefault="00C00329" w:rsidP="00C00329">
            <w:pPr>
              <w:spacing w:before="0" w:after="0"/>
              <w:rPr>
                <w:del w:id="569" w:author="Jim Kulp" w:date="2010-07-19T06:53:00Z"/>
                <w:sz w:val="14"/>
                <w:szCs w:val="14"/>
              </w:rPr>
            </w:pPr>
            <w:del w:id="570" w:author="Jim Kulp" w:date="2010-07-19T06:53:00Z">
              <w:r w:rsidRPr="00177380" w:rsidDel="00B6363A">
                <w:rPr>
                  <w:sz w:val="14"/>
                  <w:szCs w:val="14"/>
                </w:rPr>
                <w:delText>2007-03-15</w:delText>
              </w:r>
            </w:del>
          </w:p>
        </w:tc>
      </w:tr>
      <w:tr w:rsidR="00C00329" w:rsidRPr="00177380" w:rsidDel="00B6363A">
        <w:trPr>
          <w:trHeight w:val="101"/>
          <w:del w:id="571" w:author="Jim Kulp" w:date="2010-07-19T06:53:00Z"/>
          <w:trPrChange w:id="572" w:author="Jim Kulp" w:date="2010-06-12T12:34:00Z">
            <w:trPr>
              <w:trHeight w:val="101"/>
            </w:trPr>
          </w:trPrChange>
        </w:trPr>
        <w:tc>
          <w:tcPr>
            <w:tcW w:w="1015" w:type="dxa"/>
            <w:tcPrChange w:id="573" w:author="Jim Kulp" w:date="2010-06-12T12:34:00Z">
              <w:tcPr>
                <w:tcW w:w="1131" w:type="dxa"/>
                <w:gridSpan w:val="2"/>
              </w:tcPr>
            </w:tcPrChange>
          </w:tcPr>
          <w:p w:rsidR="00C00329" w:rsidRPr="00177380" w:rsidDel="00B6363A" w:rsidRDefault="00C00329" w:rsidP="00C00329">
            <w:pPr>
              <w:spacing w:before="0" w:after="0"/>
              <w:rPr>
                <w:del w:id="574" w:author="Jim Kulp" w:date="2010-07-19T06:53:00Z"/>
                <w:sz w:val="14"/>
                <w:szCs w:val="14"/>
              </w:rPr>
            </w:pPr>
            <w:del w:id="575" w:author="Jim Kulp" w:date="2010-07-19T06:53:00Z">
              <w:r w:rsidRPr="00177380" w:rsidDel="00B6363A">
                <w:rPr>
                  <w:sz w:val="14"/>
                  <w:szCs w:val="14"/>
                </w:rPr>
                <w:delText>0.38</w:delText>
              </w:r>
            </w:del>
          </w:p>
        </w:tc>
        <w:tc>
          <w:tcPr>
            <w:tcW w:w="5850" w:type="dxa"/>
            <w:tcPrChange w:id="576" w:author="Jim Kulp" w:date="2010-06-12T12:34:00Z">
              <w:tcPr>
                <w:tcW w:w="5261" w:type="dxa"/>
              </w:tcPr>
            </w:tcPrChange>
          </w:tcPr>
          <w:p w:rsidR="00C00329" w:rsidRPr="00177380" w:rsidDel="00B6363A" w:rsidRDefault="00C00329" w:rsidP="00C00329">
            <w:pPr>
              <w:spacing w:before="0" w:after="0"/>
              <w:rPr>
                <w:del w:id="577" w:author="Jim Kulp" w:date="2010-07-19T06:53:00Z"/>
                <w:sz w:val="14"/>
                <w:szCs w:val="14"/>
              </w:rPr>
            </w:pPr>
            <w:del w:id="578" w:author="Jim Kulp" w:date="2010-07-19T06:53:00Z">
              <w:r w:rsidRPr="00177380" w:rsidDel="00B6363A">
                <w:rPr>
                  <w:sz w:val="14"/>
                  <w:szCs w:val="14"/>
                </w:rPr>
                <w:delText>WCI: Detail the writeresp_enable behavior</w:delText>
              </w:r>
            </w:del>
          </w:p>
        </w:tc>
        <w:tc>
          <w:tcPr>
            <w:tcW w:w="782" w:type="dxa"/>
            <w:tcPrChange w:id="579" w:author="Jim Kulp" w:date="2010-06-12T12:34:00Z">
              <w:tcPr>
                <w:tcW w:w="1255" w:type="dxa"/>
                <w:gridSpan w:val="2"/>
              </w:tcPr>
            </w:tcPrChange>
          </w:tcPr>
          <w:p w:rsidR="00C00329" w:rsidRPr="00177380" w:rsidDel="00B6363A" w:rsidRDefault="00C00329" w:rsidP="00C00329">
            <w:pPr>
              <w:spacing w:before="0" w:after="0"/>
              <w:rPr>
                <w:del w:id="580" w:author="Jim Kulp" w:date="2010-07-19T06:53:00Z"/>
                <w:sz w:val="14"/>
                <w:szCs w:val="14"/>
              </w:rPr>
            </w:pPr>
            <w:del w:id="581" w:author="Jim Kulp" w:date="2010-07-19T06:53:00Z">
              <w:r w:rsidRPr="00177380" w:rsidDel="00B6363A">
                <w:rPr>
                  <w:sz w:val="14"/>
                  <w:szCs w:val="14"/>
                </w:rPr>
                <w:delText>ssiegel</w:delText>
              </w:r>
            </w:del>
          </w:p>
        </w:tc>
        <w:tc>
          <w:tcPr>
            <w:tcW w:w="1176" w:type="dxa"/>
            <w:tcPrChange w:id="582" w:author="Jim Kulp" w:date="2010-06-12T12:34:00Z">
              <w:tcPr>
                <w:tcW w:w="1176" w:type="dxa"/>
              </w:tcPr>
            </w:tcPrChange>
          </w:tcPr>
          <w:p w:rsidR="00C00329" w:rsidRPr="00177380" w:rsidDel="00B6363A" w:rsidRDefault="00C00329" w:rsidP="00C00329">
            <w:pPr>
              <w:spacing w:before="0" w:after="0"/>
              <w:rPr>
                <w:del w:id="583" w:author="Jim Kulp" w:date="2010-07-19T06:53:00Z"/>
                <w:sz w:val="14"/>
                <w:szCs w:val="14"/>
              </w:rPr>
            </w:pPr>
            <w:del w:id="584" w:author="Jim Kulp" w:date="2010-07-19T06:53:00Z">
              <w:r w:rsidRPr="00177380" w:rsidDel="00B6363A">
                <w:rPr>
                  <w:sz w:val="14"/>
                  <w:szCs w:val="14"/>
                </w:rPr>
                <w:delText>2007-05-22</w:delText>
              </w:r>
            </w:del>
          </w:p>
        </w:tc>
      </w:tr>
      <w:tr w:rsidR="00C00329" w:rsidRPr="00177380" w:rsidDel="00B6363A">
        <w:trPr>
          <w:trHeight w:val="101"/>
          <w:del w:id="585" w:author="Jim Kulp" w:date="2010-07-19T06:53:00Z"/>
          <w:trPrChange w:id="586" w:author="Jim Kulp" w:date="2010-06-12T12:34:00Z">
            <w:trPr>
              <w:trHeight w:val="101"/>
            </w:trPr>
          </w:trPrChange>
        </w:trPr>
        <w:tc>
          <w:tcPr>
            <w:tcW w:w="1015" w:type="dxa"/>
            <w:tcPrChange w:id="587" w:author="Jim Kulp" w:date="2010-06-12T12:34:00Z">
              <w:tcPr>
                <w:tcW w:w="1131" w:type="dxa"/>
                <w:gridSpan w:val="2"/>
              </w:tcPr>
            </w:tcPrChange>
          </w:tcPr>
          <w:p w:rsidR="00C00329" w:rsidRPr="00177380" w:rsidDel="00B6363A" w:rsidRDefault="00C00329" w:rsidP="00C00329">
            <w:pPr>
              <w:spacing w:before="0" w:after="0"/>
              <w:rPr>
                <w:del w:id="588" w:author="Jim Kulp" w:date="2010-07-19T06:53:00Z"/>
                <w:sz w:val="14"/>
                <w:szCs w:val="14"/>
              </w:rPr>
            </w:pPr>
            <w:del w:id="589" w:author="Jim Kulp" w:date="2010-07-19T06:53:00Z">
              <w:r w:rsidRPr="00177380" w:rsidDel="00B6363A">
                <w:rPr>
                  <w:sz w:val="14"/>
                  <w:szCs w:val="14"/>
                </w:rPr>
                <w:delText>0.39</w:delText>
              </w:r>
            </w:del>
          </w:p>
        </w:tc>
        <w:tc>
          <w:tcPr>
            <w:tcW w:w="5850" w:type="dxa"/>
            <w:tcPrChange w:id="590" w:author="Jim Kulp" w:date="2010-06-12T12:34:00Z">
              <w:tcPr>
                <w:tcW w:w="5261" w:type="dxa"/>
              </w:tcPr>
            </w:tcPrChange>
          </w:tcPr>
          <w:p w:rsidR="00C00329" w:rsidRPr="00177380" w:rsidDel="00B6363A" w:rsidRDefault="00C00329" w:rsidP="00C00329">
            <w:pPr>
              <w:spacing w:before="0" w:after="0"/>
              <w:rPr>
                <w:del w:id="591" w:author="Jim Kulp" w:date="2010-07-19T06:53:00Z"/>
                <w:sz w:val="14"/>
                <w:szCs w:val="14"/>
              </w:rPr>
            </w:pPr>
            <w:del w:id="592" w:author="Jim Kulp" w:date="2010-07-19T06:53:00Z">
              <w:r w:rsidRPr="00177380" w:rsidDel="00B6363A">
                <w:rPr>
                  <w:sz w:val="14"/>
                  <w:szCs w:val="14"/>
                </w:rPr>
                <w:delText>Clarify/Correct use of SResp Error (ERR) Response</w:delText>
              </w:r>
            </w:del>
          </w:p>
        </w:tc>
        <w:tc>
          <w:tcPr>
            <w:tcW w:w="782" w:type="dxa"/>
            <w:tcPrChange w:id="593" w:author="Jim Kulp" w:date="2010-06-12T12:34:00Z">
              <w:tcPr>
                <w:tcW w:w="1255" w:type="dxa"/>
                <w:gridSpan w:val="2"/>
              </w:tcPr>
            </w:tcPrChange>
          </w:tcPr>
          <w:p w:rsidR="00C00329" w:rsidRPr="00177380" w:rsidDel="00B6363A" w:rsidRDefault="00C00329" w:rsidP="00C00329">
            <w:pPr>
              <w:spacing w:before="0" w:after="0"/>
              <w:rPr>
                <w:del w:id="594" w:author="Jim Kulp" w:date="2010-07-19T06:53:00Z"/>
                <w:sz w:val="14"/>
                <w:szCs w:val="14"/>
              </w:rPr>
            </w:pPr>
            <w:del w:id="595" w:author="Jim Kulp" w:date="2010-07-19T06:53:00Z">
              <w:r w:rsidRPr="00177380" w:rsidDel="00B6363A">
                <w:rPr>
                  <w:sz w:val="14"/>
                  <w:szCs w:val="14"/>
                </w:rPr>
                <w:delText>ssiegel</w:delText>
              </w:r>
            </w:del>
          </w:p>
        </w:tc>
        <w:tc>
          <w:tcPr>
            <w:tcW w:w="1176" w:type="dxa"/>
            <w:tcPrChange w:id="596" w:author="Jim Kulp" w:date="2010-06-12T12:34:00Z">
              <w:tcPr>
                <w:tcW w:w="1176" w:type="dxa"/>
              </w:tcPr>
            </w:tcPrChange>
          </w:tcPr>
          <w:p w:rsidR="00C00329" w:rsidRPr="00177380" w:rsidDel="00B6363A" w:rsidRDefault="00C00329" w:rsidP="00C00329">
            <w:pPr>
              <w:spacing w:before="0" w:after="0"/>
              <w:rPr>
                <w:del w:id="597" w:author="Jim Kulp" w:date="2010-07-19T06:53:00Z"/>
                <w:sz w:val="14"/>
                <w:szCs w:val="14"/>
              </w:rPr>
            </w:pPr>
            <w:del w:id="598" w:author="Jim Kulp" w:date="2010-07-19T06:53:00Z">
              <w:r w:rsidRPr="00177380" w:rsidDel="00B6363A">
                <w:rPr>
                  <w:sz w:val="14"/>
                  <w:szCs w:val="14"/>
                </w:rPr>
                <w:delText>2007-05-25</w:delText>
              </w:r>
            </w:del>
          </w:p>
        </w:tc>
      </w:tr>
      <w:tr w:rsidR="00C00329" w:rsidRPr="00177380" w:rsidDel="00B6363A">
        <w:trPr>
          <w:trHeight w:val="101"/>
          <w:del w:id="599" w:author="Jim Kulp" w:date="2010-07-19T06:53:00Z"/>
          <w:trPrChange w:id="600" w:author="Jim Kulp" w:date="2010-06-12T12:34:00Z">
            <w:trPr>
              <w:trHeight w:val="101"/>
            </w:trPr>
          </w:trPrChange>
        </w:trPr>
        <w:tc>
          <w:tcPr>
            <w:tcW w:w="1015" w:type="dxa"/>
            <w:tcPrChange w:id="601" w:author="Jim Kulp" w:date="2010-06-12T12:34:00Z">
              <w:tcPr>
                <w:tcW w:w="1131" w:type="dxa"/>
                <w:gridSpan w:val="2"/>
              </w:tcPr>
            </w:tcPrChange>
          </w:tcPr>
          <w:p w:rsidR="00C00329" w:rsidRPr="00177380" w:rsidDel="00B6363A" w:rsidRDefault="00C00329" w:rsidP="00C00329">
            <w:pPr>
              <w:spacing w:before="0" w:after="0"/>
              <w:rPr>
                <w:del w:id="602" w:author="Jim Kulp" w:date="2010-07-19T06:53:00Z"/>
                <w:sz w:val="14"/>
                <w:szCs w:val="14"/>
              </w:rPr>
            </w:pPr>
            <w:del w:id="603" w:author="Jim Kulp" w:date="2010-07-19T06:53:00Z">
              <w:r w:rsidRPr="00177380" w:rsidDel="00B6363A">
                <w:rPr>
                  <w:sz w:val="14"/>
                  <w:szCs w:val="14"/>
                </w:rPr>
                <w:delText>0.40</w:delText>
              </w:r>
            </w:del>
          </w:p>
        </w:tc>
        <w:tc>
          <w:tcPr>
            <w:tcW w:w="5850" w:type="dxa"/>
            <w:tcPrChange w:id="604" w:author="Jim Kulp" w:date="2010-06-12T12:34:00Z">
              <w:tcPr>
                <w:tcW w:w="5261" w:type="dxa"/>
              </w:tcPr>
            </w:tcPrChange>
          </w:tcPr>
          <w:p w:rsidR="00C00329" w:rsidRPr="00177380" w:rsidDel="00B6363A" w:rsidRDefault="00C00329" w:rsidP="00C00329">
            <w:pPr>
              <w:spacing w:before="0" w:after="0"/>
              <w:rPr>
                <w:del w:id="605" w:author="Jim Kulp" w:date="2010-07-19T06:53:00Z"/>
                <w:sz w:val="14"/>
                <w:szCs w:val="14"/>
              </w:rPr>
            </w:pPr>
            <w:del w:id="606" w:author="Jim Kulp" w:date="2010-07-19T06:53:00Z">
              <w:r w:rsidRPr="00177380" w:rsidDel="00B6363A">
                <w:rPr>
                  <w:sz w:val="14"/>
                  <w:szCs w:val="14"/>
                </w:rPr>
                <w:delText>Tan Shade PreciseBurstsOnly in WSI and WMI, detail difference</w:delText>
              </w:r>
            </w:del>
          </w:p>
        </w:tc>
        <w:tc>
          <w:tcPr>
            <w:tcW w:w="782" w:type="dxa"/>
            <w:tcPrChange w:id="607" w:author="Jim Kulp" w:date="2010-06-12T12:34:00Z">
              <w:tcPr>
                <w:tcW w:w="1255" w:type="dxa"/>
                <w:gridSpan w:val="2"/>
              </w:tcPr>
            </w:tcPrChange>
          </w:tcPr>
          <w:p w:rsidR="00C00329" w:rsidRPr="00177380" w:rsidDel="00B6363A" w:rsidRDefault="00C00329" w:rsidP="00C00329">
            <w:pPr>
              <w:spacing w:before="0" w:after="0"/>
              <w:rPr>
                <w:del w:id="608" w:author="Jim Kulp" w:date="2010-07-19T06:53:00Z"/>
                <w:sz w:val="14"/>
                <w:szCs w:val="14"/>
              </w:rPr>
            </w:pPr>
            <w:del w:id="609" w:author="Jim Kulp" w:date="2010-07-19T06:53:00Z">
              <w:r w:rsidRPr="00177380" w:rsidDel="00B6363A">
                <w:rPr>
                  <w:sz w:val="14"/>
                  <w:szCs w:val="14"/>
                </w:rPr>
                <w:delText>ssiegel</w:delText>
              </w:r>
            </w:del>
          </w:p>
        </w:tc>
        <w:tc>
          <w:tcPr>
            <w:tcW w:w="1176" w:type="dxa"/>
            <w:tcPrChange w:id="610" w:author="Jim Kulp" w:date="2010-06-12T12:34:00Z">
              <w:tcPr>
                <w:tcW w:w="1176" w:type="dxa"/>
              </w:tcPr>
            </w:tcPrChange>
          </w:tcPr>
          <w:p w:rsidR="00C00329" w:rsidRPr="00177380" w:rsidDel="00B6363A" w:rsidRDefault="00C00329" w:rsidP="00C00329">
            <w:pPr>
              <w:spacing w:before="0" w:after="0"/>
              <w:rPr>
                <w:del w:id="611" w:author="Jim Kulp" w:date="2010-07-19T06:53:00Z"/>
                <w:sz w:val="14"/>
                <w:szCs w:val="14"/>
              </w:rPr>
            </w:pPr>
            <w:del w:id="612" w:author="Jim Kulp" w:date="2010-07-19T06:53:00Z">
              <w:r w:rsidRPr="00177380" w:rsidDel="00B6363A">
                <w:rPr>
                  <w:sz w:val="14"/>
                  <w:szCs w:val="14"/>
                </w:rPr>
                <w:delText>2007-06-08</w:delText>
              </w:r>
            </w:del>
          </w:p>
        </w:tc>
      </w:tr>
      <w:tr w:rsidR="00C00329" w:rsidRPr="00177380" w:rsidDel="00B6363A">
        <w:trPr>
          <w:trHeight w:val="101"/>
          <w:del w:id="613" w:author="Jim Kulp" w:date="2010-07-19T06:53:00Z"/>
          <w:trPrChange w:id="614" w:author="Jim Kulp" w:date="2010-06-12T12:34:00Z">
            <w:trPr>
              <w:trHeight w:val="101"/>
            </w:trPr>
          </w:trPrChange>
        </w:trPr>
        <w:tc>
          <w:tcPr>
            <w:tcW w:w="1015" w:type="dxa"/>
            <w:tcPrChange w:id="615" w:author="Jim Kulp" w:date="2010-06-12T12:34:00Z">
              <w:tcPr>
                <w:tcW w:w="1131" w:type="dxa"/>
                <w:gridSpan w:val="2"/>
              </w:tcPr>
            </w:tcPrChange>
          </w:tcPr>
          <w:p w:rsidR="00C00329" w:rsidRPr="00177380" w:rsidDel="00B6363A" w:rsidRDefault="00C00329" w:rsidP="00C00329">
            <w:pPr>
              <w:spacing w:before="0" w:after="0"/>
              <w:rPr>
                <w:del w:id="616" w:author="Jim Kulp" w:date="2010-07-19T06:53:00Z"/>
                <w:sz w:val="14"/>
                <w:szCs w:val="14"/>
              </w:rPr>
            </w:pPr>
            <w:del w:id="617" w:author="Jim Kulp" w:date="2010-07-19T06:53:00Z">
              <w:r w:rsidRPr="00177380" w:rsidDel="00B6363A">
                <w:rPr>
                  <w:sz w:val="14"/>
                  <w:szCs w:val="14"/>
                </w:rPr>
                <w:delText>0.41</w:delText>
              </w:r>
            </w:del>
          </w:p>
        </w:tc>
        <w:tc>
          <w:tcPr>
            <w:tcW w:w="5850" w:type="dxa"/>
            <w:tcPrChange w:id="618" w:author="Jim Kulp" w:date="2010-06-12T12:34:00Z">
              <w:tcPr>
                <w:tcW w:w="5261" w:type="dxa"/>
              </w:tcPr>
            </w:tcPrChange>
          </w:tcPr>
          <w:p w:rsidR="00C00329" w:rsidRPr="00177380" w:rsidDel="00B6363A" w:rsidRDefault="00C00329" w:rsidP="00C00329">
            <w:pPr>
              <w:spacing w:before="0" w:after="0"/>
              <w:rPr>
                <w:del w:id="619" w:author="Jim Kulp" w:date="2010-07-19T06:53:00Z"/>
                <w:sz w:val="14"/>
                <w:szCs w:val="14"/>
              </w:rPr>
            </w:pPr>
            <w:del w:id="620" w:author="Jim Kulp" w:date="2010-07-19T06:53:00Z">
              <w:r w:rsidRPr="00177380" w:rsidDel="00B6363A">
                <w:rPr>
                  <w:sz w:val="14"/>
                  <w:szCs w:val="14"/>
                </w:rPr>
                <w:delText>Added stronger NDA mark to cover page and footer</w:delText>
              </w:r>
            </w:del>
          </w:p>
        </w:tc>
        <w:tc>
          <w:tcPr>
            <w:tcW w:w="782" w:type="dxa"/>
            <w:tcPrChange w:id="621" w:author="Jim Kulp" w:date="2010-06-12T12:34:00Z">
              <w:tcPr>
                <w:tcW w:w="1255" w:type="dxa"/>
                <w:gridSpan w:val="2"/>
              </w:tcPr>
            </w:tcPrChange>
          </w:tcPr>
          <w:p w:rsidR="00C00329" w:rsidRPr="00177380" w:rsidDel="00B6363A" w:rsidRDefault="00C00329" w:rsidP="00C00329">
            <w:pPr>
              <w:spacing w:before="0" w:after="0"/>
              <w:rPr>
                <w:del w:id="622" w:author="Jim Kulp" w:date="2010-07-19T06:53:00Z"/>
                <w:sz w:val="14"/>
                <w:szCs w:val="14"/>
              </w:rPr>
            </w:pPr>
            <w:del w:id="623" w:author="Jim Kulp" w:date="2010-07-19T06:53:00Z">
              <w:r w:rsidRPr="00177380" w:rsidDel="00B6363A">
                <w:rPr>
                  <w:sz w:val="14"/>
                  <w:szCs w:val="14"/>
                </w:rPr>
                <w:delText>ssiegel</w:delText>
              </w:r>
            </w:del>
          </w:p>
        </w:tc>
        <w:tc>
          <w:tcPr>
            <w:tcW w:w="1176" w:type="dxa"/>
            <w:tcPrChange w:id="624" w:author="Jim Kulp" w:date="2010-06-12T12:34:00Z">
              <w:tcPr>
                <w:tcW w:w="1176" w:type="dxa"/>
              </w:tcPr>
            </w:tcPrChange>
          </w:tcPr>
          <w:p w:rsidR="00C00329" w:rsidRPr="00177380" w:rsidDel="00B6363A" w:rsidRDefault="00C00329" w:rsidP="00C00329">
            <w:pPr>
              <w:spacing w:before="0" w:after="0"/>
              <w:rPr>
                <w:del w:id="625" w:author="Jim Kulp" w:date="2010-07-19T06:53:00Z"/>
                <w:sz w:val="14"/>
                <w:szCs w:val="14"/>
              </w:rPr>
            </w:pPr>
            <w:del w:id="626" w:author="Jim Kulp" w:date="2010-07-19T06:53:00Z">
              <w:r w:rsidRPr="00177380" w:rsidDel="00B6363A">
                <w:rPr>
                  <w:sz w:val="14"/>
                  <w:szCs w:val="14"/>
                </w:rPr>
                <w:delText>2007-06-22</w:delText>
              </w:r>
            </w:del>
          </w:p>
        </w:tc>
      </w:tr>
      <w:tr w:rsidR="00C00329" w:rsidRPr="00177380" w:rsidDel="00B6363A">
        <w:trPr>
          <w:trHeight w:val="101"/>
          <w:del w:id="627" w:author="Jim Kulp" w:date="2010-07-19T06:53:00Z"/>
          <w:trPrChange w:id="628" w:author="Jim Kulp" w:date="2010-06-12T12:34:00Z">
            <w:trPr>
              <w:trHeight w:val="101"/>
            </w:trPr>
          </w:trPrChange>
        </w:trPr>
        <w:tc>
          <w:tcPr>
            <w:tcW w:w="1015" w:type="dxa"/>
            <w:tcPrChange w:id="629" w:author="Jim Kulp" w:date="2010-06-12T12:34:00Z">
              <w:tcPr>
                <w:tcW w:w="1131" w:type="dxa"/>
                <w:gridSpan w:val="2"/>
              </w:tcPr>
            </w:tcPrChange>
          </w:tcPr>
          <w:p w:rsidR="00C00329" w:rsidRPr="00177380" w:rsidDel="00B6363A" w:rsidRDefault="00C00329" w:rsidP="00C00329">
            <w:pPr>
              <w:spacing w:before="0" w:after="0"/>
              <w:rPr>
                <w:del w:id="630" w:author="Jim Kulp" w:date="2010-07-19T06:53:00Z"/>
                <w:sz w:val="14"/>
                <w:szCs w:val="14"/>
              </w:rPr>
            </w:pPr>
            <w:del w:id="631" w:author="Jim Kulp" w:date="2010-07-19T06:53:00Z">
              <w:r w:rsidRPr="00177380" w:rsidDel="00B6363A">
                <w:rPr>
                  <w:sz w:val="14"/>
                  <w:szCs w:val="14"/>
                </w:rPr>
                <w:delText>0.42</w:delText>
              </w:r>
            </w:del>
          </w:p>
        </w:tc>
        <w:tc>
          <w:tcPr>
            <w:tcW w:w="5850" w:type="dxa"/>
            <w:tcPrChange w:id="632" w:author="Jim Kulp" w:date="2010-06-12T12:34:00Z">
              <w:tcPr>
                <w:tcW w:w="5261" w:type="dxa"/>
              </w:tcPr>
            </w:tcPrChange>
          </w:tcPr>
          <w:p w:rsidR="00C00329" w:rsidRPr="00177380" w:rsidDel="00B6363A" w:rsidRDefault="00C00329" w:rsidP="00C00329">
            <w:pPr>
              <w:spacing w:before="0" w:after="0"/>
              <w:rPr>
                <w:del w:id="633" w:author="Jim Kulp" w:date="2010-07-19T06:53:00Z"/>
                <w:sz w:val="14"/>
                <w:szCs w:val="14"/>
              </w:rPr>
            </w:pPr>
            <w:del w:id="634" w:author="Jim Kulp" w:date="2010-07-19T06:53:00Z">
              <w:r w:rsidRPr="00177380" w:rsidDel="00B6363A">
                <w:rPr>
                  <w:sz w:val="14"/>
                  <w:szCs w:val="14"/>
                </w:rPr>
                <w:delText>Added observation on framing and MDataLast to WSI (page 42)</w:delText>
              </w:r>
            </w:del>
          </w:p>
        </w:tc>
        <w:tc>
          <w:tcPr>
            <w:tcW w:w="782" w:type="dxa"/>
            <w:tcPrChange w:id="635" w:author="Jim Kulp" w:date="2010-06-12T12:34:00Z">
              <w:tcPr>
                <w:tcW w:w="1255" w:type="dxa"/>
                <w:gridSpan w:val="2"/>
              </w:tcPr>
            </w:tcPrChange>
          </w:tcPr>
          <w:p w:rsidR="00C00329" w:rsidRPr="00177380" w:rsidDel="00B6363A" w:rsidRDefault="00C00329" w:rsidP="00C00329">
            <w:pPr>
              <w:spacing w:before="0" w:after="0"/>
              <w:rPr>
                <w:del w:id="636" w:author="Jim Kulp" w:date="2010-07-19T06:53:00Z"/>
                <w:sz w:val="14"/>
                <w:szCs w:val="14"/>
              </w:rPr>
            </w:pPr>
            <w:del w:id="637" w:author="Jim Kulp" w:date="2010-07-19T06:53:00Z">
              <w:r w:rsidRPr="00177380" w:rsidDel="00B6363A">
                <w:rPr>
                  <w:sz w:val="14"/>
                  <w:szCs w:val="14"/>
                </w:rPr>
                <w:delText>ssiegel</w:delText>
              </w:r>
            </w:del>
          </w:p>
        </w:tc>
        <w:tc>
          <w:tcPr>
            <w:tcW w:w="1176" w:type="dxa"/>
            <w:tcPrChange w:id="638" w:author="Jim Kulp" w:date="2010-06-12T12:34:00Z">
              <w:tcPr>
                <w:tcW w:w="1176" w:type="dxa"/>
              </w:tcPr>
            </w:tcPrChange>
          </w:tcPr>
          <w:p w:rsidR="00C00329" w:rsidRPr="00177380" w:rsidDel="00B6363A" w:rsidRDefault="00C00329" w:rsidP="00C00329">
            <w:pPr>
              <w:spacing w:before="0" w:after="0"/>
              <w:rPr>
                <w:del w:id="639" w:author="Jim Kulp" w:date="2010-07-19T06:53:00Z"/>
                <w:sz w:val="14"/>
                <w:szCs w:val="14"/>
              </w:rPr>
            </w:pPr>
            <w:del w:id="640" w:author="Jim Kulp" w:date="2010-07-19T06:53:00Z">
              <w:r w:rsidRPr="00177380" w:rsidDel="00B6363A">
                <w:rPr>
                  <w:sz w:val="14"/>
                  <w:szCs w:val="14"/>
                </w:rPr>
                <w:delText>2007-06-28</w:delText>
              </w:r>
            </w:del>
          </w:p>
        </w:tc>
      </w:tr>
      <w:tr w:rsidR="00C00329" w:rsidRPr="00177380" w:rsidDel="00B6363A">
        <w:trPr>
          <w:trHeight w:val="101"/>
          <w:del w:id="641" w:author="Jim Kulp" w:date="2010-07-19T06:53:00Z"/>
          <w:trPrChange w:id="642" w:author="Jim Kulp" w:date="2010-06-12T12:34:00Z">
            <w:trPr>
              <w:trHeight w:val="101"/>
            </w:trPr>
          </w:trPrChange>
        </w:trPr>
        <w:tc>
          <w:tcPr>
            <w:tcW w:w="1015" w:type="dxa"/>
            <w:tcPrChange w:id="643" w:author="Jim Kulp" w:date="2010-06-12T12:34:00Z">
              <w:tcPr>
                <w:tcW w:w="1131" w:type="dxa"/>
                <w:gridSpan w:val="2"/>
              </w:tcPr>
            </w:tcPrChange>
          </w:tcPr>
          <w:p w:rsidR="00C00329" w:rsidRPr="00177380" w:rsidDel="00B6363A" w:rsidRDefault="00C00329" w:rsidP="00C00329">
            <w:pPr>
              <w:spacing w:before="0" w:after="0"/>
              <w:rPr>
                <w:del w:id="644" w:author="Jim Kulp" w:date="2010-07-19T06:53:00Z"/>
                <w:sz w:val="14"/>
                <w:szCs w:val="14"/>
              </w:rPr>
            </w:pPr>
            <w:del w:id="645" w:author="Jim Kulp" w:date="2010-07-19T06:53:00Z">
              <w:r w:rsidRPr="00177380" w:rsidDel="00B6363A">
                <w:rPr>
                  <w:sz w:val="14"/>
                  <w:szCs w:val="14"/>
                </w:rPr>
                <w:delText>0.43</w:delText>
              </w:r>
            </w:del>
          </w:p>
        </w:tc>
        <w:tc>
          <w:tcPr>
            <w:tcW w:w="5850" w:type="dxa"/>
            <w:tcPrChange w:id="646" w:author="Jim Kulp" w:date="2010-06-12T12:34:00Z">
              <w:tcPr>
                <w:tcW w:w="5261" w:type="dxa"/>
              </w:tcPr>
            </w:tcPrChange>
          </w:tcPr>
          <w:p w:rsidR="00C00329" w:rsidRPr="00177380" w:rsidDel="00B6363A" w:rsidRDefault="00C00329" w:rsidP="00C00329">
            <w:pPr>
              <w:spacing w:before="0" w:after="0"/>
              <w:rPr>
                <w:del w:id="647" w:author="Jim Kulp" w:date="2010-07-19T06:53:00Z"/>
                <w:sz w:val="14"/>
                <w:szCs w:val="14"/>
              </w:rPr>
            </w:pPr>
            <w:del w:id="648" w:author="Jim Kulp" w:date="2010-07-19T06:53:00Z">
              <w:r w:rsidRPr="00177380" w:rsidDel="00B6363A">
                <w:rPr>
                  <w:sz w:val="14"/>
                  <w:szCs w:val="14"/>
                </w:rPr>
                <w:delText>Added Reset observation</w:delText>
              </w:r>
            </w:del>
          </w:p>
        </w:tc>
        <w:tc>
          <w:tcPr>
            <w:tcW w:w="782" w:type="dxa"/>
            <w:tcPrChange w:id="649" w:author="Jim Kulp" w:date="2010-06-12T12:34:00Z">
              <w:tcPr>
                <w:tcW w:w="1255" w:type="dxa"/>
                <w:gridSpan w:val="2"/>
              </w:tcPr>
            </w:tcPrChange>
          </w:tcPr>
          <w:p w:rsidR="00C00329" w:rsidRPr="00177380" w:rsidDel="00B6363A" w:rsidRDefault="00C00329" w:rsidP="00C00329">
            <w:pPr>
              <w:spacing w:before="0" w:after="0"/>
              <w:rPr>
                <w:del w:id="650" w:author="Jim Kulp" w:date="2010-07-19T06:53:00Z"/>
                <w:sz w:val="14"/>
                <w:szCs w:val="14"/>
              </w:rPr>
            </w:pPr>
            <w:del w:id="651" w:author="Jim Kulp" w:date="2010-07-19T06:53:00Z">
              <w:r w:rsidRPr="00177380" w:rsidDel="00B6363A">
                <w:rPr>
                  <w:sz w:val="14"/>
                  <w:szCs w:val="14"/>
                </w:rPr>
                <w:delText>ssiegel</w:delText>
              </w:r>
            </w:del>
          </w:p>
        </w:tc>
        <w:tc>
          <w:tcPr>
            <w:tcW w:w="1176" w:type="dxa"/>
            <w:tcPrChange w:id="652" w:author="Jim Kulp" w:date="2010-06-12T12:34:00Z">
              <w:tcPr>
                <w:tcW w:w="1176" w:type="dxa"/>
              </w:tcPr>
            </w:tcPrChange>
          </w:tcPr>
          <w:p w:rsidR="00C00329" w:rsidRPr="00177380" w:rsidDel="00B6363A" w:rsidRDefault="00C00329" w:rsidP="00C00329">
            <w:pPr>
              <w:spacing w:before="0" w:after="0"/>
              <w:rPr>
                <w:del w:id="653" w:author="Jim Kulp" w:date="2010-07-19T06:53:00Z"/>
                <w:sz w:val="14"/>
                <w:szCs w:val="14"/>
              </w:rPr>
            </w:pPr>
            <w:del w:id="654" w:author="Jim Kulp" w:date="2010-07-19T06:53:00Z">
              <w:r w:rsidRPr="00177380" w:rsidDel="00B6363A">
                <w:rPr>
                  <w:sz w:val="14"/>
                  <w:szCs w:val="14"/>
                </w:rPr>
                <w:delText>2007-07-23</w:delText>
              </w:r>
            </w:del>
          </w:p>
        </w:tc>
      </w:tr>
      <w:tr w:rsidR="00C00329" w:rsidRPr="00177380" w:rsidDel="00B6363A">
        <w:trPr>
          <w:trHeight w:val="101"/>
          <w:del w:id="655" w:author="Jim Kulp" w:date="2010-07-19T06:53:00Z"/>
          <w:trPrChange w:id="656" w:author="Jim Kulp" w:date="2010-06-12T12:34:00Z">
            <w:trPr>
              <w:trHeight w:val="101"/>
            </w:trPr>
          </w:trPrChange>
        </w:trPr>
        <w:tc>
          <w:tcPr>
            <w:tcW w:w="1015" w:type="dxa"/>
            <w:tcPrChange w:id="657" w:author="Jim Kulp" w:date="2010-06-12T12:34:00Z">
              <w:tcPr>
                <w:tcW w:w="1131" w:type="dxa"/>
                <w:gridSpan w:val="2"/>
              </w:tcPr>
            </w:tcPrChange>
          </w:tcPr>
          <w:p w:rsidR="00C00329" w:rsidRPr="00177380" w:rsidDel="00B6363A" w:rsidRDefault="00C00329" w:rsidP="00C00329">
            <w:pPr>
              <w:spacing w:before="0" w:after="0"/>
              <w:rPr>
                <w:del w:id="658" w:author="Jim Kulp" w:date="2010-07-19T06:53:00Z"/>
                <w:sz w:val="14"/>
                <w:szCs w:val="14"/>
              </w:rPr>
            </w:pPr>
            <w:del w:id="659" w:author="Jim Kulp" w:date="2010-07-19T06:53:00Z">
              <w:r w:rsidRPr="00177380" w:rsidDel="00B6363A">
                <w:rPr>
                  <w:sz w:val="14"/>
                  <w:szCs w:val="14"/>
                </w:rPr>
                <w:delText>0.43 (cont.)</w:delText>
              </w:r>
            </w:del>
          </w:p>
        </w:tc>
        <w:tc>
          <w:tcPr>
            <w:tcW w:w="5850" w:type="dxa"/>
            <w:tcPrChange w:id="660" w:author="Jim Kulp" w:date="2010-06-12T12:34:00Z">
              <w:tcPr>
                <w:tcW w:w="5261" w:type="dxa"/>
              </w:tcPr>
            </w:tcPrChange>
          </w:tcPr>
          <w:p w:rsidR="00C00329" w:rsidRPr="00177380" w:rsidDel="00B6363A" w:rsidRDefault="00C00329" w:rsidP="00C00329">
            <w:pPr>
              <w:spacing w:before="0" w:after="0"/>
              <w:rPr>
                <w:del w:id="661" w:author="Jim Kulp" w:date="2010-07-19T06:53:00Z"/>
                <w:sz w:val="14"/>
                <w:szCs w:val="14"/>
              </w:rPr>
            </w:pPr>
            <w:del w:id="662" w:author="Jim Kulp" w:date="2010-07-19T06:53:00Z">
              <w:r w:rsidRPr="00177380" w:rsidDel="00B6363A">
                <w:rPr>
                  <w:sz w:val="14"/>
                  <w:szCs w:val="14"/>
                </w:rPr>
                <w:delText>Attribute massaging for Precise/Imprecise Burst attributes</w:delText>
              </w:r>
            </w:del>
          </w:p>
        </w:tc>
        <w:tc>
          <w:tcPr>
            <w:tcW w:w="782" w:type="dxa"/>
            <w:tcPrChange w:id="663" w:author="Jim Kulp" w:date="2010-06-12T12:34:00Z">
              <w:tcPr>
                <w:tcW w:w="1255" w:type="dxa"/>
                <w:gridSpan w:val="2"/>
              </w:tcPr>
            </w:tcPrChange>
          </w:tcPr>
          <w:p w:rsidR="00C00329" w:rsidRPr="00177380" w:rsidDel="00B6363A" w:rsidRDefault="00C00329" w:rsidP="00C00329">
            <w:pPr>
              <w:spacing w:before="0" w:after="0"/>
              <w:rPr>
                <w:del w:id="664" w:author="Jim Kulp" w:date="2010-07-19T06:53:00Z"/>
                <w:sz w:val="14"/>
                <w:szCs w:val="14"/>
              </w:rPr>
            </w:pPr>
            <w:del w:id="665" w:author="Jim Kulp" w:date="2010-07-19T06:53:00Z">
              <w:r w:rsidRPr="00177380" w:rsidDel="00B6363A">
                <w:rPr>
                  <w:sz w:val="14"/>
                  <w:szCs w:val="14"/>
                </w:rPr>
                <w:delText>ssiegel</w:delText>
              </w:r>
            </w:del>
          </w:p>
        </w:tc>
        <w:tc>
          <w:tcPr>
            <w:tcW w:w="1176" w:type="dxa"/>
            <w:tcPrChange w:id="666" w:author="Jim Kulp" w:date="2010-06-12T12:34:00Z">
              <w:tcPr>
                <w:tcW w:w="1176" w:type="dxa"/>
              </w:tcPr>
            </w:tcPrChange>
          </w:tcPr>
          <w:p w:rsidR="00C00329" w:rsidRPr="00177380" w:rsidDel="00B6363A" w:rsidRDefault="00C00329" w:rsidP="00C00329">
            <w:pPr>
              <w:spacing w:before="0" w:after="0"/>
              <w:rPr>
                <w:del w:id="667" w:author="Jim Kulp" w:date="2010-07-19T06:53:00Z"/>
                <w:sz w:val="14"/>
                <w:szCs w:val="14"/>
              </w:rPr>
            </w:pPr>
            <w:del w:id="668" w:author="Jim Kulp" w:date="2010-07-19T06:53:00Z">
              <w:r w:rsidRPr="00177380" w:rsidDel="00B6363A">
                <w:rPr>
                  <w:sz w:val="14"/>
                  <w:szCs w:val="14"/>
                </w:rPr>
                <w:delText>2007-07-26</w:delText>
              </w:r>
            </w:del>
          </w:p>
        </w:tc>
      </w:tr>
      <w:tr w:rsidR="00C00329" w:rsidRPr="00177380" w:rsidDel="00B6363A">
        <w:trPr>
          <w:trHeight w:val="101"/>
          <w:del w:id="669" w:author="Jim Kulp" w:date="2010-07-19T06:53:00Z"/>
          <w:trPrChange w:id="670" w:author="Jim Kulp" w:date="2010-06-12T12:34:00Z">
            <w:trPr>
              <w:trHeight w:val="101"/>
            </w:trPr>
          </w:trPrChange>
        </w:trPr>
        <w:tc>
          <w:tcPr>
            <w:tcW w:w="1015" w:type="dxa"/>
            <w:tcPrChange w:id="671" w:author="Jim Kulp" w:date="2010-06-12T12:34:00Z">
              <w:tcPr>
                <w:tcW w:w="1131" w:type="dxa"/>
                <w:gridSpan w:val="2"/>
              </w:tcPr>
            </w:tcPrChange>
          </w:tcPr>
          <w:p w:rsidR="00C00329" w:rsidRPr="00177380" w:rsidDel="00B6363A" w:rsidRDefault="00C00329" w:rsidP="00C00329">
            <w:pPr>
              <w:spacing w:before="0" w:after="0"/>
              <w:rPr>
                <w:del w:id="672" w:author="Jim Kulp" w:date="2010-07-19T06:53:00Z"/>
                <w:sz w:val="14"/>
                <w:szCs w:val="14"/>
              </w:rPr>
            </w:pPr>
            <w:del w:id="673" w:author="Jim Kulp" w:date="2010-07-19T06:53:00Z">
              <w:r w:rsidRPr="00177380" w:rsidDel="00B6363A">
                <w:rPr>
                  <w:sz w:val="14"/>
                  <w:szCs w:val="14"/>
                </w:rPr>
                <w:delText>0.44</w:delText>
              </w:r>
            </w:del>
          </w:p>
        </w:tc>
        <w:tc>
          <w:tcPr>
            <w:tcW w:w="5850" w:type="dxa"/>
            <w:tcPrChange w:id="674" w:author="Jim Kulp" w:date="2010-06-12T12:34:00Z">
              <w:tcPr>
                <w:tcW w:w="5261" w:type="dxa"/>
              </w:tcPr>
            </w:tcPrChange>
          </w:tcPr>
          <w:p w:rsidR="00C00329" w:rsidRPr="00177380" w:rsidDel="00B6363A" w:rsidRDefault="00C00329" w:rsidP="00C00329">
            <w:pPr>
              <w:spacing w:before="0" w:after="0"/>
              <w:rPr>
                <w:del w:id="675" w:author="Jim Kulp" w:date="2010-07-19T06:53:00Z"/>
                <w:sz w:val="14"/>
                <w:szCs w:val="14"/>
              </w:rPr>
            </w:pPr>
            <w:del w:id="676" w:author="Jim Kulp" w:date="2010-07-19T06:53:00Z">
              <w:r w:rsidRPr="00177380" w:rsidDel="00B6363A">
                <w:rPr>
                  <w:sz w:val="14"/>
                  <w:szCs w:val="14"/>
                </w:rPr>
                <w:delText>Attribute massaging for Precise/Imprecise Burst attributes</w:delText>
              </w:r>
            </w:del>
          </w:p>
        </w:tc>
        <w:tc>
          <w:tcPr>
            <w:tcW w:w="782" w:type="dxa"/>
            <w:tcPrChange w:id="677" w:author="Jim Kulp" w:date="2010-06-12T12:34:00Z">
              <w:tcPr>
                <w:tcW w:w="1255" w:type="dxa"/>
                <w:gridSpan w:val="2"/>
              </w:tcPr>
            </w:tcPrChange>
          </w:tcPr>
          <w:p w:rsidR="00C00329" w:rsidRPr="00177380" w:rsidDel="00B6363A" w:rsidRDefault="00C00329" w:rsidP="00C00329">
            <w:pPr>
              <w:spacing w:before="0" w:after="0"/>
              <w:rPr>
                <w:del w:id="678" w:author="Jim Kulp" w:date="2010-07-19T06:53:00Z"/>
                <w:sz w:val="14"/>
                <w:szCs w:val="14"/>
              </w:rPr>
            </w:pPr>
            <w:del w:id="679" w:author="Jim Kulp" w:date="2010-07-19T06:53:00Z">
              <w:r w:rsidRPr="00177380" w:rsidDel="00B6363A">
                <w:rPr>
                  <w:sz w:val="14"/>
                  <w:szCs w:val="14"/>
                </w:rPr>
                <w:delText>ssiegel</w:delText>
              </w:r>
            </w:del>
          </w:p>
        </w:tc>
        <w:tc>
          <w:tcPr>
            <w:tcW w:w="1176" w:type="dxa"/>
            <w:tcPrChange w:id="680" w:author="Jim Kulp" w:date="2010-06-12T12:34:00Z">
              <w:tcPr>
                <w:tcW w:w="1176" w:type="dxa"/>
              </w:tcPr>
            </w:tcPrChange>
          </w:tcPr>
          <w:p w:rsidR="00C00329" w:rsidRPr="00177380" w:rsidDel="00B6363A" w:rsidRDefault="00C00329" w:rsidP="00C00329">
            <w:pPr>
              <w:spacing w:before="0" w:after="0"/>
              <w:rPr>
                <w:del w:id="681" w:author="Jim Kulp" w:date="2010-07-19T06:53:00Z"/>
                <w:sz w:val="14"/>
                <w:szCs w:val="14"/>
              </w:rPr>
            </w:pPr>
            <w:del w:id="682" w:author="Jim Kulp" w:date="2010-07-19T06:53:00Z">
              <w:r w:rsidRPr="00177380" w:rsidDel="00B6363A">
                <w:rPr>
                  <w:sz w:val="14"/>
                  <w:szCs w:val="14"/>
                </w:rPr>
                <w:delText>2007-07-27</w:delText>
              </w:r>
            </w:del>
          </w:p>
        </w:tc>
      </w:tr>
      <w:tr w:rsidR="00C00329" w:rsidRPr="00177380" w:rsidDel="00B6363A">
        <w:trPr>
          <w:trHeight w:val="101"/>
          <w:del w:id="683" w:author="Jim Kulp" w:date="2010-07-19T06:53:00Z"/>
          <w:trPrChange w:id="684" w:author="Jim Kulp" w:date="2010-06-12T12:34:00Z">
            <w:trPr>
              <w:trHeight w:val="101"/>
            </w:trPr>
          </w:trPrChange>
        </w:trPr>
        <w:tc>
          <w:tcPr>
            <w:tcW w:w="1015" w:type="dxa"/>
            <w:tcPrChange w:id="685" w:author="Jim Kulp" w:date="2010-06-12T12:34:00Z">
              <w:tcPr>
                <w:tcW w:w="1131" w:type="dxa"/>
                <w:gridSpan w:val="2"/>
              </w:tcPr>
            </w:tcPrChange>
          </w:tcPr>
          <w:p w:rsidR="00C00329" w:rsidRPr="00177380" w:rsidDel="00B6363A" w:rsidRDefault="00C00329" w:rsidP="00C00329">
            <w:pPr>
              <w:spacing w:before="0" w:after="0"/>
              <w:rPr>
                <w:del w:id="686" w:author="Jim Kulp" w:date="2010-07-19T06:53:00Z"/>
                <w:sz w:val="14"/>
                <w:szCs w:val="14"/>
              </w:rPr>
            </w:pPr>
            <w:del w:id="687" w:author="Jim Kulp" w:date="2010-07-19T06:53:00Z">
              <w:r w:rsidRPr="00177380" w:rsidDel="00B6363A">
                <w:rPr>
                  <w:sz w:val="14"/>
                  <w:szCs w:val="14"/>
                </w:rPr>
                <w:delText>0.44 (cont.)</w:delText>
              </w:r>
            </w:del>
          </w:p>
        </w:tc>
        <w:tc>
          <w:tcPr>
            <w:tcW w:w="5850" w:type="dxa"/>
            <w:tcPrChange w:id="688" w:author="Jim Kulp" w:date="2010-06-12T12:34:00Z">
              <w:tcPr>
                <w:tcW w:w="5261" w:type="dxa"/>
              </w:tcPr>
            </w:tcPrChange>
          </w:tcPr>
          <w:p w:rsidR="00C00329" w:rsidRPr="00177380" w:rsidDel="00B6363A" w:rsidRDefault="00C00329" w:rsidP="00C00329">
            <w:pPr>
              <w:spacing w:before="0" w:after="0"/>
              <w:rPr>
                <w:del w:id="689" w:author="Jim Kulp" w:date="2010-07-19T06:53:00Z"/>
                <w:sz w:val="14"/>
                <w:szCs w:val="14"/>
              </w:rPr>
            </w:pPr>
            <w:del w:id="690" w:author="Jim Kulp" w:date="2010-07-19T06:53:00Z">
              <w:r w:rsidRPr="00177380" w:rsidDel="00B6363A">
                <w:rPr>
                  <w:sz w:val="14"/>
                  <w:szCs w:val="14"/>
                </w:rPr>
                <w:delText>WCI force_aligned defect corrected</w:delText>
              </w:r>
            </w:del>
          </w:p>
        </w:tc>
        <w:tc>
          <w:tcPr>
            <w:tcW w:w="782" w:type="dxa"/>
            <w:tcPrChange w:id="691" w:author="Jim Kulp" w:date="2010-06-12T12:34:00Z">
              <w:tcPr>
                <w:tcW w:w="1255" w:type="dxa"/>
                <w:gridSpan w:val="2"/>
              </w:tcPr>
            </w:tcPrChange>
          </w:tcPr>
          <w:p w:rsidR="00C00329" w:rsidRPr="00177380" w:rsidDel="00B6363A" w:rsidRDefault="00C00329" w:rsidP="00C00329">
            <w:pPr>
              <w:spacing w:before="0" w:after="0"/>
              <w:rPr>
                <w:del w:id="692" w:author="Jim Kulp" w:date="2010-07-19T06:53:00Z"/>
                <w:sz w:val="14"/>
                <w:szCs w:val="14"/>
              </w:rPr>
            </w:pPr>
            <w:del w:id="693" w:author="Jim Kulp" w:date="2010-07-19T06:53:00Z">
              <w:r w:rsidRPr="00177380" w:rsidDel="00B6363A">
                <w:rPr>
                  <w:sz w:val="14"/>
                  <w:szCs w:val="14"/>
                </w:rPr>
                <w:delText>ssiegel</w:delText>
              </w:r>
            </w:del>
          </w:p>
        </w:tc>
        <w:tc>
          <w:tcPr>
            <w:tcW w:w="1176" w:type="dxa"/>
            <w:tcPrChange w:id="694" w:author="Jim Kulp" w:date="2010-06-12T12:34:00Z">
              <w:tcPr>
                <w:tcW w:w="1176" w:type="dxa"/>
              </w:tcPr>
            </w:tcPrChange>
          </w:tcPr>
          <w:p w:rsidR="00C00329" w:rsidRPr="00177380" w:rsidDel="00B6363A" w:rsidRDefault="00C00329" w:rsidP="00C00329">
            <w:pPr>
              <w:spacing w:before="0" w:after="0"/>
              <w:rPr>
                <w:del w:id="695" w:author="Jim Kulp" w:date="2010-07-19T06:53:00Z"/>
                <w:sz w:val="14"/>
                <w:szCs w:val="14"/>
              </w:rPr>
            </w:pPr>
            <w:del w:id="696" w:author="Jim Kulp" w:date="2010-07-19T06:53:00Z">
              <w:r w:rsidRPr="00177380" w:rsidDel="00B6363A">
                <w:rPr>
                  <w:sz w:val="14"/>
                  <w:szCs w:val="14"/>
                </w:rPr>
                <w:delText>2007-08-01</w:delText>
              </w:r>
            </w:del>
          </w:p>
        </w:tc>
      </w:tr>
      <w:tr w:rsidR="00C00329" w:rsidRPr="00177380" w:rsidDel="00B6363A">
        <w:trPr>
          <w:trHeight w:val="101"/>
          <w:del w:id="697" w:author="Jim Kulp" w:date="2010-07-19T06:53:00Z"/>
          <w:trPrChange w:id="698" w:author="Jim Kulp" w:date="2010-06-12T12:34:00Z">
            <w:trPr>
              <w:trHeight w:val="101"/>
            </w:trPr>
          </w:trPrChange>
        </w:trPr>
        <w:tc>
          <w:tcPr>
            <w:tcW w:w="1015" w:type="dxa"/>
            <w:tcPrChange w:id="699" w:author="Jim Kulp" w:date="2010-06-12T12:34:00Z">
              <w:tcPr>
                <w:tcW w:w="1131" w:type="dxa"/>
                <w:gridSpan w:val="2"/>
              </w:tcPr>
            </w:tcPrChange>
          </w:tcPr>
          <w:p w:rsidR="00C00329" w:rsidRPr="00177380" w:rsidDel="00B6363A" w:rsidRDefault="00C00329" w:rsidP="00C00329">
            <w:pPr>
              <w:spacing w:before="0" w:after="0"/>
              <w:rPr>
                <w:del w:id="700" w:author="Jim Kulp" w:date="2010-07-19T06:53:00Z"/>
                <w:sz w:val="14"/>
                <w:szCs w:val="14"/>
              </w:rPr>
            </w:pPr>
            <w:del w:id="701" w:author="Jim Kulp" w:date="2010-07-19T06:53:00Z">
              <w:r w:rsidRPr="00177380" w:rsidDel="00B6363A">
                <w:rPr>
                  <w:sz w:val="14"/>
                  <w:szCs w:val="14"/>
                </w:rPr>
                <w:delText>0.45</w:delText>
              </w:r>
            </w:del>
          </w:p>
        </w:tc>
        <w:tc>
          <w:tcPr>
            <w:tcW w:w="5850" w:type="dxa"/>
            <w:tcPrChange w:id="702" w:author="Jim Kulp" w:date="2010-06-12T12:34:00Z">
              <w:tcPr>
                <w:tcW w:w="5261" w:type="dxa"/>
              </w:tcPr>
            </w:tcPrChange>
          </w:tcPr>
          <w:p w:rsidR="00C00329" w:rsidRPr="00177380" w:rsidDel="00B6363A" w:rsidRDefault="00C00329" w:rsidP="00C00329">
            <w:pPr>
              <w:spacing w:before="0" w:after="0"/>
              <w:rPr>
                <w:del w:id="703" w:author="Jim Kulp" w:date="2010-07-19T06:53:00Z"/>
                <w:sz w:val="14"/>
                <w:szCs w:val="14"/>
              </w:rPr>
            </w:pPr>
            <w:del w:id="704" w:author="Jim Kulp" w:date="2010-07-19T06:53:00Z">
              <w:r w:rsidRPr="00177380" w:rsidDel="00B6363A">
                <w:rPr>
                  <w:sz w:val="14"/>
                  <w:szCs w:val="14"/>
                </w:rPr>
                <w:delText>WCI MFlag response rules clarified</w:delText>
              </w:r>
            </w:del>
          </w:p>
        </w:tc>
        <w:tc>
          <w:tcPr>
            <w:tcW w:w="782" w:type="dxa"/>
            <w:tcPrChange w:id="705" w:author="Jim Kulp" w:date="2010-06-12T12:34:00Z">
              <w:tcPr>
                <w:tcW w:w="1255" w:type="dxa"/>
                <w:gridSpan w:val="2"/>
              </w:tcPr>
            </w:tcPrChange>
          </w:tcPr>
          <w:p w:rsidR="00C00329" w:rsidRPr="00177380" w:rsidDel="00B6363A" w:rsidRDefault="00C00329" w:rsidP="00C00329">
            <w:pPr>
              <w:spacing w:before="0" w:after="0"/>
              <w:rPr>
                <w:del w:id="706" w:author="Jim Kulp" w:date="2010-07-19T06:53:00Z"/>
                <w:sz w:val="14"/>
                <w:szCs w:val="14"/>
              </w:rPr>
            </w:pPr>
            <w:del w:id="707" w:author="Jim Kulp" w:date="2010-07-19T06:53:00Z">
              <w:r w:rsidRPr="00177380" w:rsidDel="00B6363A">
                <w:rPr>
                  <w:sz w:val="14"/>
                  <w:szCs w:val="14"/>
                </w:rPr>
                <w:delText>ssiegel</w:delText>
              </w:r>
            </w:del>
          </w:p>
        </w:tc>
        <w:tc>
          <w:tcPr>
            <w:tcW w:w="1176" w:type="dxa"/>
            <w:tcPrChange w:id="708" w:author="Jim Kulp" w:date="2010-06-12T12:34:00Z">
              <w:tcPr>
                <w:tcW w:w="1176" w:type="dxa"/>
              </w:tcPr>
            </w:tcPrChange>
          </w:tcPr>
          <w:p w:rsidR="00C00329" w:rsidRPr="00177380" w:rsidDel="00B6363A" w:rsidRDefault="00C00329" w:rsidP="00C00329">
            <w:pPr>
              <w:spacing w:before="0" w:after="0"/>
              <w:rPr>
                <w:del w:id="709" w:author="Jim Kulp" w:date="2010-07-19T06:53:00Z"/>
                <w:sz w:val="14"/>
                <w:szCs w:val="14"/>
              </w:rPr>
            </w:pPr>
            <w:del w:id="710" w:author="Jim Kulp" w:date="2010-07-19T06:53:00Z">
              <w:r w:rsidRPr="00177380" w:rsidDel="00B6363A">
                <w:rPr>
                  <w:sz w:val="14"/>
                  <w:szCs w:val="14"/>
                </w:rPr>
                <w:delText>2007-08-06</w:delText>
              </w:r>
            </w:del>
          </w:p>
        </w:tc>
      </w:tr>
      <w:tr w:rsidR="00C00329" w:rsidRPr="00177380" w:rsidDel="00B6363A">
        <w:trPr>
          <w:trHeight w:val="101"/>
          <w:del w:id="711" w:author="Jim Kulp" w:date="2010-07-19T06:53:00Z"/>
          <w:trPrChange w:id="712" w:author="Jim Kulp" w:date="2010-06-12T12:34:00Z">
            <w:trPr>
              <w:trHeight w:val="101"/>
            </w:trPr>
          </w:trPrChange>
        </w:trPr>
        <w:tc>
          <w:tcPr>
            <w:tcW w:w="1015" w:type="dxa"/>
            <w:tcPrChange w:id="713" w:author="Jim Kulp" w:date="2010-06-12T12:34:00Z">
              <w:tcPr>
                <w:tcW w:w="1131" w:type="dxa"/>
                <w:gridSpan w:val="2"/>
              </w:tcPr>
            </w:tcPrChange>
          </w:tcPr>
          <w:p w:rsidR="00C00329" w:rsidRPr="00177380" w:rsidDel="00B6363A" w:rsidRDefault="00C00329" w:rsidP="00C00329">
            <w:pPr>
              <w:spacing w:before="0" w:after="0"/>
              <w:rPr>
                <w:del w:id="714" w:author="Jim Kulp" w:date="2010-07-19T06:53:00Z"/>
                <w:sz w:val="14"/>
                <w:szCs w:val="14"/>
              </w:rPr>
            </w:pPr>
            <w:del w:id="715" w:author="Jim Kulp" w:date="2010-07-19T06:53:00Z">
              <w:r w:rsidRPr="00177380" w:rsidDel="00B6363A">
                <w:rPr>
                  <w:sz w:val="14"/>
                  <w:szCs w:val="14"/>
                </w:rPr>
                <w:delText>0.46</w:delText>
              </w:r>
            </w:del>
          </w:p>
        </w:tc>
        <w:tc>
          <w:tcPr>
            <w:tcW w:w="5850" w:type="dxa"/>
            <w:tcPrChange w:id="716" w:author="Jim Kulp" w:date="2010-06-12T12:34:00Z">
              <w:tcPr>
                <w:tcW w:w="5261" w:type="dxa"/>
              </w:tcPr>
            </w:tcPrChange>
          </w:tcPr>
          <w:p w:rsidR="00C00329" w:rsidRPr="00177380" w:rsidDel="00B6363A" w:rsidRDefault="00C00329" w:rsidP="00C00329">
            <w:pPr>
              <w:spacing w:before="0" w:after="0"/>
              <w:rPr>
                <w:del w:id="717" w:author="Jim Kulp" w:date="2010-07-19T06:53:00Z"/>
                <w:sz w:val="14"/>
                <w:szCs w:val="14"/>
              </w:rPr>
            </w:pPr>
            <w:del w:id="718" w:author="Jim Kulp" w:date="2010-07-19T06:53:00Z">
              <w:r w:rsidRPr="00177380" w:rsidDel="00B6363A">
                <w:rPr>
                  <w:sz w:val="14"/>
                  <w:szCs w:val="14"/>
                </w:rPr>
                <w:delText>WCI nit, WMemI signals, Burst attributes changed</w:delText>
              </w:r>
            </w:del>
          </w:p>
        </w:tc>
        <w:tc>
          <w:tcPr>
            <w:tcW w:w="782" w:type="dxa"/>
            <w:tcPrChange w:id="719" w:author="Jim Kulp" w:date="2010-06-12T12:34:00Z">
              <w:tcPr>
                <w:tcW w:w="1255" w:type="dxa"/>
                <w:gridSpan w:val="2"/>
              </w:tcPr>
            </w:tcPrChange>
          </w:tcPr>
          <w:p w:rsidR="00C00329" w:rsidRPr="00177380" w:rsidDel="00B6363A" w:rsidRDefault="00C00329" w:rsidP="00C00329">
            <w:pPr>
              <w:spacing w:before="0" w:after="0"/>
              <w:rPr>
                <w:del w:id="720" w:author="Jim Kulp" w:date="2010-07-19T06:53:00Z"/>
                <w:sz w:val="14"/>
                <w:szCs w:val="14"/>
              </w:rPr>
            </w:pPr>
            <w:del w:id="721" w:author="Jim Kulp" w:date="2010-07-19T06:53:00Z">
              <w:r w:rsidRPr="00177380" w:rsidDel="00B6363A">
                <w:rPr>
                  <w:sz w:val="14"/>
                  <w:szCs w:val="14"/>
                </w:rPr>
                <w:delText>ssiegel</w:delText>
              </w:r>
            </w:del>
          </w:p>
        </w:tc>
        <w:tc>
          <w:tcPr>
            <w:tcW w:w="1176" w:type="dxa"/>
            <w:tcPrChange w:id="722" w:author="Jim Kulp" w:date="2010-06-12T12:34:00Z">
              <w:tcPr>
                <w:tcW w:w="1176" w:type="dxa"/>
              </w:tcPr>
            </w:tcPrChange>
          </w:tcPr>
          <w:p w:rsidR="00C00329" w:rsidRPr="00177380" w:rsidDel="00B6363A" w:rsidRDefault="00C00329" w:rsidP="00C00329">
            <w:pPr>
              <w:spacing w:before="0" w:after="0"/>
              <w:rPr>
                <w:del w:id="723" w:author="Jim Kulp" w:date="2010-07-19T06:53:00Z"/>
                <w:sz w:val="14"/>
                <w:szCs w:val="14"/>
              </w:rPr>
            </w:pPr>
            <w:del w:id="724" w:author="Jim Kulp" w:date="2010-07-19T06:53:00Z">
              <w:r w:rsidRPr="00177380" w:rsidDel="00B6363A">
                <w:rPr>
                  <w:sz w:val="14"/>
                  <w:szCs w:val="14"/>
                </w:rPr>
                <w:delText>2007-08-07</w:delText>
              </w:r>
            </w:del>
          </w:p>
        </w:tc>
      </w:tr>
      <w:tr w:rsidR="00C00329" w:rsidRPr="00177380" w:rsidDel="00B6363A">
        <w:trPr>
          <w:trHeight w:val="101"/>
          <w:del w:id="725" w:author="Jim Kulp" w:date="2010-07-19T06:53:00Z"/>
          <w:trPrChange w:id="726" w:author="Jim Kulp" w:date="2010-06-12T12:34:00Z">
            <w:trPr>
              <w:trHeight w:val="101"/>
            </w:trPr>
          </w:trPrChange>
        </w:trPr>
        <w:tc>
          <w:tcPr>
            <w:tcW w:w="1015" w:type="dxa"/>
            <w:tcPrChange w:id="727" w:author="Jim Kulp" w:date="2010-06-12T12:34:00Z">
              <w:tcPr>
                <w:tcW w:w="1131" w:type="dxa"/>
                <w:gridSpan w:val="2"/>
              </w:tcPr>
            </w:tcPrChange>
          </w:tcPr>
          <w:p w:rsidR="00C00329" w:rsidRPr="00177380" w:rsidDel="00B6363A" w:rsidRDefault="00C00329" w:rsidP="00C00329">
            <w:pPr>
              <w:spacing w:before="0" w:after="0"/>
              <w:rPr>
                <w:del w:id="728" w:author="Jim Kulp" w:date="2010-07-19T06:53:00Z"/>
                <w:sz w:val="14"/>
                <w:szCs w:val="14"/>
              </w:rPr>
            </w:pPr>
            <w:del w:id="729" w:author="Jim Kulp" w:date="2010-07-19T06:53:00Z">
              <w:r w:rsidRPr="00177380" w:rsidDel="00B6363A">
                <w:rPr>
                  <w:sz w:val="14"/>
                  <w:szCs w:val="14"/>
                </w:rPr>
                <w:delText>0.47</w:delText>
              </w:r>
            </w:del>
          </w:p>
        </w:tc>
        <w:tc>
          <w:tcPr>
            <w:tcW w:w="5850" w:type="dxa"/>
            <w:tcPrChange w:id="730" w:author="Jim Kulp" w:date="2010-06-12T12:34:00Z">
              <w:tcPr>
                <w:tcW w:w="5261" w:type="dxa"/>
              </w:tcPr>
            </w:tcPrChange>
          </w:tcPr>
          <w:p w:rsidR="00C00329" w:rsidRPr="00177380" w:rsidDel="00B6363A" w:rsidRDefault="00C00329" w:rsidP="00C00329">
            <w:pPr>
              <w:spacing w:before="0" w:after="0"/>
              <w:rPr>
                <w:del w:id="731" w:author="Jim Kulp" w:date="2010-07-19T06:53:00Z"/>
                <w:sz w:val="14"/>
                <w:szCs w:val="14"/>
              </w:rPr>
            </w:pPr>
            <w:del w:id="732" w:author="Jim Kulp" w:date="2010-07-19T06:53:00Z">
              <w:r w:rsidRPr="00177380" w:rsidDel="00B6363A">
                <w:rPr>
                  <w:sz w:val="14"/>
                  <w:szCs w:val="14"/>
                </w:rPr>
                <w:delText>Remove BurstCapable attribute from WMemI</w:delText>
              </w:r>
            </w:del>
          </w:p>
        </w:tc>
        <w:tc>
          <w:tcPr>
            <w:tcW w:w="782" w:type="dxa"/>
            <w:tcPrChange w:id="733" w:author="Jim Kulp" w:date="2010-06-12T12:34:00Z">
              <w:tcPr>
                <w:tcW w:w="1255" w:type="dxa"/>
                <w:gridSpan w:val="2"/>
              </w:tcPr>
            </w:tcPrChange>
          </w:tcPr>
          <w:p w:rsidR="00C00329" w:rsidRPr="00177380" w:rsidDel="00B6363A" w:rsidRDefault="00C00329" w:rsidP="00C00329">
            <w:pPr>
              <w:spacing w:before="0" w:after="0"/>
              <w:rPr>
                <w:del w:id="734" w:author="Jim Kulp" w:date="2010-07-19T06:53:00Z"/>
                <w:sz w:val="14"/>
                <w:szCs w:val="14"/>
              </w:rPr>
            </w:pPr>
            <w:del w:id="735" w:author="Jim Kulp" w:date="2010-07-19T06:53:00Z">
              <w:r w:rsidRPr="00177380" w:rsidDel="00B6363A">
                <w:rPr>
                  <w:sz w:val="14"/>
                  <w:szCs w:val="14"/>
                </w:rPr>
                <w:delText>ssiegel</w:delText>
              </w:r>
            </w:del>
          </w:p>
        </w:tc>
        <w:tc>
          <w:tcPr>
            <w:tcW w:w="1176" w:type="dxa"/>
            <w:tcPrChange w:id="736" w:author="Jim Kulp" w:date="2010-06-12T12:34:00Z">
              <w:tcPr>
                <w:tcW w:w="1176" w:type="dxa"/>
              </w:tcPr>
            </w:tcPrChange>
          </w:tcPr>
          <w:p w:rsidR="00C00329" w:rsidRPr="00177380" w:rsidDel="00B6363A" w:rsidRDefault="00C00329" w:rsidP="00C00329">
            <w:pPr>
              <w:spacing w:before="0" w:after="0"/>
              <w:rPr>
                <w:del w:id="737" w:author="Jim Kulp" w:date="2010-07-19T06:53:00Z"/>
                <w:sz w:val="14"/>
                <w:szCs w:val="14"/>
              </w:rPr>
            </w:pPr>
            <w:del w:id="738" w:author="Jim Kulp" w:date="2010-07-19T06:53:00Z">
              <w:r w:rsidRPr="00177380" w:rsidDel="00B6363A">
                <w:rPr>
                  <w:sz w:val="14"/>
                  <w:szCs w:val="14"/>
                </w:rPr>
                <w:delText>2007-08-08</w:delText>
              </w:r>
            </w:del>
          </w:p>
        </w:tc>
      </w:tr>
      <w:tr w:rsidR="00C00329" w:rsidRPr="00177380" w:rsidDel="00B6363A">
        <w:trPr>
          <w:trHeight w:val="101"/>
          <w:del w:id="739" w:author="Jim Kulp" w:date="2010-07-19T06:53:00Z"/>
          <w:trPrChange w:id="740" w:author="Jim Kulp" w:date="2010-06-12T12:34:00Z">
            <w:trPr>
              <w:trHeight w:val="101"/>
            </w:trPr>
          </w:trPrChange>
        </w:trPr>
        <w:tc>
          <w:tcPr>
            <w:tcW w:w="1015" w:type="dxa"/>
            <w:tcPrChange w:id="741" w:author="Jim Kulp" w:date="2010-06-12T12:34:00Z">
              <w:tcPr>
                <w:tcW w:w="1131" w:type="dxa"/>
                <w:gridSpan w:val="2"/>
              </w:tcPr>
            </w:tcPrChange>
          </w:tcPr>
          <w:p w:rsidR="00C00329" w:rsidRPr="00177380" w:rsidDel="00B6363A" w:rsidRDefault="00C00329" w:rsidP="00C00329">
            <w:pPr>
              <w:spacing w:before="0" w:after="0"/>
              <w:rPr>
                <w:del w:id="742" w:author="Jim Kulp" w:date="2010-07-19T06:53:00Z"/>
                <w:sz w:val="14"/>
                <w:szCs w:val="14"/>
              </w:rPr>
            </w:pPr>
            <w:del w:id="743" w:author="Jim Kulp" w:date="2010-07-19T06:53:00Z">
              <w:r w:rsidRPr="00177380" w:rsidDel="00B6363A">
                <w:rPr>
                  <w:sz w:val="14"/>
                  <w:szCs w:val="14"/>
                </w:rPr>
                <w:delText>0.48</w:delText>
              </w:r>
            </w:del>
          </w:p>
        </w:tc>
        <w:tc>
          <w:tcPr>
            <w:tcW w:w="5850" w:type="dxa"/>
            <w:tcPrChange w:id="744" w:author="Jim Kulp" w:date="2010-06-12T12:34:00Z">
              <w:tcPr>
                <w:tcW w:w="5261" w:type="dxa"/>
              </w:tcPr>
            </w:tcPrChange>
          </w:tcPr>
          <w:p w:rsidR="00C00329" w:rsidRPr="00177380" w:rsidDel="00B6363A" w:rsidRDefault="00C00329" w:rsidP="00C00329">
            <w:pPr>
              <w:spacing w:before="0" w:after="0"/>
              <w:rPr>
                <w:del w:id="745" w:author="Jim Kulp" w:date="2010-07-19T06:53:00Z"/>
                <w:sz w:val="14"/>
                <w:szCs w:val="14"/>
              </w:rPr>
            </w:pPr>
            <w:del w:id="746" w:author="Jim Kulp" w:date="2010-07-19T06:53:00Z">
              <w:r w:rsidRPr="00177380" w:rsidDel="00B6363A">
                <w:rPr>
                  <w:sz w:val="14"/>
                  <w:szCs w:val="14"/>
                </w:rPr>
                <w:delText>Remove MaxIdleCycles and MaxIdleRules</w:delText>
              </w:r>
            </w:del>
          </w:p>
        </w:tc>
        <w:tc>
          <w:tcPr>
            <w:tcW w:w="782" w:type="dxa"/>
            <w:tcPrChange w:id="747" w:author="Jim Kulp" w:date="2010-06-12T12:34:00Z">
              <w:tcPr>
                <w:tcW w:w="1255" w:type="dxa"/>
                <w:gridSpan w:val="2"/>
              </w:tcPr>
            </w:tcPrChange>
          </w:tcPr>
          <w:p w:rsidR="00C00329" w:rsidRPr="00177380" w:rsidDel="00B6363A" w:rsidRDefault="00C00329" w:rsidP="00C00329">
            <w:pPr>
              <w:spacing w:before="0" w:after="0"/>
              <w:rPr>
                <w:del w:id="748" w:author="Jim Kulp" w:date="2010-07-19T06:53:00Z"/>
                <w:sz w:val="14"/>
                <w:szCs w:val="14"/>
              </w:rPr>
            </w:pPr>
            <w:del w:id="749" w:author="Jim Kulp" w:date="2010-07-19T06:53:00Z">
              <w:r w:rsidRPr="00177380" w:rsidDel="00B6363A">
                <w:rPr>
                  <w:sz w:val="14"/>
                  <w:szCs w:val="14"/>
                </w:rPr>
                <w:delText>ssiegel</w:delText>
              </w:r>
            </w:del>
          </w:p>
        </w:tc>
        <w:tc>
          <w:tcPr>
            <w:tcW w:w="1176" w:type="dxa"/>
            <w:tcPrChange w:id="750" w:author="Jim Kulp" w:date="2010-06-12T12:34:00Z">
              <w:tcPr>
                <w:tcW w:w="1176" w:type="dxa"/>
              </w:tcPr>
            </w:tcPrChange>
          </w:tcPr>
          <w:p w:rsidR="00C00329" w:rsidRPr="00177380" w:rsidDel="00B6363A" w:rsidRDefault="00C00329" w:rsidP="00C00329">
            <w:pPr>
              <w:spacing w:before="0" w:after="0"/>
              <w:rPr>
                <w:del w:id="751" w:author="Jim Kulp" w:date="2010-07-19T06:53:00Z"/>
                <w:sz w:val="14"/>
                <w:szCs w:val="14"/>
              </w:rPr>
            </w:pPr>
            <w:del w:id="752" w:author="Jim Kulp" w:date="2010-07-19T06:53:00Z">
              <w:r w:rsidRPr="00177380" w:rsidDel="00B6363A">
                <w:rPr>
                  <w:sz w:val="14"/>
                  <w:szCs w:val="14"/>
                </w:rPr>
                <w:delText>2007-08-31</w:delText>
              </w:r>
            </w:del>
          </w:p>
        </w:tc>
      </w:tr>
      <w:tr w:rsidR="00C00329" w:rsidRPr="00177380" w:rsidDel="00B6363A">
        <w:trPr>
          <w:trHeight w:val="101"/>
          <w:del w:id="753" w:author="Jim Kulp" w:date="2010-07-19T06:53:00Z"/>
          <w:trPrChange w:id="754" w:author="Jim Kulp" w:date="2010-06-12T12:34:00Z">
            <w:trPr>
              <w:trHeight w:val="101"/>
            </w:trPr>
          </w:trPrChange>
        </w:trPr>
        <w:tc>
          <w:tcPr>
            <w:tcW w:w="1015" w:type="dxa"/>
            <w:tcPrChange w:id="755" w:author="Jim Kulp" w:date="2010-06-12T12:34:00Z">
              <w:tcPr>
                <w:tcW w:w="1131" w:type="dxa"/>
                <w:gridSpan w:val="2"/>
              </w:tcPr>
            </w:tcPrChange>
          </w:tcPr>
          <w:p w:rsidR="00C00329" w:rsidRPr="00177380" w:rsidDel="00B6363A" w:rsidRDefault="00C00329" w:rsidP="00C00329">
            <w:pPr>
              <w:spacing w:before="0" w:after="0"/>
              <w:rPr>
                <w:del w:id="756" w:author="Jim Kulp" w:date="2010-07-19T06:53:00Z"/>
                <w:sz w:val="14"/>
                <w:szCs w:val="14"/>
              </w:rPr>
            </w:pPr>
            <w:del w:id="757" w:author="Jim Kulp" w:date="2010-07-19T06:53:00Z">
              <w:r w:rsidRPr="00177380" w:rsidDel="00B6363A">
                <w:rPr>
                  <w:sz w:val="14"/>
                  <w:szCs w:val="14"/>
                </w:rPr>
                <w:delText>0.48</w:delText>
              </w:r>
              <w:r w:rsidDel="00B6363A">
                <w:rPr>
                  <w:sz w:val="14"/>
                  <w:szCs w:val="14"/>
                </w:rPr>
                <w:delText xml:space="preserve"> (cont.)</w:delText>
              </w:r>
            </w:del>
          </w:p>
        </w:tc>
        <w:tc>
          <w:tcPr>
            <w:tcW w:w="5850" w:type="dxa"/>
            <w:tcPrChange w:id="758" w:author="Jim Kulp" w:date="2010-06-12T12:34:00Z">
              <w:tcPr>
                <w:tcW w:w="5261" w:type="dxa"/>
              </w:tcPr>
            </w:tcPrChange>
          </w:tcPr>
          <w:p w:rsidR="00C00329" w:rsidRPr="00177380" w:rsidDel="00B6363A" w:rsidRDefault="00C00329" w:rsidP="00C00329">
            <w:pPr>
              <w:spacing w:before="0" w:after="0"/>
              <w:rPr>
                <w:del w:id="759" w:author="Jim Kulp" w:date="2010-07-19T06:53:00Z"/>
                <w:sz w:val="14"/>
                <w:szCs w:val="14"/>
              </w:rPr>
            </w:pPr>
            <w:del w:id="760" w:author="Jim Kulp" w:date="2010-07-19T06:53:00Z">
              <w:r w:rsidDel="00B6363A">
                <w:rPr>
                  <w:sz w:val="14"/>
                  <w:szCs w:val="14"/>
                </w:rPr>
                <w:delText>Add Continuous attribute (WSI, WMI, and WMemI)</w:delText>
              </w:r>
            </w:del>
          </w:p>
        </w:tc>
        <w:tc>
          <w:tcPr>
            <w:tcW w:w="782" w:type="dxa"/>
            <w:tcPrChange w:id="761" w:author="Jim Kulp" w:date="2010-06-12T12:34:00Z">
              <w:tcPr>
                <w:tcW w:w="1255" w:type="dxa"/>
                <w:gridSpan w:val="2"/>
              </w:tcPr>
            </w:tcPrChange>
          </w:tcPr>
          <w:p w:rsidR="00C00329" w:rsidRPr="00177380" w:rsidDel="00B6363A" w:rsidRDefault="00C00329" w:rsidP="00C00329">
            <w:pPr>
              <w:spacing w:before="0" w:after="0"/>
              <w:rPr>
                <w:del w:id="762" w:author="Jim Kulp" w:date="2010-07-19T06:53:00Z"/>
                <w:sz w:val="14"/>
                <w:szCs w:val="14"/>
              </w:rPr>
            </w:pPr>
            <w:del w:id="763" w:author="Jim Kulp" w:date="2010-07-19T06:53:00Z">
              <w:r w:rsidRPr="00177380" w:rsidDel="00B6363A">
                <w:rPr>
                  <w:sz w:val="14"/>
                  <w:szCs w:val="14"/>
                </w:rPr>
                <w:delText>ssiegel</w:delText>
              </w:r>
            </w:del>
          </w:p>
        </w:tc>
        <w:tc>
          <w:tcPr>
            <w:tcW w:w="1176" w:type="dxa"/>
            <w:tcPrChange w:id="764" w:author="Jim Kulp" w:date="2010-06-12T12:34:00Z">
              <w:tcPr>
                <w:tcW w:w="1176" w:type="dxa"/>
              </w:tcPr>
            </w:tcPrChange>
          </w:tcPr>
          <w:p w:rsidR="00C00329" w:rsidRPr="00177380" w:rsidDel="00B6363A" w:rsidRDefault="00C00329" w:rsidP="00C00329">
            <w:pPr>
              <w:spacing w:before="0" w:after="0"/>
              <w:rPr>
                <w:del w:id="765" w:author="Jim Kulp" w:date="2010-07-19T06:53:00Z"/>
                <w:sz w:val="14"/>
                <w:szCs w:val="14"/>
              </w:rPr>
            </w:pPr>
            <w:del w:id="766" w:author="Jim Kulp" w:date="2010-07-19T06:53:00Z">
              <w:r w:rsidRPr="00177380" w:rsidDel="00B6363A">
                <w:rPr>
                  <w:sz w:val="14"/>
                  <w:szCs w:val="14"/>
                </w:rPr>
                <w:delText>2007-0</w:delText>
              </w:r>
              <w:r w:rsidDel="00B6363A">
                <w:rPr>
                  <w:sz w:val="14"/>
                  <w:szCs w:val="14"/>
                </w:rPr>
                <w:delText>9-04</w:delText>
              </w:r>
            </w:del>
          </w:p>
        </w:tc>
      </w:tr>
      <w:tr w:rsidR="00C00329" w:rsidRPr="00177380" w:rsidDel="00B6363A">
        <w:trPr>
          <w:trHeight w:val="101"/>
          <w:del w:id="767" w:author="Jim Kulp" w:date="2010-07-19T06:53:00Z"/>
          <w:trPrChange w:id="768" w:author="Jim Kulp" w:date="2010-06-12T12:34:00Z">
            <w:trPr>
              <w:trHeight w:val="101"/>
            </w:trPr>
          </w:trPrChange>
        </w:trPr>
        <w:tc>
          <w:tcPr>
            <w:tcW w:w="1015" w:type="dxa"/>
            <w:tcPrChange w:id="769" w:author="Jim Kulp" w:date="2010-06-12T12:34:00Z">
              <w:tcPr>
                <w:tcW w:w="1131" w:type="dxa"/>
                <w:gridSpan w:val="2"/>
              </w:tcPr>
            </w:tcPrChange>
          </w:tcPr>
          <w:p w:rsidR="00C00329" w:rsidRPr="00177380" w:rsidDel="00B6363A" w:rsidRDefault="00C00329" w:rsidP="00C00329">
            <w:pPr>
              <w:spacing w:before="0" w:after="0"/>
              <w:rPr>
                <w:del w:id="770" w:author="Jim Kulp" w:date="2010-07-19T06:53:00Z"/>
                <w:sz w:val="14"/>
                <w:szCs w:val="14"/>
              </w:rPr>
            </w:pPr>
            <w:del w:id="771" w:author="Jim Kulp" w:date="2010-07-19T06:53:00Z">
              <w:r w:rsidRPr="00177380" w:rsidDel="00B6363A">
                <w:rPr>
                  <w:sz w:val="14"/>
                  <w:szCs w:val="14"/>
                </w:rPr>
                <w:delText>0.4</w:delText>
              </w:r>
              <w:r w:rsidDel="00B6363A">
                <w:rPr>
                  <w:sz w:val="14"/>
                  <w:szCs w:val="14"/>
                </w:rPr>
                <w:delText>9</w:delText>
              </w:r>
            </w:del>
          </w:p>
        </w:tc>
        <w:tc>
          <w:tcPr>
            <w:tcW w:w="5850" w:type="dxa"/>
            <w:tcPrChange w:id="772" w:author="Jim Kulp" w:date="2010-06-12T12:34:00Z">
              <w:tcPr>
                <w:tcW w:w="5261" w:type="dxa"/>
              </w:tcPr>
            </w:tcPrChange>
          </w:tcPr>
          <w:p w:rsidR="00C00329" w:rsidRPr="00177380" w:rsidDel="00B6363A" w:rsidRDefault="00C00329" w:rsidP="00C00329">
            <w:pPr>
              <w:spacing w:before="0" w:after="0"/>
              <w:rPr>
                <w:del w:id="773" w:author="Jim Kulp" w:date="2010-07-19T06:53:00Z"/>
                <w:sz w:val="14"/>
                <w:szCs w:val="14"/>
              </w:rPr>
            </w:pPr>
            <w:del w:id="774" w:author="Jim Kulp" w:date="2010-07-19T06:53:00Z">
              <w:r w:rsidDel="00B6363A">
                <w:rPr>
                  <w:sz w:val="14"/>
                  <w:szCs w:val="14"/>
                </w:rPr>
                <w:delText>Refine Continuous attribute (WSI, WMI, and WMemI) from feedback</w:delText>
              </w:r>
            </w:del>
          </w:p>
        </w:tc>
        <w:tc>
          <w:tcPr>
            <w:tcW w:w="782" w:type="dxa"/>
            <w:tcPrChange w:id="775" w:author="Jim Kulp" w:date="2010-06-12T12:34:00Z">
              <w:tcPr>
                <w:tcW w:w="1255" w:type="dxa"/>
                <w:gridSpan w:val="2"/>
              </w:tcPr>
            </w:tcPrChange>
          </w:tcPr>
          <w:p w:rsidR="00C00329" w:rsidRPr="00177380" w:rsidDel="00B6363A" w:rsidRDefault="00C00329" w:rsidP="00C00329">
            <w:pPr>
              <w:spacing w:before="0" w:after="0"/>
              <w:rPr>
                <w:del w:id="776" w:author="Jim Kulp" w:date="2010-07-19T06:53:00Z"/>
                <w:sz w:val="14"/>
                <w:szCs w:val="14"/>
              </w:rPr>
            </w:pPr>
            <w:del w:id="777" w:author="Jim Kulp" w:date="2010-07-19T06:53:00Z">
              <w:r w:rsidRPr="00177380" w:rsidDel="00B6363A">
                <w:rPr>
                  <w:sz w:val="14"/>
                  <w:szCs w:val="14"/>
                </w:rPr>
                <w:delText>ssiegel</w:delText>
              </w:r>
            </w:del>
          </w:p>
        </w:tc>
        <w:tc>
          <w:tcPr>
            <w:tcW w:w="1176" w:type="dxa"/>
            <w:tcPrChange w:id="778" w:author="Jim Kulp" w:date="2010-06-12T12:34:00Z">
              <w:tcPr>
                <w:tcW w:w="1176" w:type="dxa"/>
              </w:tcPr>
            </w:tcPrChange>
          </w:tcPr>
          <w:p w:rsidR="00C00329" w:rsidRPr="00177380" w:rsidDel="00B6363A" w:rsidRDefault="00C00329" w:rsidP="00C00329">
            <w:pPr>
              <w:spacing w:before="0" w:after="0"/>
              <w:rPr>
                <w:del w:id="779" w:author="Jim Kulp" w:date="2010-07-19T06:53:00Z"/>
                <w:sz w:val="14"/>
                <w:szCs w:val="14"/>
              </w:rPr>
            </w:pPr>
            <w:del w:id="780" w:author="Jim Kulp" w:date="2010-07-19T06:53:00Z">
              <w:r w:rsidRPr="00177380" w:rsidDel="00B6363A">
                <w:rPr>
                  <w:sz w:val="14"/>
                  <w:szCs w:val="14"/>
                </w:rPr>
                <w:delText>2007-0</w:delText>
              </w:r>
              <w:r w:rsidDel="00B6363A">
                <w:rPr>
                  <w:sz w:val="14"/>
                  <w:szCs w:val="14"/>
                </w:rPr>
                <w:delText>9-06</w:delText>
              </w:r>
            </w:del>
          </w:p>
        </w:tc>
      </w:tr>
      <w:tr w:rsidR="00C00329" w:rsidRPr="00177380" w:rsidDel="00B6363A">
        <w:trPr>
          <w:trHeight w:val="101"/>
          <w:del w:id="781" w:author="Jim Kulp" w:date="2010-07-19T06:53:00Z"/>
          <w:trPrChange w:id="782" w:author="Jim Kulp" w:date="2010-06-12T12:34:00Z">
            <w:trPr>
              <w:trHeight w:val="101"/>
            </w:trPr>
          </w:trPrChange>
        </w:trPr>
        <w:tc>
          <w:tcPr>
            <w:tcW w:w="1015" w:type="dxa"/>
            <w:tcPrChange w:id="783" w:author="Jim Kulp" w:date="2010-06-12T12:34:00Z">
              <w:tcPr>
                <w:tcW w:w="1131" w:type="dxa"/>
                <w:gridSpan w:val="2"/>
              </w:tcPr>
            </w:tcPrChange>
          </w:tcPr>
          <w:p w:rsidR="00C00329" w:rsidRPr="00177380" w:rsidDel="00B6363A" w:rsidRDefault="00C00329" w:rsidP="00C00329">
            <w:pPr>
              <w:spacing w:before="0" w:after="0"/>
              <w:rPr>
                <w:del w:id="784" w:author="Jim Kulp" w:date="2010-07-19T06:53:00Z"/>
                <w:sz w:val="14"/>
                <w:szCs w:val="14"/>
              </w:rPr>
            </w:pPr>
            <w:del w:id="785" w:author="Jim Kulp" w:date="2010-07-19T06:53:00Z">
              <w:r w:rsidRPr="00177380" w:rsidDel="00B6363A">
                <w:rPr>
                  <w:sz w:val="14"/>
                  <w:szCs w:val="14"/>
                </w:rPr>
                <w:delText>0.</w:delText>
              </w:r>
              <w:r w:rsidDel="00B6363A">
                <w:rPr>
                  <w:sz w:val="14"/>
                  <w:szCs w:val="14"/>
                </w:rPr>
                <w:delText>50</w:delText>
              </w:r>
            </w:del>
          </w:p>
        </w:tc>
        <w:tc>
          <w:tcPr>
            <w:tcW w:w="5850" w:type="dxa"/>
            <w:tcPrChange w:id="786" w:author="Jim Kulp" w:date="2010-06-12T12:34:00Z">
              <w:tcPr>
                <w:tcW w:w="5261" w:type="dxa"/>
              </w:tcPr>
            </w:tcPrChange>
          </w:tcPr>
          <w:p w:rsidR="00C00329" w:rsidRPr="00177380" w:rsidDel="00B6363A" w:rsidRDefault="00C00329" w:rsidP="00C00329">
            <w:pPr>
              <w:spacing w:before="0" w:after="0"/>
              <w:rPr>
                <w:del w:id="787" w:author="Jim Kulp" w:date="2010-07-19T06:53:00Z"/>
                <w:sz w:val="14"/>
                <w:szCs w:val="14"/>
              </w:rPr>
            </w:pPr>
            <w:del w:id="788" w:author="Jim Kulp" w:date="2010-07-19T06:53:00Z">
              <w:r w:rsidDel="00B6363A">
                <w:rPr>
                  <w:sz w:val="14"/>
                  <w:szCs w:val="14"/>
                </w:rPr>
                <w:delText>First inclusion of the schema information</w:delText>
              </w:r>
            </w:del>
          </w:p>
        </w:tc>
        <w:tc>
          <w:tcPr>
            <w:tcW w:w="782" w:type="dxa"/>
            <w:tcPrChange w:id="789" w:author="Jim Kulp" w:date="2010-06-12T12:34:00Z">
              <w:tcPr>
                <w:tcW w:w="1255" w:type="dxa"/>
                <w:gridSpan w:val="2"/>
              </w:tcPr>
            </w:tcPrChange>
          </w:tcPr>
          <w:p w:rsidR="00C00329" w:rsidRPr="00177380" w:rsidDel="00B6363A" w:rsidRDefault="00C00329" w:rsidP="00C00329">
            <w:pPr>
              <w:spacing w:before="0" w:after="0"/>
              <w:rPr>
                <w:del w:id="790" w:author="Jim Kulp" w:date="2010-07-19T06:53:00Z"/>
                <w:sz w:val="14"/>
                <w:szCs w:val="14"/>
              </w:rPr>
            </w:pPr>
            <w:del w:id="791" w:author="Jim Kulp" w:date="2010-07-19T06:53:00Z">
              <w:r w:rsidRPr="00177380" w:rsidDel="00B6363A">
                <w:rPr>
                  <w:sz w:val="14"/>
                  <w:szCs w:val="14"/>
                </w:rPr>
                <w:delText>ssiegel</w:delText>
              </w:r>
            </w:del>
          </w:p>
        </w:tc>
        <w:tc>
          <w:tcPr>
            <w:tcW w:w="1176" w:type="dxa"/>
            <w:tcPrChange w:id="792" w:author="Jim Kulp" w:date="2010-06-12T12:34:00Z">
              <w:tcPr>
                <w:tcW w:w="1176" w:type="dxa"/>
              </w:tcPr>
            </w:tcPrChange>
          </w:tcPr>
          <w:p w:rsidR="00C00329" w:rsidRPr="00177380" w:rsidDel="00B6363A" w:rsidRDefault="00C00329" w:rsidP="00C00329">
            <w:pPr>
              <w:spacing w:before="0" w:after="0"/>
              <w:rPr>
                <w:del w:id="793" w:author="Jim Kulp" w:date="2010-07-19T06:53:00Z"/>
                <w:sz w:val="14"/>
                <w:szCs w:val="14"/>
              </w:rPr>
            </w:pPr>
            <w:del w:id="794" w:author="Jim Kulp" w:date="2010-07-19T06:53:00Z">
              <w:r w:rsidRPr="00177380" w:rsidDel="00B6363A">
                <w:rPr>
                  <w:sz w:val="14"/>
                  <w:szCs w:val="14"/>
                </w:rPr>
                <w:delText>2007-0</w:delText>
              </w:r>
              <w:r w:rsidDel="00B6363A">
                <w:rPr>
                  <w:sz w:val="14"/>
                  <w:szCs w:val="14"/>
                </w:rPr>
                <w:delText>9-10</w:delText>
              </w:r>
            </w:del>
          </w:p>
        </w:tc>
      </w:tr>
      <w:tr w:rsidR="00C00329" w:rsidRPr="00177380" w:rsidDel="00B6363A">
        <w:trPr>
          <w:trHeight w:val="101"/>
          <w:del w:id="795" w:author="Jim Kulp" w:date="2010-07-19T06:53:00Z"/>
          <w:trPrChange w:id="796" w:author="Jim Kulp" w:date="2010-06-12T12:34:00Z">
            <w:trPr>
              <w:trHeight w:val="101"/>
            </w:trPr>
          </w:trPrChange>
        </w:trPr>
        <w:tc>
          <w:tcPr>
            <w:tcW w:w="1015" w:type="dxa"/>
            <w:tcPrChange w:id="797" w:author="Jim Kulp" w:date="2010-06-12T12:34:00Z">
              <w:tcPr>
                <w:tcW w:w="1131" w:type="dxa"/>
                <w:gridSpan w:val="2"/>
              </w:tcPr>
            </w:tcPrChange>
          </w:tcPr>
          <w:p w:rsidR="00C00329" w:rsidRPr="00177380" w:rsidDel="00B6363A" w:rsidRDefault="00C00329" w:rsidP="00C00329">
            <w:pPr>
              <w:spacing w:before="0" w:after="0"/>
              <w:rPr>
                <w:del w:id="798" w:author="Jim Kulp" w:date="2010-07-19T06:53:00Z"/>
                <w:sz w:val="14"/>
                <w:szCs w:val="14"/>
              </w:rPr>
            </w:pPr>
            <w:del w:id="799" w:author="Jim Kulp" w:date="2010-07-19T06:53:00Z">
              <w:r w:rsidRPr="00177380" w:rsidDel="00B6363A">
                <w:rPr>
                  <w:sz w:val="14"/>
                  <w:szCs w:val="14"/>
                </w:rPr>
                <w:delText>0.</w:delText>
              </w:r>
              <w:r w:rsidDel="00B6363A">
                <w:rPr>
                  <w:sz w:val="14"/>
                  <w:szCs w:val="14"/>
                </w:rPr>
                <w:delText>51</w:delText>
              </w:r>
            </w:del>
          </w:p>
        </w:tc>
        <w:tc>
          <w:tcPr>
            <w:tcW w:w="5850" w:type="dxa"/>
            <w:tcPrChange w:id="800" w:author="Jim Kulp" w:date="2010-06-12T12:34:00Z">
              <w:tcPr>
                <w:tcW w:w="5261" w:type="dxa"/>
              </w:tcPr>
            </w:tcPrChange>
          </w:tcPr>
          <w:p w:rsidR="00C00329" w:rsidRPr="00177380" w:rsidDel="00B6363A" w:rsidRDefault="00C00329" w:rsidP="00C00329">
            <w:pPr>
              <w:spacing w:before="0" w:after="0"/>
              <w:rPr>
                <w:del w:id="801" w:author="Jim Kulp" w:date="2010-07-19T06:53:00Z"/>
                <w:sz w:val="14"/>
                <w:szCs w:val="14"/>
              </w:rPr>
            </w:pPr>
            <w:del w:id="802" w:author="Jim Kulp" w:date="2010-07-19T06:53:00Z">
              <w:r w:rsidDel="00B6363A">
                <w:rPr>
                  <w:sz w:val="14"/>
                  <w:szCs w:val="14"/>
                </w:rPr>
                <w:delText>Incorporate Shawn’s markup to v.47 (part 1)</w:delText>
              </w:r>
            </w:del>
          </w:p>
        </w:tc>
        <w:tc>
          <w:tcPr>
            <w:tcW w:w="782" w:type="dxa"/>
            <w:tcPrChange w:id="803" w:author="Jim Kulp" w:date="2010-06-12T12:34:00Z">
              <w:tcPr>
                <w:tcW w:w="1255" w:type="dxa"/>
                <w:gridSpan w:val="2"/>
              </w:tcPr>
            </w:tcPrChange>
          </w:tcPr>
          <w:p w:rsidR="00C00329" w:rsidRPr="00177380" w:rsidDel="00B6363A" w:rsidRDefault="00C00329" w:rsidP="00C00329">
            <w:pPr>
              <w:spacing w:before="0" w:after="0"/>
              <w:rPr>
                <w:del w:id="804" w:author="Jim Kulp" w:date="2010-07-19T06:53:00Z"/>
                <w:sz w:val="14"/>
                <w:szCs w:val="14"/>
              </w:rPr>
            </w:pPr>
            <w:del w:id="805" w:author="Jim Kulp" w:date="2010-07-19T06:53:00Z">
              <w:r w:rsidRPr="00177380" w:rsidDel="00B6363A">
                <w:rPr>
                  <w:sz w:val="14"/>
                  <w:szCs w:val="14"/>
                </w:rPr>
                <w:delText>ssiegel</w:delText>
              </w:r>
            </w:del>
          </w:p>
        </w:tc>
        <w:tc>
          <w:tcPr>
            <w:tcW w:w="1176" w:type="dxa"/>
            <w:tcPrChange w:id="806" w:author="Jim Kulp" w:date="2010-06-12T12:34:00Z">
              <w:tcPr>
                <w:tcW w:w="1176" w:type="dxa"/>
              </w:tcPr>
            </w:tcPrChange>
          </w:tcPr>
          <w:p w:rsidR="00C00329" w:rsidRPr="00177380" w:rsidDel="00B6363A" w:rsidRDefault="00C00329" w:rsidP="00C00329">
            <w:pPr>
              <w:spacing w:before="0" w:after="0"/>
              <w:rPr>
                <w:del w:id="807" w:author="Jim Kulp" w:date="2010-07-19T06:53:00Z"/>
                <w:sz w:val="14"/>
                <w:szCs w:val="14"/>
              </w:rPr>
            </w:pPr>
            <w:del w:id="808" w:author="Jim Kulp" w:date="2010-07-19T06:53:00Z">
              <w:r w:rsidRPr="00177380" w:rsidDel="00B6363A">
                <w:rPr>
                  <w:sz w:val="14"/>
                  <w:szCs w:val="14"/>
                </w:rPr>
                <w:delText>2007-0</w:delText>
              </w:r>
              <w:r w:rsidDel="00B6363A">
                <w:rPr>
                  <w:sz w:val="14"/>
                  <w:szCs w:val="14"/>
                </w:rPr>
                <w:delText>9-10</w:delText>
              </w:r>
            </w:del>
          </w:p>
        </w:tc>
      </w:tr>
      <w:tr w:rsidR="00C00329" w:rsidRPr="00177380" w:rsidDel="00B6363A">
        <w:trPr>
          <w:trHeight w:val="101"/>
          <w:del w:id="809" w:author="Jim Kulp" w:date="2010-07-19T06:53:00Z"/>
          <w:trPrChange w:id="810" w:author="Jim Kulp" w:date="2010-06-12T12:34:00Z">
            <w:trPr>
              <w:trHeight w:val="101"/>
            </w:trPr>
          </w:trPrChange>
        </w:trPr>
        <w:tc>
          <w:tcPr>
            <w:tcW w:w="1015" w:type="dxa"/>
            <w:tcPrChange w:id="811" w:author="Jim Kulp" w:date="2010-06-12T12:34:00Z">
              <w:tcPr>
                <w:tcW w:w="1131" w:type="dxa"/>
                <w:gridSpan w:val="2"/>
              </w:tcPr>
            </w:tcPrChange>
          </w:tcPr>
          <w:p w:rsidR="00C00329" w:rsidRPr="00177380" w:rsidDel="00B6363A" w:rsidRDefault="00C00329" w:rsidP="00C00329">
            <w:pPr>
              <w:spacing w:before="0" w:after="0"/>
              <w:rPr>
                <w:del w:id="812" w:author="Jim Kulp" w:date="2010-07-19T06:53:00Z"/>
                <w:sz w:val="14"/>
                <w:szCs w:val="14"/>
              </w:rPr>
            </w:pPr>
            <w:del w:id="813" w:author="Jim Kulp" w:date="2010-07-19T06:53:00Z">
              <w:r w:rsidRPr="00177380" w:rsidDel="00B6363A">
                <w:rPr>
                  <w:sz w:val="14"/>
                  <w:szCs w:val="14"/>
                </w:rPr>
                <w:delText>0.</w:delText>
              </w:r>
              <w:r w:rsidDel="00B6363A">
                <w:rPr>
                  <w:sz w:val="14"/>
                  <w:szCs w:val="14"/>
                </w:rPr>
                <w:delText>52</w:delText>
              </w:r>
            </w:del>
          </w:p>
        </w:tc>
        <w:tc>
          <w:tcPr>
            <w:tcW w:w="5850" w:type="dxa"/>
            <w:tcPrChange w:id="814" w:author="Jim Kulp" w:date="2010-06-12T12:34:00Z">
              <w:tcPr>
                <w:tcW w:w="5261" w:type="dxa"/>
              </w:tcPr>
            </w:tcPrChange>
          </w:tcPr>
          <w:p w:rsidR="00C00329" w:rsidRPr="00177380" w:rsidDel="00B6363A" w:rsidRDefault="00C00329" w:rsidP="00C00329">
            <w:pPr>
              <w:spacing w:before="0" w:after="0"/>
              <w:rPr>
                <w:del w:id="815" w:author="Jim Kulp" w:date="2010-07-19T06:53:00Z"/>
                <w:sz w:val="14"/>
                <w:szCs w:val="14"/>
              </w:rPr>
            </w:pPr>
            <w:del w:id="816" w:author="Jim Kulp" w:date="2010-07-19T06:53:00Z">
              <w:r w:rsidDel="00B6363A">
                <w:rPr>
                  <w:sz w:val="14"/>
                  <w:szCs w:val="14"/>
                </w:rPr>
                <w:delText>WCI discussion embellished</w:delText>
              </w:r>
            </w:del>
          </w:p>
        </w:tc>
        <w:tc>
          <w:tcPr>
            <w:tcW w:w="782" w:type="dxa"/>
            <w:tcPrChange w:id="817" w:author="Jim Kulp" w:date="2010-06-12T12:34:00Z">
              <w:tcPr>
                <w:tcW w:w="1255" w:type="dxa"/>
                <w:gridSpan w:val="2"/>
              </w:tcPr>
            </w:tcPrChange>
          </w:tcPr>
          <w:p w:rsidR="00C00329" w:rsidRPr="00177380" w:rsidDel="00B6363A" w:rsidRDefault="00C00329" w:rsidP="00C00329">
            <w:pPr>
              <w:spacing w:before="0" w:after="0"/>
              <w:rPr>
                <w:del w:id="818" w:author="Jim Kulp" w:date="2010-07-19T06:53:00Z"/>
                <w:sz w:val="14"/>
                <w:szCs w:val="14"/>
              </w:rPr>
            </w:pPr>
            <w:del w:id="819" w:author="Jim Kulp" w:date="2010-07-19T06:53:00Z">
              <w:r w:rsidRPr="00177380" w:rsidDel="00B6363A">
                <w:rPr>
                  <w:sz w:val="14"/>
                  <w:szCs w:val="14"/>
                </w:rPr>
                <w:delText>ssiegel</w:delText>
              </w:r>
            </w:del>
          </w:p>
        </w:tc>
        <w:tc>
          <w:tcPr>
            <w:tcW w:w="1176" w:type="dxa"/>
            <w:tcPrChange w:id="820" w:author="Jim Kulp" w:date="2010-06-12T12:34:00Z">
              <w:tcPr>
                <w:tcW w:w="1176" w:type="dxa"/>
              </w:tcPr>
            </w:tcPrChange>
          </w:tcPr>
          <w:p w:rsidR="00C00329" w:rsidRPr="00177380" w:rsidDel="00B6363A" w:rsidRDefault="00C00329" w:rsidP="00C00329">
            <w:pPr>
              <w:spacing w:before="0" w:after="0"/>
              <w:rPr>
                <w:del w:id="821" w:author="Jim Kulp" w:date="2010-07-19T06:53:00Z"/>
                <w:sz w:val="14"/>
                <w:szCs w:val="14"/>
              </w:rPr>
            </w:pPr>
            <w:del w:id="822" w:author="Jim Kulp" w:date="2010-07-19T06:53:00Z">
              <w:r w:rsidRPr="00177380" w:rsidDel="00B6363A">
                <w:rPr>
                  <w:sz w:val="14"/>
                  <w:szCs w:val="14"/>
                </w:rPr>
                <w:delText>2007-0</w:delText>
              </w:r>
              <w:r w:rsidDel="00B6363A">
                <w:rPr>
                  <w:sz w:val="14"/>
                  <w:szCs w:val="14"/>
                </w:rPr>
                <w:delText>9-11</w:delText>
              </w:r>
            </w:del>
          </w:p>
        </w:tc>
      </w:tr>
      <w:tr w:rsidR="00C00329" w:rsidRPr="00177380" w:rsidDel="00B6363A">
        <w:trPr>
          <w:trHeight w:val="101"/>
          <w:del w:id="823" w:author="Jim Kulp" w:date="2010-07-19T06:53:00Z"/>
          <w:trPrChange w:id="824" w:author="Jim Kulp" w:date="2010-06-12T12:34:00Z">
            <w:trPr>
              <w:trHeight w:val="101"/>
            </w:trPr>
          </w:trPrChange>
        </w:trPr>
        <w:tc>
          <w:tcPr>
            <w:tcW w:w="1015" w:type="dxa"/>
            <w:tcPrChange w:id="825" w:author="Jim Kulp" w:date="2010-06-12T12:34:00Z">
              <w:tcPr>
                <w:tcW w:w="1131" w:type="dxa"/>
                <w:gridSpan w:val="2"/>
              </w:tcPr>
            </w:tcPrChange>
          </w:tcPr>
          <w:p w:rsidR="00C00329" w:rsidRPr="00177380" w:rsidDel="00B6363A" w:rsidRDefault="00C00329" w:rsidP="00C00329">
            <w:pPr>
              <w:spacing w:before="0" w:after="0"/>
              <w:rPr>
                <w:del w:id="826" w:author="Jim Kulp" w:date="2010-07-19T06:53:00Z"/>
                <w:sz w:val="14"/>
                <w:szCs w:val="14"/>
              </w:rPr>
            </w:pPr>
            <w:del w:id="827" w:author="Jim Kulp" w:date="2010-07-19T06:53:00Z">
              <w:r w:rsidRPr="00177380" w:rsidDel="00B6363A">
                <w:rPr>
                  <w:sz w:val="14"/>
                  <w:szCs w:val="14"/>
                </w:rPr>
                <w:delText>0.</w:delText>
              </w:r>
              <w:r w:rsidDel="00B6363A">
                <w:rPr>
                  <w:sz w:val="14"/>
                  <w:szCs w:val="14"/>
                </w:rPr>
                <w:delText>53</w:delText>
              </w:r>
            </w:del>
          </w:p>
        </w:tc>
        <w:tc>
          <w:tcPr>
            <w:tcW w:w="5850" w:type="dxa"/>
            <w:tcPrChange w:id="828" w:author="Jim Kulp" w:date="2010-06-12T12:34:00Z">
              <w:tcPr>
                <w:tcW w:w="5261" w:type="dxa"/>
              </w:tcPr>
            </w:tcPrChange>
          </w:tcPr>
          <w:p w:rsidR="00C00329" w:rsidRPr="00177380" w:rsidDel="00B6363A" w:rsidRDefault="00C00329" w:rsidP="00C00329">
            <w:pPr>
              <w:spacing w:before="0" w:after="0"/>
              <w:rPr>
                <w:del w:id="829" w:author="Jim Kulp" w:date="2010-07-19T06:53:00Z"/>
                <w:sz w:val="14"/>
                <w:szCs w:val="14"/>
              </w:rPr>
            </w:pPr>
            <w:del w:id="830" w:author="Jim Kulp" w:date="2010-07-19T06:53:00Z">
              <w:r w:rsidDel="00B6363A">
                <w:rPr>
                  <w:sz w:val="14"/>
                  <w:szCs w:val="14"/>
                </w:rPr>
                <w:delText>Corrected wording for WMemI dataaccept configuration paramater</w:delText>
              </w:r>
            </w:del>
          </w:p>
        </w:tc>
        <w:tc>
          <w:tcPr>
            <w:tcW w:w="782" w:type="dxa"/>
            <w:tcPrChange w:id="831" w:author="Jim Kulp" w:date="2010-06-12T12:34:00Z">
              <w:tcPr>
                <w:tcW w:w="1255" w:type="dxa"/>
                <w:gridSpan w:val="2"/>
              </w:tcPr>
            </w:tcPrChange>
          </w:tcPr>
          <w:p w:rsidR="00C00329" w:rsidRPr="00177380" w:rsidDel="00B6363A" w:rsidRDefault="00C00329" w:rsidP="00C00329">
            <w:pPr>
              <w:spacing w:before="0" w:after="0"/>
              <w:rPr>
                <w:del w:id="832" w:author="Jim Kulp" w:date="2010-07-19T06:53:00Z"/>
                <w:sz w:val="14"/>
                <w:szCs w:val="14"/>
              </w:rPr>
            </w:pPr>
            <w:del w:id="833" w:author="Jim Kulp" w:date="2010-07-19T06:53:00Z">
              <w:r w:rsidRPr="00177380" w:rsidDel="00B6363A">
                <w:rPr>
                  <w:sz w:val="14"/>
                  <w:szCs w:val="14"/>
                </w:rPr>
                <w:delText>ssiegel</w:delText>
              </w:r>
            </w:del>
          </w:p>
        </w:tc>
        <w:tc>
          <w:tcPr>
            <w:tcW w:w="1176" w:type="dxa"/>
            <w:tcPrChange w:id="834" w:author="Jim Kulp" w:date="2010-06-12T12:34:00Z">
              <w:tcPr>
                <w:tcW w:w="1176" w:type="dxa"/>
              </w:tcPr>
            </w:tcPrChange>
          </w:tcPr>
          <w:p w:rsidR="00C00329" w:rsidRPr="00177380" w:rsidDel="00B6363A" w:rsidRDefault="00C00329" w:rsidP="00C00329">
            <w:pPr>
              <w:spacing w:before="0" w:after="0"/>
              <w:rPr>
                <w:del w:id="835" w:author="Jim Kulp" w:date="2010-07-19T06:53:00Z"/>
                <w:sz w:val="14"/>
                <w:szCs w:val="14"/>
              </w:rPr>
            </w:pPr>
            <w:del w:id="836" w:author="Jim Kulp" w:date="2010-07-19T06:53:00Z">
              <w:r w:rsidRPr="00177380" w:rsidDel="00B6363A">
                <w:rPr>
                  <w:sz w:val="14"/>
                  <w:szCs w:val="14"/>
                </w:rPr>
                <w:delText>2007-</w:delText>
              </w:r>
              <w:r w:rsidDel="00B6363A">
                <w:rPr>
                  <w:sz w:val="14"/>
                  <w:szCs w:val="14"/>
                </w:rPr>
                <w:delText>10-26</w:delText>
              </w:r>
            </w:del>
          </w:p>
        </w:tc>
      </w:tr>
      <w:tr w:rsidR="00C00329" w:rsidRPr="00177380" w:rsidDel="00B6363A">
        <w:trPr>
          <w:trHeight w:val="101"/>
          <w:del w:id="837" w:author="Jim Kulp" w:date="2010-07-19T06:53:00Z"/>
          <w:trPrChange w:id="838" w:author="Jim Kulp" w:date="2010-06-12T12:34:00Z">
            <w:trPr>
              <w:trHeight w:val="101"/>
            </w:trPr>
          </w:trPrChange>
        </w:trPr>
        <w:tc>
          <w:tcPr>
            <w:tcW w:w="1015" w:type="dxa"/>
            <w:tcPrChange w:id="839" w:author="Jim Kulp" w:date="2010-06-12T12:34:00Z">
              <w:tcPr>
                <w:tcW w:w="1131" w:type="dxa"/>
                <w:gridSpan w:val="2"/>
              </w:tcPr>
            </w:tcPrChange>
          </w:tcPr>
          <w:p w:rsidR="00C00329" w:rsidRPr="00177380" w:rsidDel="00B6363A" w:rsidRDefault="00C00329" w:rsidP="00C00329">
            <w:pPr>
              <w:spacing w:before="0" w:after="0"/>
              <w:rPr>
                <w:del w:id="840" w:author="Jim Kulp" w:date="2010-07-19T06:53:00Z"/>
                <w:sz w:val="14"/>
                <w:szCs w:val="14"/>
              </w:rPr>
            </w:pPr>
            <w:del w:id="841" w:author="Jim Kulp" w:date="2010-07-19T06:53:00Z">
              <w:r w:rsidRPr="00177380" w:rsidDel="00B6363A">
                <w:rPr>
                  <w:sz w:val="14"/>
                  <w:szCs w:val="14"/>
                </w:rPr>
                <w:delText>0.</w:delText>
              </w:r>
              <w:r w:rsidDel="00B6363A">
                <w:rPr>
                  <w:sz w:val="14"/>
                  <w:szCs w:val="14"/>
                </w:rPr>
                <w:delText>54</w:delText>
              </w:r>
            </w:del>
          </w:p>
        </w:tc>
        <w:tc>
          <w:tcPr>
            <w:tcW w:w="5850" w:type="dxa"/>
            <w:tcPrChange w:id="842" w:author="Jim Kulp" w:date="2010-06-12T12:34:00Z">
              <w:tcPr>
                <w:tcW w:w="5261" w:type="dxa"/>
              </w:tcPr>
            </w:tcPrChange>
          </w:tcPr>
          <w:p w:rsidR="00C00329" w:rsidRPr="00177380" w:rsidDel="00B6363A" w:rsidRDefault="00C00329" w:rsidP="00C00329">
            <w:pPr>
              <w:spacing w:before="0" w:after="0"/>
              <w:rPr>
                <w:del w:id="843" w:author="Jim Kulp" w:date="2010-07-19T06:53:00Z"/>
                <w:sz w:val="14"/>
                <w:szCs w:val="14"/>
              </w:rPr>
            </w:pPr>
            <w:del w:id="844" w:author="Jim Kulp" w:date="2010-07-19T06:53:00Z">
              <w:r w:rsidDel="00B6363A">
                <w:rPr>
                  <w:sz w:val="14"/>
                  <w:szCs w:val="14"/>
                </w:rPr>
                <w:delText>Corrected over-determined case for WSI attributes wrt MessageLengthIsExplicit</w:delText>
              </w:r>
            </w:del>
          </w:p>
        </w:tc>
        <w:tc>
          <w:tcPr>
            <w:tcW w:w="782" w:type="dxa"/>
            <w:tcPrChange w:id="845" w:author="Jim Kulp" w:date="2010-06-12T12:34:00Z">
              <w:tcPr>
                <w:tcW w:w="1255" w:type="dxa"/>
                <w:gridSpan w:val="2"/>
              </w:tcPr>
            </w:tcPrChange>
          </w:tcPr>
          <w:p w:rsidR="00C00329" w:rsidRPr="00177380" w:rsidDel="00B6363A" w:rsidRDefault="00C00329" w:rsidP="00C00329">
            <w:pPr>
              <w:spacing w:before="0" w:after="0"/>
              <w:rPr>
                <w:del w:id="846" w:author="Jim Kulp" w:date="2010-07-19T06:53:00Z"/>
                <w:sz w:val="14"/>
                <w:szCs w:val="14"/>
              </w:rPr>
            </w:pPr>
            <w:del w:id="847" w:author="Jim Kulp" w:date="2010-07-19T06:53:00Z">
              <w:r w:rsidRPr="00177380" w:rsidDel="00B6363A">
                <w:rPr>
                  <w:sz w:val="14"/>
                  <w:szCs w:val="14"/>
                </w:rPr>
                <w:delText>ssiegel</w:delText>
              </w:r>
            </w:del>
          </w:p>
        </w:tc>
        <w:tc>
          <w:tcPr>
            <w:tcW w:w="1176" w:type="dxa"/>
            <w:tcPrChange w:id="848" w:author="Jim Kulp" w:date="2010-06-12T12:34:00Z">
              <w:tcPr>
                <w:tcW w:w="1176" w:type="dxa"/>
              </w:tcPr>
            </w:tcPrChange>
          </w:tcPr>
          <w:p w:rsidR="00C00329" w:rsidRPr="00177380" w:rsidDel="00B6363A" w:rsidRDefault="00C00329" w:rsidP="00C00329">
            <w:pPr>
              <w:spacing w:before="0" w:after="0"/>
              <w:rPr>
                <w:del w:id="849" w:author="Jim Kulp" w:date="2010-07-19T06:53:00Z"/>
                <w:sz w:val="14"/>
                <w:szCs w:val="14"/>
              </w:rPr>
            </w:pPr>
            <w:del w:id="850" w:author="Jim Kulp" w:date="2010-07-19T06:53:00Z">
              <w:r w:rsidRPr="00177380" w:rsidDel="00B6363A">
                <w:rPr>
                  <w:sz w:val="14"/>
                  <w:szCs w:val="14"/>
                </w:rPr>
                <w:delText>2007-</w:delText>
              </w:r>
              <w:r w:rsidDel="00B6363A">
                <w:rPr>
                  <w:sz w:val="14"/>
                  <w:szCs w:val="14"/>
                </w:rPr>
                <w:delText>11-29</w:delText>
              </w:r>
            </w:del>
          </w:p>
        </w:tc>
      </w:tr>
      <w:tr w:rsidR="00C00329" w:rsidRPr="00177380" w:rsidDel="00B6363A">
        <w:trPr>
          <w:trHeight w:val="101"/>
          <w:del w:id="851" w:author="Jim Kulp" w:date="2010-07-19T06:53:00Z"/>
          <w:trPrChange w:id="852" w:author="Jim Kulp" w:date="2010-06-12T12:34:00Z">
            <w:trPr>
              <w:trHeight w:val="101"/>
            </w:trPr>
          </w:trPrChange>
        </w:trPr>
        <w:tc>
          <w:tcPr>
            <w:tcW w:w="1015" w:type="dxa"/>
            <w:tcPrChange w:id="853" w:author="Jim Kulp" w:date="2010-06-12T12:34:00Z">
              <w:tcPr>
                <w:tcW w:w="1131" w:type="dxa"/>
                <w:gridSpan w:val="2"/>
              </w:tcPr>
            </w:tcPrChange>
          </w:tcPr>
          <w:p w:rsidR="00C00329" w:rsidRPr="00177380" w:rsidDel="00B6363A" w:rsidRDefault="00C00329" w:rsidP="00C00329">
            <w:pPr>
              <w:spacing w:before="0" w:after="0"/>
              <w:rPr>
                <w:del w:id="854" w:author="Jim Kulp" w:date="2010-07-19T06:53:00Z"/>
                <w:sz w:val="14"/>
                <w:szCs w:val="14"/>
              </w:rPr>
            </w:pPr>
            <w:del w:id="855" w:author="Jim Kulp" w:date="2010-07-19T06:53:00Z">
              <w:r w:rsidRPr="00177380" w:rsidDel="00B6363A">
                <w:rPr>
                  <w:sz w:val="14"/>
                  <w:szCs w:val="14"/>
                </w:rPr>
                <w:delText>0.</w:delText>
              </w:r>
              <w:r w:rsidDel="00B6363A">
                <w:rPr>
                  <w:sz w:val="14"/>
                  <w:szCs w:val="14"/>
                </w:rPr>
                <w:delText>55</w:delText>
              </w:r>
            </w:del>
          </w:p>
        </w:tc>
        <w:tc>
          <w:tcPr>
            <w:tcW w:w="5850" w:type="dxa"/>
            <w:tcPrChange w:id="856" w:author="Jim Kulp" w:date="2010-06-12T12:34:00Z">
              <w:tcPr>
                <w:tcW w:w="5261" w:type="dxa"/>
              </w:tcPr>
            </w:tcPrChange>
          </w:tcPr>
          <w:p w:rsidR="00C00329" w:rsidRPr="00177380" w:rsidDel="00B6363A" w:rsidRDefault="00C00329" w:rsidP="00C00329">
            <w:pPr>
              <w:spacing w:before="0" w:after="0"/>
              <w:rPr>
                <w:del w:id="857" w:author="Jim Kulp" w:date="2010-07-19T06:53:00Z"/>
                <w:sz w:val="14"/>
                <w:szCs w:val="14"/>
              </w:rPr>
            </w:pPr>
            <w:del w:id="858" w:author="Jim Kulp" w:date="2010-07-19T06:53:00Z">
              <w:r w:rsidDel="00B6363A">
                <w:rPr>
                  <w:sz w:val="14"/>
                  <w:szCs w:val="14"/>
                </w:rPr>
                <w:delText>Added WSI RequestCanLead attribute</w:delText>
              </w:r>
            </w:del>
          </w:p>
        </w:tc>
        <w:tc>
          <w:tcPr>
            <w:tcW w:w="782" w:type="dxa"/>
            <w:tcPrChange w:id="859" w:author="Jim Kulp" w:date="2010-06-12T12:34:00Z">
              <w:tcPr>
                <w:tcW w:w="1255" w:type="dxa"/>
                <w:gridSpan w:val="2"/>
              </w:tcPr>
            </w:tcPrChange>
          </w:tcPr>
          <w:p w:rsidR="00C00329" w:rsidRPr="00177380" w:rsidDel="00B6363A" w:rsidRDefault="00C00329" w:rsidP="00C00329">
            <w:pPr>
              <w:spacing w:before="0" w:after="0"/>
              <w:rPr>
                <w:del w:id="860" w:author="Jim Kulp" w:date="2010-07-19T06:53:00Z"/>
                <w:sz w:val="14"/>
                <w:szCs w:val="14"/>
              </w:rPr>
            </w:pPr>
            <w:del w:id="861" w:author="Jim Kulp" w:date="2010-07-19T06:53:00Z">
              <w:r w:rsidRPr="00177380" w:rsidDel="00B6363A">
                <w:rPr>
                  <w:sz w:val="14"/>
                  <w:szCs w:val="14"/>
                </w:rPr>
                <w:delText>ssiegel</w:delText>
              </w:r>
            </w:del>
          </w:p>
        </w:tc>
        <w:tc>
          <w:tcPr>
            <w:tcW w:w="1176" w:type="dxa"/>
            <w:tcPrChange w:id="862" w:author="Jim Kulp" w:date="2010-06-12T12:34:00Z">
              <w:tcPr>
                <w:tcW w:w="1176" w:type="dxa"/>
              </w:tcPr>
            </w:tcPrChange>
          </w:tcPr>
          <w:p w:rsidR="00C00329" w:rsidRPr="00177380" w:rsidDel="00B6363A" w:rsidRDefault="00C00329" w:rsidP="00C00329">
            <w:pPr>
              <w:spacing w:before="0" w:after="0"/>
              <w:rPr>
                <w:del w:id="863" w:author="Jim Kulp" w:date="2010-07-19T06:53:00Z"/>
                <w:sz w:val="14"/>
                <w:szCs w:val="14"/>
              </w:rPr>
            </w:pPr>
            <w:del w:id="864" w:author="Jim Kulp" w:date="2010-07-19T06:53:00Z">
              <w:r w:rsidRPr="00177380" w:rsidDel="00B6363A">
                <w:rPr>
                  <w:sz w:val="14"/>
                  <w:szCs w:val="14"/>
                </w:rPr>
                <w:delText>2007-</w:delText>
              </w:r>
              <w:r w:rsidDel="00B6363A">
                <w:rPr>
                  <w:sz w:val="14"/>
                  <w:szCs w:val="14"/>
                </w:rPr>
                <w:delText>11-30</w:delText>
              </w:r>
            </w:del>
          </w:p>
        </w:tc>
      </w:tr>
      <w:tr w:rsidR="00C00329" w:rsidRPr="00177380" w:rsidDel="00B6363A">
        <w:trPr>
          <w:trHeight w:val="101"/>
          <w:del w:id="865" w:author="Jim Kulp" w:date="2010-07-19T06:53:00Z"/>
          <w:trPrChange w:id="866" w:author="Jim Kulp" w:date="2010-06-12T12:34:00Z">
            <w:trPr>
              <w:trHeight w:val="101"/>
            </w:trPr>
          </w:trPrChange>
        </w:trPr>
        <w:tc>
          <w:tcPr>
            <w:tcW w:w="1015" w:type="dxa"/>
            <w:tcPrChange w:id="867" w:author="Jim Kulp" w:date="2010-06-12T12:34:00Z">
              <w:tcPr>
                <w:tcW w:w="1131" w:type="dxa"/>
                <w:gridSpan w:val="2"/>
              </w:tcPr>
            </w:tcPrChange>
          </w:tcPr>
          <w:p w:rsidR="00C00329" w:rsidRPr="00177380" w:rsidDel="00B6363A" w:rsidRDefault="00C00329" w:rsidP="00C00329">
            <w:pPr>
              <w:spacing w:before="0" w:after="0"/>
              <w:rPr>
                <w:del w:id="868" w:author="Jim Kulp" w:date="2010-07-19T06:53:00Z"/>
                <w:sz w:val="14"/>
                <w:szCs w:val="14"/>
              </w:rPr>
            </w:pPr>
            <w:del w:id="869" w:author="Jim Kulp" w:date="2010-07-19T06:53:00Z">
              <w:r w:rsidRPr="00177380" w:rsidDel="00B6363A">
                <w:rPr>
                  <w:sz w:val="14"/>
                  <w:szCs w:val="14"/>
                </w:rPr>
                <w:delText>0.</w:delText>
              </w:r>
              <w:r w:rsidDel="00B6363A">
                <w:rPr>
                  <w:sz w:val="14"/>
                  <w:szCs w:val="14"/>
                </w:rPr>
                <w:delText>56</w:delText>
              </w:r>
            </w:del>
          </w:p>
        </w:tc>
        <w:tc>
          <w:tcPr>
            <w:tcW w:w="5850" w:type="dxa"/>
            <w:tcPrChange w:id="870" w:author="Jim Kulp" w:date="2010-06-12T12:34:00Z">
              <w:tcPr>
                <w:tcW w:w="5261" w:type="dxa"/>
              </w:tcPr>
            </w:tcPrChange>
          </w:tcPr>
          <w:p w:rsidR="00C00329" w:rsidRPr="00177380" w:rsidDel="00B6363A" w:rsidRDefault="00C00329" w:rsidP="00C00329">
            <w:pPr>
              <w:spacing w:before="0" w:after="0"/>
              <w:rPr>
                <w:del w:id="871" w:author="Jim Kulp" w:date="2010-07-19T06:53:00Z"/>
                <w:sz w:val="14"/>
                <w:szCs w:val="14"/>
              </w:rPr>
            </w:pPr>
            <w:del w:id="872" w:author="Jim Kulp" w:date="2010-07-19T06:53:00Z">
              <w:r w:rsidDel="00B6363A">
                <w:rPr>
                  <w:sz w:val="14"/>
                  <w:szCs w:val="14"/>
                </w:rPr>
                <w:delText>Renamed WSI RequestCanLead attribute to EarlyRequest</w:delText>
              </w:r>
            </w:del>
          </w:p>
        </w:tc>
        <w:tc>
          <w:tcPr>
            <w:tcW w:w="782" w:type="dxa"/>
            <w:tcPrChange w:id="873" w:author="Jim Kulp" w:date="2010-06-12T12:34:00Z">
              <w:tcPr>
                <w:tcW w:w="1255" w:type="dxa"/>
                <w:gridSpan w:val="2"/>
              </w:tcPr>
            </w:tcPrChange>
          </w:tcPr>
          <w:p w:rsidR="00C00329" w:rsidRPr="00177380" w:rsidDel="00B6363A" w:rsidRDefault="00C00329" w:rsidP="00C00329">
            <w:pPr>
              <w:spacing w:before="0" w:after="0"/>
              <w:rPr>
                <w:del w:id="874" w:author="Jim Kulp" w:date="2010-07-19T06:53:00Z"/>
                <w:sz w:val="14"/>
                <w:szCs w:val="14"/>
              </w:rPr>
            </w:pPr>
            <w:del w:id="875" w:author="Jim Kulp" w:date="2010-07-19T06:53:00Z">
              <w:r w:rsidRPr="00177380" w:rsidDel="00B6363A">
                <w:rPr>
                  <w:sz w:val="14"/>
                  <w:szCs w:val="14"/>
                </w:rPr>
                <w:delText>ssiegel</w:delText>
              </w:r>
            </w:del>
          </w:p>
        </w:tc>
        <w:tc>
          <w:tcPr>
            <w:tcW w:w="1176" w:type="dxa"/>
            <w:tcPrChange w:id="876" w:author="Jim Kulp" w:date="2010-06-12T12:34:00Z">
              <w:tcPr>
                <w:tcW w:w="1176" w:type="dxa"/>
              </w:tcPr>
            </w:tcPrChange>
          </w:tcPr>
          <w:p w:rsidR="00C00329" w:rsidRPr="00177380" w:rsidDel="00B6363A" w:rsidRDefault="00C00329" w:rsidP="00C00329">
            <w:pPr>
              <w:spacing w:before="0" w:after="0"/>
              <w:rPr>
                <w:del w:id="877" w:author="Jim Kulp" w:date="2010-07-19T06:53:00Z"/>
                <w:sz w:val="14"/>
                <w:szCs w:val="14"/>
              </w:rPr>
            </w:pPr>
            <w:del w:id="878" w:author="Jim Kulp" w:date="2010-07-19T06:53:00Z">
              <w:r w:rsidRPr="00177380" w:rsidDel="00B6363A">
                <w:rPr>
                  <w:sz w:val="14"/>
                  <w:szCs w:val="14"/>
                </w:rPr>
                <w:delText>2007-</w:delText>
              </w:r>
              <w:r w:rsidDel="00B6363A">
                <w:rPr>
                  <w:sz w:val="14"/>
                  <w:szCs w:val="14"/>
                </w:rPr>
                <w:delText>12-03</w:delText>
              </w:r>
            </w:del>
          </w:p>
        </w:tc>
      </w:tr>
      <w:tr w:rsidR="00C00329" w:rsidRPr="00177380" w:rsidDel="00B6363A">
        <w:trPr>
          <w:trHeight w:val="101"/>
          <w:del w:id="879" w:author="Jim Kulp" w:date="2010-07-19T06:53:00Z"/>
          <w:trPrChange w:id="880" w:author="Jim Kulp" w:date="2010-06-12T12:34:00Z">
            <w:trPr>
              <w:trHeight w:val="101"/>
            </w:trPr>
          </w:trPrChange>
        </w:trPr>
        <w:tc>
          <w:tcPr>
            <w:tcW w:w="1015" w:type="dxa"/>
            <w:tcPrChange w:id="881" w:author="Jim Kulp" w:date="2010-06-12T12:34:00Z">
              <w:tcPr>
                <w:tcW w:w="1131" w:type="dxa"/>
                <w:gridSpan w:val="2"/>
              </w:tcPr>
            </w:tcPrChange>
          </w:tcPr>
          <w:p w:rsidR="00C00329" w:rsidRPr="00177380" w:rsidDel="00B6363A" w:rsidRDefault="00C00329" w:rsidP="00C00329">
            <w:pPr>
              <w:spacing w:before="0" w:after="0"/>
              <w:rPr>
                <w:del w:id="882" w:author="Jim Kulp" w:date="2010-07-19T06:53:00Z"/>
                <w:sz w:val="14"/>
                <w:szCs w:val="14"/>
              </w:rPr>
            </w:pPr>
            <w:del w:id="883" w:author="Jim Kulp" w:date="2010-07-19T06:53:00Z">
              <w:r w:rsidRPr="00177380" w:rsidDel="00B6363A">
                <w:rPr>
                  <w:sz w:val="14"/>
                  <w:szCs w:val="14"/>
                </w:rPr>
                <w:delText>0.</w:delText>
              </w:r>
              <w:r w:rsidDel="00B6363A">
                <w:rPr>
                  <w:sz w:val="14"/>
                  <w:szCs w:val="14"/>
                </w:rPr>
                <w:delText>57</w:delText>
              </w:r>
            </w:del>
          </w:p>
        </w:tc>
        <w:tc>
          <w:tcPr>
            <w:tcW w:w="5850" w:type="dxa"/>
            <w:tcPrChange w:id="884" w:author="Jim Kulp" w:date="2010-06-12T12:34:00Z">
              <w:tcPr>
                <w:tcW w:w="5261" w:type="dxa"/>
              </w:tcPr>
            </w:tcPrChange>
          </w:tcPr>
          <w:p w:rsidR="00C00329" w:rsidRPr="00177380" w:rsidDel="00B6363A" w:rsidRDefault="00C00329" w:rsidP="00C00329">
            <w:pPr>
              <w:spacing w:before="0" w:after="0"/>
              <w:rPr>
                <w:del w:id="885" w:author="Jim Kulp" w:date="2010-07-19T06:53:00Z"/>
                <w:sz w:val="14"/>
                <w:szCs w:val="14"/>
              </w:rPr>
            </w:pPr>
            <w:del w:id="886" w:author="Jim Kulp" w:date="2010-07-19T06:53:00Z">
              <w:r w:rsidDel="00B6363A">
                <w:rPr>
                  <w:sz w:val="14"/>
                  <w:szCs w:val="14"/>
                </w:rPr>
                <w:delText>Added WSI MaxMessageBytes, RemainderEOM Attribute</w:delText>
              </w:r>
            </w:del>
          </w:p>
        </w:tc>
        <w:tc>
          <w:tcPr>
            <w:tcW w:w="782" w:type="dxa"/>
            <w:tcPrChange w:id="887" w:author="Jim Kulp" w:date="2010-06-12T12:34:00Z">
              <w:tcPr>
                <w:tcW w:w="1255" w:type="dxa"/>
                <w:gridSpan w:val="2"/>
              </w:tcPr>
            </w:tcPrChange>
          </w:tcPr>
          <w:p w:rsidR="00C00329" w:rsidRPr="00177380" w:rsidDel="00B6363A" w:rsidRDefault="00C00329" w:rsidP="00C00329">
            <w:pPr>
              <w:spacing w:before="0" w:after="0"/>
              <w:rPr>
                <w:del w:id="888" w:author="Jim Kulp" w:date="2010-07-19T06:53:00Z"/>
                <w:sz w:val="14"/>
                <w:szCs w:val="14"/>
              </w:rPr>
            </w:pPr>
            <w:del w:id="889" w:author="Jim Kulp" w:date="2010-07-19T06:53:00Z">
              <w:r w:rsidRPr="00177380" w:rsidDel="00B6363A">
                <w:rPr>
                  <w:sz w:val="14"/>
                  <w:szCs w:val="14"/>
                </w:rPr>
                <w:delText>ssiegel</w:delText>
              </w:r>
            </w:del>
          </w:p>
        </w:tc>
        <w:tc>
          <w:tcPr>
            <w:tcW w:w="1176" w:type="dxa"/>
            <w:tcPrChange w:id="890" w:author="Jim Kulp" w:date="2010-06-12T12:34:00Z">
              <w:tcPr>
                <w:tcW w:w="1176" w:type="dxa"/>
              </w:tcPr>
            </w:tcPrChange>
          </w:tcPr>
          <w:p w:rsidR="00C00329" w:rsidRPr="00177380" w:rsidDel="00B6363A" w:rsidRDefault="00C00329" w:rsidP="00C00329">
            <w:pPr>
              <w:spacing w:before="0" w:after="0"/>
              <w:rPr>
                <w:del w:id="891" w:author="Jim Kulp" w:date="2010-07-19T06:53:00Z"/>
                <w:sz w:val="14"/>
                <w:szCs w:val="14"/>
              </w:rPr>
            </w:pPr>
            <w:del w:id="892" w:author="Jim Kulp" w:date="2010-07-19T06:53:00Z">
              <w:r w:rsidRPr="00177380" w:rsidDel="00B6363A">
                <w:rPr>
                  <w:sz w:val="14"/>
                  <w:szCs w:val="14"/>
                </w:rPr>
                <w:delText>200</w:delText>
              </w:r>
              <w:r w:rsidDel="00B6363A">
                <w:rPr>
                  <w:sz w:val="14"/>
                  <w:szCs w:val="14"/>
                </w:rPr>
                <w:delText>8-02-04</w:delText>
              </w:r>
            </w:del>
          </w:p>
        </w:tc>
      </w:tr>
      <w:tr w:rsidR="00C00329" w:rsidRPr="00177380" w:rsidDel="00B6363A">
        <w:trPr>
          <w:trHeight w:val="101"/>
          <w:del w:id="893" w:author="Jim Kulp" w:date="2010-07-19T06:53:00Z"/>
          <w:trPrChange w:id="894" w:author="Jim Kulp" w:date="2010-06-12T12:34:00Z">
            <w:trPr>
              <w:trHeight w:val="101"/>
            </w:trPr>
          </w:trPrChange>
        </w:trPr>
        <w:tc>
          <w:tcPr>
            <w:tcW w:w="1015" w:type="dxa"/>
            <w:tcPrChange w:id="895" w:author="Jim Kulp" w:date="2010-06-12T12:34:00Z">
              <w:tcPr>
                <w:tcW w:w="1131" w:type="dxa"/>
                <w:gridSpan w:val="2"/>
              </w:tcPr>
            </w:tcPrChange>
          </w:tcPr>
          <w:p w:rsidR="00C00329" w:rsidRPr="00177380" w:rsidDel="00B6363A" w:rsidRDefault="00C00329" w:rsidP="00C00329">
            <w:pPr>
              <w:spacing w:before="0" w:after="0"/>
              <w:rPr>
                <w:del w:id="896" w:author="Jim Kulp" w:date="2010-07-19T06:53:00Z"/>
                <w:sz w:val="14"/>
                <w:szCs w:val="14"/>
              </w:rPr>
            </w:pPr>
            <w:del w:id="897" w:author="Jim Kulp" w:date="2010-07-19T06:53:00Z">
              <w:r w:rsidRPr="00177380" w:rsidDel="00B6363A">
                <w:rPr>
                  <w:sz w:val="14"/>
                  <w:szCs w:val="14"/>
                </w:rPr>
                <w:delText>0.</w:delText>
              </w:r>
              <w:r w:rsidDel="00B6363A">
                <w:rPr>
                  <w:sz w:val="14"/>
                  <w:szCs w:val="14"/>
                </w:rPr>
                <w:delText>58</w:delText>
              </w:r>
            </w:del>
          </w:p>
        </w:tc>
        <w:tc>
          <w:tcPr>
            <w:tcW w:w="5850" w:type="dxa"/>
            <w:tcPrChange w:id="898" w:author="Jim Kulp" w:date="2010-06-12T12:34:00Z">
              <w:tcPr>
                <w:tcW w:w="5261" w:type="dxa"/>
              </w:tcPr>
            </w:tcPrChange>
          </w:tcPr>
          <w:p w:rsidR="00C00329" w:rsidRPr="00177380" w:rsidDel="00B6363A" w:rsidRDefault="00C00329" w:rsidP="00C00329">
            <w:pPr>
              <w:spacing w:before="0" w:after="0"/>
              <w:rPr>
                <w:del w:id="899" w:author="Jim Kulp" w:date="2010-07-19T06:53:00Z"/>
                <w:sz w:val="14"/>
                <w:szCs w:val="14"/>
              </w:rPr>
            </w:pPr>
            <w:del w:id="900" w:author="Jim Kulp" w:date="2010-07-19T06:53:00Z">
              <w:r w:rsidDel="00B6363A">
                <w:rPr>
                  <w:sz w:val="14"/>
                  <w:szCs w:val="14"/>
                </w:rPr>
                <w:delText>Refined RemainderEOM attribute to support zero-length transfers</w:delText>
              </w:r>
            </w:del>
          </w:p>
        </w:tc>
        <w:tc>
          <w:tcPr>
            <w:tcW w:w="782" w:type="dxa"/>
            <w:tcPrChange w:id="901" w:author="Jim Kulp" w:date="2010-06-12T12:34:00Z">
              <w:tcPr>
                <w:tcW w:w="1255" w:type="dxa"/>
                <w:gridSpan w:val="2"/>
              </w:tcPr>
            </w:tcPrChange>
          </w:tcPr>
          <w:p w:rsidR="00C00329" w:rsidRPr="00177380" w:rsidDel="00B6363A" w:rsidRDefault="00C00329" w:rsidP="00C00329">
            <w:pPr>
              <w:spacing w:before="0" w:after="0"/>
              <w:rPr>
                <w:del w:id="902" w:author="Jim Kulp" w:date="2010-07-19T06:53:00Z"/>
                <w:sz w:val="14"/>
                <w:szCs w:val="14"/>
              </w:rPr>
            </w:pPr>
            <w:del w:id="903" w:author="Jim Kulp" w:date="2010-07-19T06:53:00Z">
              <w:r w:rsidRPr="00177380" w:rsidDel="00B6363A">
                <w:rPr>
                  <w:sz w:val="14"/>
                  <w:szCs w:val="14"/>
                </w:rPr>
                <w:delText>ssiegel</w:delText>
              </w:r>
            </w:del>
          </w:p>
        </w:tc>
        <w:tc>
          <w:tcPr>
            <w:tcW w:w="1176" w:type="dxa"/>
            <w:tcPrChange w:id="904" w:author="Jim Kulp" w:date="2010-06-12T12:34:00Z">
              <w:tcPr>
                <w:tcW w:w="1176" w:type="dxa"/>
              </w:tcPr>
            </w:tcPrChange>
          </w:tcPr>
          <w:p w:rsidR="00C00329" w:rsidRPr="00177380" w:rsidDel="00B6363A" w:rsidRDefault="00C00329" w:rsidP="00C00329">
            <w:pPr>
              <w:spacing w:before="0" w:after="0"/>
              <w:rPr>
                <w:del w:id="905" w:author="Jim Kulp" w:date="2010-07-19T06:53:00Z"/>
                <w:sz w:val="14"/>
                <w:szCs w:val="14"/>
              </w:rPr>
            </w:pPr>
            <w:del w:id="906" w:author="Jim Kulp" w:date="2010-07-19T06:53:00Z">
              <w:r w:rsidRPr="00177380" w:rsidDel="00B6363A">
                <w:rPr>
                  <w:sz w:val="14"/>
                  <w:szCs w:val="14"/>
                </w:rPr>
                <w:delText>200</w:delText>
              </w:r>
              <w:r w:rsidDel="00B6363A">
                <w:rPr>
                  <w:sz w:val="14"/>
                  <w:szCs w:val="14"/>
                </w:rPr>
                <w:delText>8-03-31</w:delText>
              </w:r>
            </w:del>
          </w:p>
        </w:tc>
      </w:tr>
      <w:tr w:rsidR="00C00329" w:rsidRPr="00177380" w:rsidDel="00B6363A">
        <w:trPr>
          <w:trHeight w:val="101"/>
          <w:del w:id="907" w:author="Jim Kulp" w:date="2010-07-19T06:53:00Z"/>
          <w:trPrChange w:id="908" w:author="Jim Kulp" w:date="2010-06-12T12:34:00Z">
            <w:trPr>
              <w:trHeight w:val="101"/>
            </w:trPr>
          </w:trPrChange>
        </w:trPr>
        <w:tc>
          <w:tcPr>
            <w:tcW w:w="1015" w:type="dxa"/>
            <w:tcPrChange w:id="909" w:author="Jim Kulp" w:date="2010-06-12T12:34:00Z">
              <w:tcPr>
                <w:tcW w:w="1131" w:type="dxa"/>
                <w:gridSpan w:val="2"/>
              </w:tcPr>
            </w:tcPrChange>
          </w:tcPr>
          <w:p w:rsidR="00C00329" w:rsidRPr="00177380" w:rsidDel="00B6363A" w:rsidRDefault="00C00329" w:rsidP="00C00329">
            <w:pPr>
              <w:spacing w:before="0" w:after="0"/>
              <w:rPr>
                <w:del w:id="910" w:author="Jim Kulp" w:date="2010-07-19T06:53:00Z"/>
                <w:sz w:val="14"/>
                <w:szCs w:val="14"/>
              </w:rPr>
            </w:pPr>
            <w:del w:id="911" w:author="Jim Kulp" w:date="2010-07-19T06:53:00Z">
              <w:r w:rsidRPr="00177380" w:rsidDel="00B6363A">
                <w:rPr>
                  <w:sz w:val="14"/>
                  <w:szCs w:val="14"/>
                </w:rPr>
                <w:delText>0.61</w:delText>
              </w:r>
            </w:del>
          </w:p>
        </w:tc>
        <w:tc>
          <w:tcPr>
            <w:tcW w:w="5850" w:type="dxa"/>
            <w:tcPrChange w:id="912" w:author="Jim Kulp" w:date="2010-06-12T12:34:00Z">
              <w:tcPr>
                <w:tcW w:w="5261" w:type="dxa"/>
              </w:tcPr>
            </w:tcPrChange>
          </w:tcPr>
          <w:p w:rsidR="00C00329" w:rsidDel="00B6363A" w:rsidRDefault="00C00329" w:rsidP="00C00329">
            <w:pPr>
              <w:spacing w:before="0" w:after="0"/>
              <w:rPr>
                <w:del w:id="913" w:author="Jim Kulp" w:date="2010-07-19T06:53:00Z"/>
                <w:sz w:val="14"/>
                <w:szCs w:val="14"/>
              </w:rPr>
            </w:pPr>
            <w:del w:id="914" w:author="Jim Kulp" w:date="2010-07-19T06:53:00Z">
              <w:r w:rsidDel="00B6363A">
                <w:rPr>
                  <w:sz w:val="14"/>
                  <w:szCs w:val="14"/>
                </w:rPr>
                <w:delText>Major Editorial Update, plus revert RemainderEOM to byte enables in WSI</w:delText>
              </w:r>
            </w:del>
          </w:p>
        </w:tc>
        <w:tc>
          <w:tcPr>
            <w:tcW w:w="782" w:type="dxa"/>
            <w:tcPrChange w:id="915" w:author="Jim Kulp" w:date="2010-06-12T12:34:00Z">
              <w:tcPr>
                <w:tcW w:w="1255" w:type="dxa"/>
                <w:gridSpan w:val="2"/>
              </w:tcPr>
            </w:tcPrChange>
          </w:tcPr>
          <w:p w:rsidR="00C00329" w:rsidRPr="00177380" w:rsidDel="00B6363A" w:rsidRDefault="00C00329" w:rsidP="00C00329">
            <w:pPr>
              <w:spacing w:before="0" w:after="0"/>
              <w:rPr>
                <w:del w:id="916" w:author="Jim Kulp" w:date="2010-07-19T06:53:00Z"/>
                <w:sz w:val="14"/>
                <w:szCs w:val="14"/>
              </w:rPr>
            </w:pPr>
            <w:del w:id="917" w:author="Jim Kulp" w:date="2010-07-19T06:53:00Z">
              <w:r w:rsidRPr="00177380" w:rsidDel="00B6363A">
                <w:rPr>
                  <w:sz w:val="14"/>
                  <w:szCs w:val="14"/>
                </w:rPr>
                <w:delText>jkulp</w:delText>
              </w:r>
            </w:del>
          </w:p>
        </w:tc>
        <w:tc>
          <w:tcPr>
            <w:tcW w:w="1176" w:type="dxa"/>
            <w:tcPrChange w:id="918" w:author="Jim Kulp" w:date="2010-06-12T12:34:00Z">
              <w:tcPr>
                <w:tcW w:w="1176" w:type="dxa"/>
              </w:tcPr>
            </w:tcPrChange>
          </w:tcPr>
          <w:p w:rsidR="00C00329" w:rsidRPr="00177380" w:rsidDel="00B6363A" w:rsidRDefault="00C00329" w:rsidP="00C00329">
            <w:pPr>
              <w:spacing w:before="0" w:after="0"/>
              <w:rPr>
                <w:del w:id="919" w:author="Jim Kulp" w:date="2010-07-19T06:53:00Z"/>
                <w:sz w:val="14"/>
                <w:szCs w:val="14"/>
              </w:rPr>
            </w:pPr>
            <w:del w:id="920" w:author="Jim Kulp" w:date="2010-07-19T06:53:00Z">
              <w:r w:rsidRPr="00177380" w:rsidDel="00B6363A">
                <w:rPr>
                  <w:sz w:val="14"/>
                  <w:szCs w:val="14"/>
                </w:rPr>
                <w:delText>2008-08-19</w:delText>
              </w:r>
            </w:del>
          </w:p>
        </w:tc>
      </w:tr>
      <w:tr w:rsidR="00C00329" w:rsidRPr="00177380" w:rsidDel="00B6363A">
        <w:trPr>
          <w:trHeight w:val="101"/>
          <w:del w:id="921" w:author="Jim Kulp" w:date="2010-07-19T06:53:00Z"/>
          <w:trPrChange w:id="922" w:author="Jim Kulp" w:date="2010-06-12T12:34:00Z">
            <w:trPr>
              <w:trHeight w:val="101"/>
            </w:trPr>
          </w:trPrChange>
        </w:trPr>
        <w:tc>
          <w:tcPr>
            <w:tcW w:w="1015" w:type="dxa"/>
            <w:tcPrChange w:id="923" w:author="Jim Kulp" w:date="2010-06-12T12:34:00Z">
              <w:tcPr>
                <w:tcW w:w="1131" w:type="dxa"/>
                <w:gridSpan w:val="2"/>
              </w:tcPr>
            </w:tcPrChange>
          </w:tcPr>
          <w:p w:rsidR="00C00329" w:rsidRPr="00177380" w:rsidDel="00B6363A" w:rsidRDefault="00C00329" w:rsidP="00C00329">
            <w:pPr>
              <w:spacing w:before="0" w:after="0"/>
              <w:rPr>
                <w:del w:id="924" w:author="Jim Kulp" w:date="2010-07-19T06:53:00Z"/>
                <w:sz w:val="14"/>
                <w:szCs w:val="14"/>
              </w:rPr>
            </w:pPr>
            <w:del w:id="925" w:author="Jim Kulp" w:date="2010-07-19T06:53:00Z">
              <w:r w:rsidDel="00B6363A">
                <w:rPr>
                  <w:sz w:val="14"/>
                  <w:szCs w:val="14"/>
                </w:rPr>
                <w:delText>0.66</w:delText>
              </w:r>
            </w:del>
          </w:p>
        </w:tc>
        <w:tc>
          <w:tcPr>
            <w:tcW w:w="5850" w:type="dxa"/>
            <w:tcPrChange w:id="926" w:author="Jim Kulp" w:date="2010-06-12T12:34:00Z">
              <w:tcPr>
                <w:tcW w:w="5261" w:type="dxa"/>
              </w:tcPr>
            </w:tcPrChange>
          </w:tcPr>
          <w:p w:rsidR="00C00329" w:rsidDel="00B6363A" w:rsidRDefault="00C00329" w:rsidP="00C00329">
            <w:pPr>
              <w:spacing w:before="0" w:after="0"/>
              <w:rPr>
                <w:del w:id="927" w:author="Jim Kulp" w:date="2010-07-19T06:53:00Z"/>
                <w:sz w:val="14"/>
                <w:szCs w:val="14"/>
              </w:rPr>
            </w:pPr>
            <w:del w:id="928" w:author="Jim Kulp" w:date="2010-07-19T06:53:00Z">
              <w:r w:rsidDel="00B6363A">
                <w:rPr>
                  <w:sz w:val="14"/>
                  <w:szCs w:val="14"/>
                </w:rPr>
                <w:delText>Continue Major Editorial edit plus factoring data interface attributes, and more precise endian support, for review of sections 1-6</w:delText>
              </w:r>
            </w:del>
          </w:p>
        </w:tc>
        <w:tc>
          <w:tcPr>
            <w:tcW w:w="782" w:type="dxa"/>
            <w:tcPrChange w:id="929" w:author="Jim Kulp" w:date="2010-06-12T12:34:00Z">
              <w:tcPr>
                <w:tcW w:w="1255" w:type="dxa"/>
                <w:gridSpan w:val="2"/>
              </w:tcPr>
            </w:tcPrChange>
          </w:tcPr>
          <w:p w:rsidR="00C00329" w:rsidRPr="00177380" w:rsidDel="00B6363A" w:rsidRDefault="00C00329" w:rsidP="00C00329">
            <w:pPr>
              <w:spacing w:before="0" w:after="0"/>
              <w:rPr>
                <w:del w:id="930" w:author="Jim Kulp" w:date="2010-07-19T06:53:00Z"/>
                <w:sz w:val="14"/>
                <w:szCs w:val="14"/>
              </w:rPr>
            </w:pPr>
            <w:del w:id="931" w:author="Jim Kulp" w:date="2010-07-19T06:53:00Z">
              <w:r w:rsidDel="00B6363A">
                <w:rPr>
                  <w:sz w:val="14"/>
                  <w:szCs w:val="14"/>
                </w:rPr>
                <w:delText>Jkulp</w:delText>
              </w:r>
            </w:del>
          </w:p>
        </w:tc>
        <w:tc>
          <w:tcPr>
            <w:tcW w:w="1176" w:type="dxa"/>
            <w:tcPrChange w:id="932" w:author="Jim Kulp" w:date="2010-06-12T12:34:00Z">
              <w:tcPr>
                <w:tcW w:w="1176" w:type="dxa"/>
              </w:tcPr>
            </w:tcPrChange>
          </w:tcPr>
          <w:p w:rsidR="00C00329" w:rsidRPr="00177380" w:rsidDel="00B6363A" w:rsidRDefault="00C00329" w:rsidP="00C00329">
            <w:pPr>
              <w:spacing w:before="0" w:after="0"/>
              <w:rPr>
                <w:del w:id="933" w:author="Jim Kulp" w:date="2010-07-19T06:53:00Z"/>
                <w:sz w:val="14"/>
                <w:szCs w:val="14"/>
              </w:rPr>
            </w:pPr>
            <w:del w:id="934" w:author="Jim Kulp" w:date="2010-07-19T06:53:00Z">
              <w:r w:rsidDel="00B6363A">
                <w:rPr>
                  <w:sz w:val="14"/>
                  <w:szCs w:val="14"/>
                </w:rPr>
                <w:delText>2008-10-06</w:delText>
              </w:r>
            </w:del>
          </w:p>
        </w:tc>
      </w:tr>
      <w:tr w:rsidR="00C00329" w:rsidRPr="00177380" w:rsidDel="00B6363A">
        <w:trPr>
          <w:trHeight w:val="101"/>
          <w:del w:id="935" w:author="Jim Kulp" w:date="2010-07-19T06:53:00Z"/>
          <w:trPrChange w:id="936" w:author="Jim Kulp" w:date="2010-06-12T12:34:00Z">
            <w:trPr>
              <w:trHeight w:val="101"/>
            </w:trPr>
          </w:trPrChange>
        </w:trPr>
        <w:tc>
          <w:tcPr>
            <w:tcW w:w="1015" w:type="dxa"/>
            <w:tcPrChange w:id="937" w:author="Jim Kulp" w:date="2010-06-12T12:34:00Z">
              <w:tcPr>
                <w:tcW w:w="1131" w:type="dxa"/>
                <w:gridSpan w:val="2"/>
              </w:tcPr>
            </w:tcPrChange>
          </w:tcPr>
          <w:p w:rsidR="00C00329" w:rsidDel="00B6363A" w:rsidRDefault="00C00329" w:rsidP="00C00329">
            <w:pPr>
              <w:spacing w:before="0" w:after="0"/>
              <w:rPr>
                <w:del w:id="938" w:author="Jim Kulp" w:date="2010-07-19T06:53:00Z"/>
                <w:sz w:val="14"/>
                <w:szCs w:val="14"/>
              </w:rPr>
            </w:pPr>
            <w:del w:id="939" w:author="Jim Kulp" w:date="2010-07-19T06:53:00Z">
              <w:r w:rsidDel="00B6363A">
                <w:rPr>
                  <w:sz w:val="14"/>
                  <w:szCs w:val="14"/>
                </w:rPr>
                <w:delText>0.72</w:delText>
              </w:r>
            </w:del>
          </w:p>
        </w:tc>
        <w:tc>
          <w:tcPr>
            <w:tcW w:w="5850" w:type="dxa"/>
            <w:tcPrChange w:id="940" w:author="Jim Kulp" w:date="2010-06-12T12:34:00Z">
              <w:tcPr>
                <w:tcW w:w="5261" w:type="dxa"/>
              </w:tcPr>
            </w:tcPrChange>
          </w:tcPr>
          <w:p w:rsidR="00C00329" w:rsidDel="00B6363A" w:rsidRDefault="00C00329" w:rsidP="00C00329">
            <w:pPr>
              <w:spacing w:before="0" w:after="0"/>
              <w:rPr>
                <w:del w:id="941" w:author="Jim Kulp" w:date="2010-07-19T06:53:00Z"/>
                <w:sz w:val="14"/>
                <w:szCs w:val="14"/>
              </w:rPr>
            </w:pPr>
            <w:del w:id="942" w:author="Jim Kulp" w:date="2010-07-19T06:53:00Z">
              <w:r w:rsidDel="00B6363A">
                <w:rPr>
                  <w:sz w:val="14"/>
                  <w:szCs w:val="14"/>
                </w:rPr>
                <w:delText>Finish major editorial update, plus more consistency, OCP compliance, abortable attribute on WSI, simplify WMI, fix heading levels in XML schema section</w:delText>
              </w:r>
            </w:del>
          </w:p>
        </w:tc>
        <w:tc>
          <w:tcPr>
            <w:tcW w:w="782" w:type="dxa"/>
            <w:tcPrChange w:id="943" w:author="Jim Kulp" w:date="2010-06-12T12:34:00Z">
              <w:tcPr>
                <w:tcW w:w="1255" w:type="dxa"/>
                <w:gridSpan w:val="2"/>
              </w:tcPr>
            </w:tcPrChange>
          </w:tcPr>
          <w:p w:rsidR="00C00329" w:rsidDel="00B6363A" w:rsidRDefault="00C00329" w:rsidP="00C00329">
            <w:pPr>
              <w:spacing w:before="0" w:after="0"/>
              <w:rPr>
                <w:del w:id="944" w:author="Jim Kulp" w:date="2010-07-19T06:53:00Z"/>
                <w:sz w:val="14"/>
                <w:szCs w:val="14"/>
              </w:rPr>
            </w:pPr>
            <w:del w:id="945" w:author="Jim Kulp" w:date="2010-07-19T06:53:00Z">
              <w:r w:rsidDel="00B6363A">
                <w:rPr>
                  <w:sz w:val="14"/>
                  <w:szCs w:val="14"/>
                </w:rPr>
                <w:delText>Jkulp</w:delText>
              </w:r>
            </w:del>
          </w:p>
        </w:tc>
        <w:tc>
          <w:tcPr>
            <w:tcW w:w="1176" w:type="dxa"/>
            <w:tcPrChange w:id="946" w:author="Jim Kulp" w:date="2010-06-12T12:34:00Z">
              <w:tcPr>
                <w:tcW w:w="1176" w:type="dxa"/>
              </w:tcPr>
            </w:tcPrChange>
          </w:tcPr>
          <w:p w:rsidR="00C00329" w:rsidDel="00B6363A" w:rsidRDefault="00C00329" w:rsidP="00C00329">
            <w:pPr>
              <w:spacing w:before="0" w:after="0"/>
              <w:rPr>
                <w:del w:id="947" w:author="Jim Kulp" w:date="2010-07-19T06:53:00Z"/>
                <w:sz w:val="14"/>
                <w:szCs w:val="14"/>
              </w:rPr>
            </w:pPr>
            <w:del w:id="948" w:author="Jim Kulp" w:date="2010-07-19T06:53:00Z">
              <w:r w:rsidDel="00B6363A">
                <w:rPr>
                  <w:sz w:val="14"/>
                  <w:szCs w:val="14"/>
                </w:rPr>
                <w:delText>2008-10-21</w:delText>
              </w:r>
            </w:del>
          </w:p>
        </w:tc>
      </w:tr>
      <w:tr w:rsidR="00C364B6" w:rsidRPr="00177380" w:rsidDel="00B6363A">
        <w:trPr>
          <w:trHeight w:val="101"/>
          <w:ins w:id="949" w:author="James Kulp" w:date="2008-11-13T13:46:00Z"/>
          <w:del w:id="950" w:author="Jim Kulp" w:date="2010-07-19T06:53:00Z"/>
          <w:trPrChange w:id="951" w:author="Jim Kulp" w:date="2010-06-12T12:34:00Z">
            <w:trPr>
              <w:trHeight w:val="101"/>
            </w:trPr>
          </w:trPrChange>
        </w:trPr>
        <w:tc>
          <w:tcPr>
            <w:tcW w:w="1015" w:type="dxa"/>
            <w:tcPrChange w:id="952" w:author="Jim Kulp" w:date="2010-06-12T12:34:00Z">
              <w:tcPr>
                <w:tcW w:w="1131" w:type="dxa"/>
                <w:gridSpan w:val="2"/>
              </w:tcPr>
            </w:tcPrChange>
          </w:tcPr>
          <w:p w:rsidR="00C364B6" w:rsidDel="00B6363A" w:rsidRDefault="00C364B6" w:rsidP="00C00329">
            <w:pPr>
              <w:spacing w:before="0" w:after="0"/>
              <w:rPr>
                <w:ins w:id="953" w:author="James Kulp" w:date="2008-11-13T13:46:00Z"/>
                <w:del w:id="954" w:author="Jim Kulp" w:date="2010-07-19T06:53:00Z"/>
                <w:sz w:val="14"/>
                <w:szCs w:val="14"/>
              </w:rPr>
            </w:pPr>
            <w:ins w:id="955" w:author="James Kulp" w:date="2008-11-13T13:46:00Z">
              <w:del w:id="956" w:author="Jim Kulp" w:date="2010-07-19T06:53:00Z">
                <w:r w:rsidDel="00B6363A">
                  <w:rPr>
                    <w:sz w:val="14"/>
                    <w:szCs w:val="14"/>
                  </w:rPr>
                  <w:delText>1.0</w:delText>
                </w:r>
              </w:del>
            </w:ins>
          </w:p>
        </w:tc>
        <w:tc>
          <w:tcPr>
            <w:tcW w:w="5850" w:type="dxa"/>
            <w:tcPrChange w:id="957" w:author="Jim Kulp" w:date="2010-06-12T12:34:00Z">
              <w:tcPr>
                <w:tcW w:w="5261" w:type="dxa"/>
              </w:tcPr>
            </w:tcPrChange>
          </w:tcPr>
          <w:p w:rsidR="00C364B6" w:rsidDel="00B6363A" w:rsidRDefault="00C364B6" w:rsidP="00C364B6">
            <w:pPr>
              <w:spacing w:before="0" w:after="0"/>
              <w:rPr>
                <w:ins w:id="958" w:author="James Kulp" w:date="2008-11-13T13:46:00Z"/>
                <w:del w:id="959" w:author="Jim Kulp" w:date="2010-07-19T06:53:00Z"/>
                <w:sz w:val="14"/>
                <w:szCs w:val="14"/>
              </w:rPr>
            </w:pPr>
            <w:ins w:id="960" w:author="James Kulp" w:date="2008-11-13T13:47:00Z">
              <w:del w:id="961" w:author="Jim Kulp" w:date="2010-07-19T06:53:00Z">
                <w:r w:rsidDel="00B6363A">
                  <w:rPr>
                    <w:sz w:val="14"/>
                    <w:szCs w:val="14"/>
                  </w:rPr>
                  <w:delText>Enter final comments, all typos and clarifications.  Add MReqLast to WMemI</w:delText>
                </w:r>
              </w:del>
            </w:ins>
          </w:p>
        </w:tc>
        <w:tc>
          <w:tcPr>
            <w:tcW w:w="782" w:type="dxa"/>
            <w:tcPrChange w:id="962" w:author="Jim Kulp" w:date="2010-06-12T12:34:00Z">
              <w:tcPr>
                <w:tcW w:w="1255" w:type="dxa"/>
                <w:gridSpan w:val="2"/>
              </w:tcPr>
            </w:tcPrChange>
          </w:tcPr>
          <w:p w:rsidR="00C364B6" w:rsidDel="00B6363A" w:rsidRDefault="00C364B6" w:rsidP="00C00329">
            <w:pPr>
              <w:spacing w:before="0" w:after="0"/>
              <w:rPr>
                <w:ins w:id="963" w:author="James Kulp" w:date="2008-11-13T13:46:00Z"/>
                <w:del w:id="964" w:author="Jim Kulp" w:date="2010-07-19T06:53:00Z"/>
                <w:sz w:val="14"/>
                <w:szCs w:val="14"/>
              </w:rPr>
            </w:pPr>
            <w:ins w:id="965" w:author="James Kulp" w:date="2008-11-13T13:48:00Z">
              <w:del w:id="966" w:author="Jim Kulp" w:date="2010-07-19T06:53:00Z">
                <w:r w:rsidDel="00B6363A">
                  <w:rPr>
                    <w:sz w:val="14"/>
                    <w:szCs w:val="14"/>
                  </w:rPr>
                  <w:delText>jkulp</w:delText>
                </w:r>
              </w:del>
            </w:ins>
          </w:p>
        </w:tc>
        <w:tc>
          <w:tcPr>
            <w:tcW w:w="1176" w:type="dxa"/>
            <w:tcPrChange w:id="967" w:author="Jim Kulp" w:date="2010-06-12T12:34:00Z">
              <w:tcPr>
                <w:tcW w:w="1176" w:type="dxa"/>
              </w:tcPr>
            </w:tcPrChange>
          </w:tcPr>
          <w:p w:rsidR="00C364B6" w:rsidDel="00B6363A" w:rsidRDefault="00C364B6" w:rsidP="00C00329">
            <w:pPr>
              <w:spacing w:before="0" w:after="0"/>
              <w:rPr>
                <w:ins w:id="968" w:author="James Kulp" w:date="2008-11-13T13:46:00Z"/>
                <w:del w:id="969" w:author="Jim Kulp" w:date="2010-07-19T06:53:00Z"/>
                <w:sz w:val="14"/>
                <w:szCs w:val="14"/>
              </w:rPr>
            </w:pPr>
            <w:ins w:id="970" w:author="James Kulp" w:date="2008-11-13T13:48:00Z">
              <w:del w:id="971" w:author="Jim Kulp" w:date="2010-07-19T06:53:00Z">
                <w:r w:rsidDel="00B6363A">
                  <w:rPr>
                    <w:sz w:val="14"/>
                    <w:szCs w:val="14"/>
                  </w:rPr>
                  <w:delText>2008-11-13</w:delText>
                </w:r>
              </w:del>
            </w:ins>
          </w:p>
        </w:tc>
      </w:tr>
      <w:tr w:rsidR="00B6363A" w:rsidRPr="00177380">
        <w:trPr>
          <w:trHeight w:val="101"/>
          <w:ins w:id="972" w:author="Jim Kulp" w:date="2010-07-19T06:52:00Z"/>
        </w:trPr>
        <w:tc>
          <w:tcPr>
            <w:tcW w:w="1015" w:type="dxa"/>
          </w:tcPr>
          <w:p w:rsidR="00B6363A" w:rsidRDefault="00B6363A" w:rsidP="00C00329">
            <w:pPr>
              <w:spacing w:before="0" w:after="0"/>
              <w:rPr>
                <w:ins w:id="973" w:author="Jim Kulp" w:date="2010-07-19T06:52:00Z"/>
                <w:sz w:val="14"/>
                <w:szCs w:val="14"/>
              </w:rPr>
            </w:pPr>
          </w:p>
        </w:tc>
        <w:tc>
          <w:tcPr>
            <w:tcW w:w="5850" w:type="dxa"/>
          </w:tcPr>
          <w:p w:rsidR="00B6363A" w:rsidRDefault="00B6363A">
            <w:pPr>
              <w:spacing w:before="0" w:after="0"/>
              <w:rPr>
                <w:ins w:id="974" w:author="Jim Kulp" w:date="2010-07-19T06:52:00Z"/>
                <w:sz w:val="14"/>
                <w:szCs w:val="14"/>
              </w:rPr>
            </w:pPr>
          </w:p>
        </w:tc>
        <w:tc>
          <w:tcPr>
            <w:tcW w:w="782" w:type="dxa"/>
          </w:tcPr>
          <w:p w:rsidR="00B6363A" w:rsidRDefault="00B6363A" w:rsidP="00C00329">
            <w:pPr>
              <w:spacing w:before="0" w:after="0"/>
              <w:rPr>
                <w:ins w:id="975" w:author="Jim Kulp" w:date="2010-07-19T06:52:00Z"/>
                <w:sz w:val="14"/>
                <w:szCs w:val="14"/>
              </w:rPr>
            </w:pPr>
          </w:p>
        </w:tc>
        <w:tc>
          <w:tcPr>
            <w:tcW w:w="1176" w:type="dxa"/>
          </w:tcPr>
          <w:p w:rsidR="00B6363A" w:rsidRDefault="00B6363A" w:rsidP="00C00329">
            <w:pPr>
              <w:spacing w:before="0" w:after="0"/>
              <w:rPr>
                <w:ins w:id="976" w:author="Jim Kulp" w:date="2010-07-19T06:52:00Z"/>
                <w:sz w:val="14"/>
                <w:szCs w:val="14"/>
              </w:rPr>
            </w:pPr>
          </w:p>
        </w:tc>
      </w:tr>
    </w:tbl>
    <w:p w:rsidR="00000000" w:rsidRDefault="00D454E5">
      <w:pPr>
        <w:widowControl w:val="0"/>
        <w:spacing w:before="0" w:after="0"/>
        <w:pPrChange w:id="977" w:author="Jim Kulp" w:date="2010-06-12T12:41:00Z">
          <w:pPr/>
        </w:pPrChange>
      </w:pPr>
    </w:p>
    <w:p w:rsidR="00000000" w:rsidRDefault="00C00329">
      <w:pPr>
        <w:pStyle w:val="TOC1"/>
        <w:jc w:val="center"/>
        <w:pPrChange w:id="978" w:author="Jim Kulp" w:date="2010-01-25T18:56:00Z">
          <w:pPr>
            <w:pStyle w:val="TOC1"/>
          </w:pPr>
        </w:pPrChange>
      </w:pPr>
      <w:r w:rsidRPr="001E2B1B">
        <w:br w:type="page"/>
        <w:t>Table of Contents</w:t>
      </w:r>
    </w:p>
    <w:p w:rsidR="00D11A27" w:rsidRDefault="0094753D">
      <w:pPr>
        <w:pStyle w:val="TOC1"/>
        <w:numPr>
          <w:ins w:id="979" w:author="Jim Kulp" w:date="2010-07-20T08:54:00Z"/>
        </w:numPr>
        <w:tabs>
          <w:tab w:val="left" w:pos="382"/>
          <w:tab w:val="right" w:leader="dot" w:pos="9350"/>
        </w:tabs>
        <w:rPr>
          <w:ins w:id="980" w:author="Jim Kulp" w:date="2010-07-20T08:54:00Z"/>
          <w:rFonts w:eastAsiaTheme="minorEastAsia" w:cstheme="minorBidi"/>
          <w:b w:val="0"/>
          <w:noProof/>
        </w:rPr>
      </w:pPr>
      <w:ins w:id="981" w:author="Jim Kulp" w:date="2010-07-20T08:54:00Z">
        <w:r>
          <w:rPr>
            <w:b w:val="0"/>
            <w:i/>
          </w:rPr>
          <w:fldChar w:fldCharType="begin"/>
        </w:r>
        <w:r w:rsidR="00D11A27">
          <w:rPr>
            <w:b w:val="0"/>
            <w:i/>
          </w:rPr>
          <w:instrText xml:space="preserve"> TOC \o "1-3" </w:instrText>
        </w:r>
      </w:ins>
      <w:r>
        <w:rPr>
          <w:b w:val="0"/>
          <w:i/>
        </w:rPr>
        <w:fldChar w:fldCharType="separate"/>
      </w:r>
      <w:ins w:id="982" w:author="Jim Kulp" w:date="2010-07-20T08:54:00Z">
        <w:r w:rsidR="00D11A27">
          <w:rPr>
            <w:noProof/>
          </w:rPr>
          <w:t>1</w:t>
        </w:r>
        <w:r w:rsidR="00D11A27">
          <w:rPr>
            <w:rFonts w:eastAsiaTheme="minorEastAsia" w:cstheme="minorBidi"/>
            <w:b w:val="0"/>
            <w:noProof/>
          </w:rPr>
          <w:tab/>
        </w:r>
        <w:r w:rsidR="00D11A27">
          <w:rPr>
            <w:noProof/>
          </w:rPr>
          <w:t>References</w:t>
        </w:r>
        <w:r w:rsidR="00D11A27">
          <w:rPr>
            <w:noProof/>
          </w:rPr>
          <w:tab/>
        </w:r>
        <w:r>
          <w:rPr>
            <w:noProof/>
          </w:rPr>
          <w:fldChar w:fldCharType="begin"/>
        </w:r>
        <w:r w:rsidR="00D11A27">
          <w:rPr>
            <w:noProof/>
          </w:rPr>
          <w:instrText xml:space="preserve"> PAGEREF _Toc141235409 \h </w:instrText>
        </w:r>
      </w:ins>
      <w:r w:rsidR="00D454E5">
        <w:rPr>
          <w:noProof/>
        </w:rPr>
      </w:r>
      <w:r>
        <w:rPr>
          <w:noProof/>
        </w:rPr>
        <w:fldChar w:fldCharType="separate"/>
      </w:r>
      <w:ins w:id="983" w:author="Jim Kulp" w:date="2010-07-20T09:47:00Z">
        <w:r w:rsidR="00AF5D6E">
          <w:rPr>
            <w:noProof/>
          </w:rPr>
          <w:t>6</w:t>
        </w:r>
      </w:ins>
      <w:ins w:id="984" w:author="Jim Kulp" w:date="2010-07-20T08:54:00Z">
        <w:r>
          <w:rPr>
            <w:noProof/>
          </w:rPr>
          <w:fldChar w:fldCharType="end"/>
        </w:r>
      </w:ins>
    </w:p>
    <w:p w:rsidR="00D11A27" w:rsidRDefault="00D11A27">
      <w:pPr>
        <w:pStyle w:val="TOC1"/>
        <w:numPr>
          <w:ins w:id="985" w:author="Jim Kulp" w:date="2010-07-20T08:54:00Z"/>
        </w:numPr>
        <w:tabs>
          <w:tab w:val="left" w:pos="382"/>
          <w:tab w:val="right" w:leader="dot" w:pos="9350"/>
        </w:tabs>
        <w:rPr>
          <w:ins w:id="986" w:author="Jim Kulp" w:date="2010-07-20T08:54:00Z"/>
          <w:rFonts w:eastAsiaTheme="minorEastAsia" w:cstheme="minorBidi"/>
          <w:b w:val="0"/>
          <w:noProof/>
        </w:rPr>
      </w:pPr>
      <w:ins w:id="987" w:author="Jim Kulp" w:date="2010-07-20T08:54:00Z">
        <w:r>
          <w:rPr>
            <w:noProof/>
          </w:rPr>
          <w:t>2</w:t>
        </w:r>
        <w:r>
          <w:rPr>
            <w:rFonts w:eastAsiaTheme="minorEastAsia" w:cstheme="minorBidi"/>
            <w:b w:val="0"/>
            <w:noProof/>
          </w:rPr>
          <w:tab/>
        </w:r>
        <w:r>
          <w:rPr>
            <w:noProof/>
          </w:rPr>
          <w:t>Introduction</w:t>
        </w:r>
        <w:r>
          <w:rPr>
            <w:noProof/>
          </w:rPr>
          <w:tab/>
        </w:r>
        <w:r w:rsidR="0094753D">
          <w:rPr>
            <w:noProof/>
          </w:rPr>
          <w:fldChar w:fldCharType="begin"/>
        </w:r>
        <w:r>
          <w:rPr>
            <w:noProof/>
          </w:rPr>
          <w:instrText xml:space="preserve"> PAGEREF _Toc141235410 \h </w:instrText>
        </w:r>
      </w:ins>
      <w:r w:rsidR="00D454E5">
        <w:rPr>
          <w:noProof/>
        </w:rPr>
      </w:r>
      <w:r w:rsidR="0094753D">
        <w:rPr>
          <w:noProof/>
        </w:rPr>
        <w:fldChar w:fldCharType="separate"/>
      </w:r>
      <w:ins w:id="988" w:author="Jim Kulp" w:date="2010-07-20T09:47:00Z">
        <w:r w:rsidR="00AF5D6E">
          <w:rPr>
            <w:noProof/>
          </w:rPr>
          <w:t>6</w:t>
        </w:r>
      </w:ins>
      <w:ins w:id="989" w:author="Jim Kulp" w:date="2010-07-20T08:54:00Z">
        <w:r w:rsidR="0094753D">
          <w:rPr>
            <w:noProof/>
          </w:rPr>
          <w:fldChar w:fldCharType="end"/>
        </w:r>
      </w:ins>
    </w:p>
    <w:p w:rsidR="00D11A27" w:rsidRDefault="00D11A27">
      <w:pPr>
        <w:pStyle w:val="TOC2"/>
        <w:numPr>
          <w:ins w:id="990" w:author="Jim Kulp" w:date="2010-07-20T08:54:00Z"/>
        </w:numPr>
        <w:tabs>
          <w:tab w:val="left" w:pos="792"/>
          <w:tab w:val="right" w:leader="dot" w:pos="9350"/>
        </w:tabs>
        <w:rPr>
          <w:ins w:id="991" w:author="Jim Kulp" w:date="2010-07-20T08:54:00Z"/>
          <w:rFonts w:eastAsiaTheme="minorEastAsia" w:cstheme="minorBidi"/>
          <w:b w:val="0"/>
          <w:noProof/>
          <w:sz w:val="24"/>
          <w:szCs w:val="24"/>
        </w:rPr>
      </w:pPr>
      <w:ins w:id="992" w:author="Jim Kulp" w:date="2010-07-20T08:54:00Z">
        <w:r>
          <w:rPr>
            <w:noProof/>
          </w:rPr>
          <w:t>2.1</w:t>
        </w:r>
        <w:r>
          <w:rPr>
            <w:rFonts w:eastAsiaTheme="minorEastAsia" w:cstheme="minorBidi"/>
            <w:b w:val="0"/>
            <w:noProof/>
            <w:sz w:val="24"/>
            <w:szCs w:val="24"/>
          </w:rPr>
          <w:tab/>
        </w:r>
        <w:r>
          <w:rPr>
            <w:noProof/>
          </w:rPr>
          <w:t>Purpose</w:t>
        </w:r>
        <w:r>
          <w:rPr>
            <w:noProof/>
          </w:rPr>
          <w:tab/>
        </w:r>
        <w:r w:rsidR="0094753D">
          <w:rPr>
            <w:noProof/>
          </w:rPr>
          <w:fldChar w:fldCharType="begin"/>
        </w:r>
        <w:r>
          <w:rPr>
            <w:noProof/>
          </w:rPr>
          <w:instrText xml:space="preserve"> PAGEREF _Toc141235411 \h </w:instrText>
        </w:r>
      </w:ins>
      <w:r w:rsidR="00D454E5">
        <w:rPr>
          <w:noProof/>
        </w:rPr>
      </w:r>
      <w:r w:rsidR="0094753D">
        <w:rPr>
          <w:noProof/>
        </w:rPr>
        <w:fldChar w:fldCharType="separate"/>
      </w:r>
      <w:ins w:id="993" w:author="Jim Kulp" w:date="2010-07-20T09:47:00Z">
        <w:r w:rsidR="00AF5D6E">
          <w:rPr>
            <w:noProof/>
          </w:rPr>
          <w:t>6</w:t>
        </w:r>
      </w:ins>
      <w:ins w:id="994" w:author="Jim Kulp" w:date="2010-07-20T08:54:00Z">
        <w:r w:rsidR="0094753D">
          <w:rPr>
            <w:noProof/>
          </w:rPr>
          <w:fldChar w:fldCharType="end"/>
        </w:r>
      </w:ins>
    </w:p>
    <w:p w:rsidR="00D11A27" w:rsidRDefault="00D11A27">
      <w:pPr>
        <w:pStyle w:val="TOC2"/>
        <w:numPr>
          <w:ins w:id="995" w:author="Jim Kulp" w:date="2010-07-20T08:54:00Z"/>
        </w:numPr>
        <w:tabs>
          <w:tab w:val="left" w:pos="792"/>
          <w:tab w:val="right" w:leader="dot" w:pos="9350"/>
        </w:tabs>
        <w:rPr>
          <w:ins w:id="996" w:author="Jim Kulp" w:date="2010-07-20T08:54:00Z"/>
          <w:rFonts w:eastAsiaTheme="minorEastAsia" w:cstheme="minorBidi"/>
          <w:b w:val="0"/>
          <w:noProof/>
          <w:sz w:val="24"/>
          <w:szCs w:val="24"/>
        </w:rPr>
      </w:pPr>
      <w:ins w:id="997" w:author="Jim Kulp" w:date="2010-07-20T08:54:00Z">
        <w:r>
          <w:rPr>
            <w:noProof/>
          </w:rPr>
          <w:t>2.2</w:t>
        </w:r>
        <w:r>
          <w:rPr>
            <w:rFonts w:eastAsiaTheme="minorEastAsia" w:cstheme="minorBidi"/>
            <w:b w:val="0"/>
            <w:noProof/>
            <w:sz w:val="24"/>
            <w:szCs w:val="24"/>
          </w:rPr>
          <w:tab/>
        </w:r>
        <w:r>
          <w:rPr>
            <w:noProof/>
          </w:rPr>
          <w:t>Requirements</w:t>
        </w:r>
        <w:r>
          <w:rPr>
            <w:noProof/>
          </w:rPr>
          <w:tab/>
        </w:r>
        <w:r w:rsidR="0094753D">
          <w:rPr>
            <w:noProof/>
          </w:rPr>
          <w:fldChar w:fldCharType="begin"/>
        </w:r>
        <w:r>
          <w:rPr>
            <w:noProof/>
          </w:rPr>
          <w:instrText xml:space="preserve"> PAGEREF _Toc141235412 \h </w:instrText>
        </w:r>
      </w:ins>
      <w:r w:rsidR="00D454E5">
        <w:rPr>
          <w:noProof/>
        </w:rPr>
      </w:r>
      <w:r w:rsidR="0094753D">
        <w:rPr>
          <w:noProof/>
        </w:rPr>
        <w:fldChar w:fldCharType="separate"/>
      </w:r>
      <w:ins w:id="998" w:author="Jim Kulp" w:date="2010-07-20T09:47:00Z">
        <w:r w:rsidR="00AF5D6E">
          <w:rPr>
            <w:noProof/>
          </w:rPr>
          <w:t>7</w:t>
        </w:r>
      </w:ins>
      <w:ins w:id="999" w:author="Jim Kulp" w:date="2010-07-20T08:54:00Z">
        <w:r w:rsidR="0094753D">
          <w:rPr>
            <w:noProof/>
          </w:rPr>
          <w:fldChar w:fldCharType="end"/>
        </w:r>
      </w:ins>
    </w:p>
    <w:p w:rsidR="00D11A27" w:rsidRDefault="00D11A27">
      <w:pPr>
        <w:pStyle w:val="TOC2"/>
        <w:numPr>
          <w:ins w:id="1000" w:author="Jim Kulp" w:date="2010-07-20T08:54:00Z"/>
        </w:numPr>
        <w:tabs>
          <w:tab w:val="left" w:pos="792"/>
          <w:tab w:val="right" w:leader="dot" w:pos="9350"/>
        </w:tabs>
        <w:rPr>
          <w:ins w:id="1001" w:author="Jim Kulp" w:date="2010-07-20T08:54:00Z"/>
          <w:rFonts w:eastAsiaTheme="minorEastAsia" w:cstheme="minorBidi"/>
          <w:b w:val="0"/>
          <w:noProof/>
          <w:sz w:val="24"/>
          <w:szCs w:val="24"/>
        </w:rPr>
      </w:pPr>
      <w:ins w:id="1002" w:author="Jim Kulp" w:date="2010-07-20T08:54:00Z">
        <w:r>
          <w:rPr>
            <w:noProof/>
          </w:rPr>
          <w:t>2.3</w:t>
        </w:r>
        <w:r>
          <w:rPr>
            <w:rFonts w:eastAsiaTheme="minorEastAsia" w:cstheme="minorBidi"/>
            <w:b w:val="0"/>
            <w:noProof/>
            <w:sz w:val="24"/>
            <w:szCs w:val="24"/>
          </w:rPr>
          <w:tab/>
        </w:r>
        <w:r>
          <w:rPr>
            <w:noProof/>
          </w:rPr>
          <w:t>Goals</w:t>
        </w:r>
        <w:r>
          <w:rPr>
            <w:noProof/>
          </w:rPr>
          <w:tab/>
        </w:r>
        <w:r w:rsidR="0094753D">
          <w:rPr>
            <w:noProof/>
          </w:rPr>
          <w:fldChar w:fldCharType="begin"/>
        </w:r>
        <w:r>
          <w:rPr>
            <w:noProof/>
          </w:rPr>
          <w:instrText xml:space="preserve"> PAGEREF _Toc141235413 \h </w:instrText>
        </w:r>
      </w:ins>
      <w:r w:rsidR="00D454E5">
        <w:rPr>
          <w:noProof/>
        </w:rPr>
      </w:r>
      <w:r w:rsidR="0094753D">
        <w:rPr>
          <w:noProof/>
        </w:rPr>
        <w:fldChar w:fldCharType="separate"/>
      </w:r>
      <w:ins w:id="1003" w:author="Jim Kulp" w:date="2010-07-20T09:47:00Z">
        <w:r w:rsidR="00AF5D6E">
          <w:rPr>
            <w:noProof/>
          </w:rPr>
          <w:t>7</w:t>
        </w:r>
      </w:ins>
      <w:ins w:id="1004" w:author="Jim Kulp" w:date="2010-07-20T08:54:00Z">
        <w:r w:rsidR="0094753D">
          <w:rPr>
            <w:noProof/>
          </w:rPr>
          <w:fldChar w:fldCharType="end"/>
        </w:r>
      </w:ins>
    </w:p>
    <w:p w:rsidR="00D11A27" w:rsidRDefault="00D11A27">
      <w:pPr>
        <w:pStyle w:val="TOC2"/>
        <w:numPr>
          <w:ins w:id="1005" w:author="Jim Kulp" w:date="2010-07-20T08:54:00Z"/>
        </w:numPr>
        <w:tabs>
          <w:tab w:val="left" w:pos="792"/>
          <w:tab w:val="right" w:leader="dot" w:pos="9350"/>
        </w:tabs>
        <w:rPr>
          <w:ins w:id="1006" w:author="Jim Kulp" w:date="2010-07-20T08:54:00Z"/>
          <w:rFonts w:eastAsiaTheme="minorEastAsia" w:cstheme="minorBidi"/>
          <w:b w:val="0"/>
          <w:noProof/>
          <w:sz w:val="24"/>
          <w:szCs w:val="24"/>
        </w:rPr>
      </w:pPr>
      <w:ins w:id="1007" w:author="Jim Kulp" w:date="2010-07-20T08:54:00Z">
        <w:r>
          <w:rPr>
            <w:noProof/>
          </w:rPr>
          <w:t>2.4</w:t>
        </w:r>
        <w:r>
          <w:rPr>
            <w:rFonts w:eastAsiaTheme="minorEastAsia" w:cstheme="minorBidi"/>
            <w:b w:val="0"/>
            <w:noProof/>
            <w:sz w:val="24"/>
            <w:szCs w:val="24"/>
          </w:rPr>
          <w:tab/>
        </w:r>
        <w:r>
          <w:rPr>
            <w:noProof/>
          </w:rPr>
          <w:t>Non-Goals</w:t>
        </w:r>
        <w:r>
          <w:rPr>
            <w:noProof/>
          </w:rPr>
          <w:tab/>
        </w:r>
        <w:r w:rsidR="0094753D">
          <w:rPr>
            <w:noProof/>
          </w:rPr>
          <w:fldChar w:fldCharType="begin"/>
        </w:r>
        <w:r>
          <w:rPr>
            <w:noProof/>
          </w:rPr>
          <w:instrText xml:space="preserve"> PAGEREF _Toc141235414 \h </w:instrText>
        </w:r>
      </w:ins>
      <w:r w:rsidR="00D454E5">
        <w:rPr>
          <w:noProof/>
        </w:rPr>
      </w:r>
      <w:r w:rsidR="0094753D">
        <w:rPr>
          <w:noProof/>
        </w:rPr>
        <w:fldChar w:fldCharType="separate"/>
      </w:r>
      <w:ins w:id="1008" w:author="Jim Kulp" w:date="2010-07-20T09:47:00Z">
        <w:r w:rsidR="00AF5D6E">
          <w:rPr>
            <w:noProof/>
          </w:rPr>
          <w:t>8</w:t>
        </w:r>
      </w:ins>
      <w:ins w:id="1009" w:author="Jim Kulp" w:date="2010-07-20T08:54:00Z">
        <w:r w:rsidR="0094753D">
          <w:rPr>
            <w:noProof/>
          </w:rPr>
          <w:fldChar w:fldCharType="end"/>
        </w:r>
      </w:ins>
    </w:p>
    <w:p w:rsidR="00D11A27" w:rsidRDefault="00D11A27">
      <w:pPr>
        <w:pStyle w:val="TOC2"/>
        <w:numPr>
          <w:ins w:id="1010" w:author="Jim Kulp" w:date="2010-07-20T08:54:00Z"/>
        </w:numPr>
        <w:tabs>
          <w:tab w:val="left" w:pos="792"/>
          <w:tab w:val="right" w:leader="dot" w:pos="9350"/>
        </w:tabs>
        <w:rPr>
          <w:ins w:id="1011" w:author="Jim Kulp" w:date="2010-07-20T08:54:00Z"/>
          <w:rFonts w:eastAsiaTheme="minorEastAsia" w:cstheme="minorBidi"/>
          <w:b w:val="0"/>
          <w:noProof/>
          <w:sz w:val="24"/>
          <w:szCs w:val="24"/>
        </w:rPr>
      </w:pPr>
      <w:ins w:id="1012" w:author="Jim Kulp" w:date="2010-07-20T08:54:00Z">
        <w:r>
          <w:rPr>
            <w:noProof/>
          </w:rPr>
          <w:t>2.5</w:t>
        </w:r>
        <w:r>
          <w:rPr>
            <w:rFonts w:eastAsiaTheme="minorEastAsia" w:cstheme="minorBidi"/>
            <w:b w:val="0"/>
            <w:noProof/>
            <w:sz w:val="24"/>
            <w:szCs w:val="24"/>
          </w:rPr>
          <w:tab/>
        </w:r>
        <w:r>
          <w:rPr>
            <w:noProof/>
          </w:rPr>
          <w:t>Overview</w:t>
        </w:r>
        <w:r>
          <w:rPr>
            <w:noProof/>
          </w:rPr>
          <w:tab/>
        </w:r>
        <w:r w:rsidR="0094753D">
          <w:rPr>
            <w:noProof/>
          </w:rPr>
          <w:fldChar w:fldCharType="begin"/>
        </w:r>
        <w:r>
          <w:rPr>
            <w:noProof/>
          </w:rPr>
          <w:instrText xml:space="preserve"> PAGEREF _Toc141235415 \h </w:instrText>
        </w:r>
      </w:ins>
      <w:r w:rsidR="00D454E5">
        <w:rPr>
          <w:noProof/>
        </w:rPr>
      </w:r>
      <w:r w:rsidR="0094753D">
        <w:rPr>
          <w:noProof/>
        </w:rPr>
        <w:fldChar w:fldCharType="separate"/>
      </w:r>
      <w:ins w:id="1013" w:author="Jim Kulp" w:date="2010-07-20T09:47:00Z">
        <w:r w:rsidR="00AF5D6E">
          <w:rPr>
            <w:noProof/>
          </w:rPr>
          <w:t>8</w:t>
        </w:r>
      </w:ins>
      <w:ins w:id="1014" w:author="Jim Kulp" w:date="2010-07-20T08:54:00Z">
        <w:r w:rsidR="0094753D">
          <w:rPr>
            <w:noProof/>
          </w:rPr>
          <w:fldChar w:fldCharType="end"/>
        </w:r>
      </w:ins>
    </w:p>
    <w:p w:rsidR="00D11A27" w:rsidRDefault="00D11A27">
      <w:pPr>
        <w:pStyle w:val="TOC3"/>
        <w:numPr>
          <w:ins w:id="1015" w:author="Jim Kulp" w:date="2010-07-20T08:54:00Z"/>
        </w:numPr>
        <w:tabs>
          <w:tab w:val="left" w:pos="1176"/>
          <w:tab w:val="right" w:leader="dot" w:pos="9350"/>
        </w:tabs>
        <w:rPr>
          <w:ins w:id="1016" w:author="Jim Kulp" w:date="2010-07-20T08:54:00Z"/>
          <w:rFonts w:eastAsiaTheme="minorEastAsia" w:cstheme="minorBidi"/>
          <w:noProof/>
          <w:sz w:val="24"/>
          <w:szCs w:val="24"/>
        </w:rPr>
      </w:pPr>
      <w:ins w:id="1017" w:author="Jim Kulp" w:date="2010-07-20T08:54:00Z">
        <w:r>
          <w:rPr>
            <w:noProof/>
          </w:rPr>
          <w:t>2.5.1</w:t>
        </w:r>
        <w:r>
          <w:rPr>
            <w:rFonts w:eastAsiaTheme="minorEastAsia" w:cstheme="minorBidi"/>
            <w:noProof/>
            <w:sz w:val="24"/>
            <w:szCs w:val="24"/>
          </w:rPr>
          <w:tab/>
        </w:r>
        <w:r>
          <w:rPr>
            <w:noProof/>
          </w:rPr>
          <w:t>Worker vs. Infrastructure and OCP Master/Slave Roles</w:t>
        </w:r>
        <w:r>
          <w:rPr>
            <w:noProof/>
          </w:rPr>
          <w:tab/>
        </w:r>
        <w:r w:rsidR="0094753D">
          <w:rPr>
            <w:noProof/>
          </w:rPr>
          <w:fldChar w:fldCharType="begin"/>
        </w:r>
        <w:r>
          <w:rPr>
            <w:noProof/>
          </w:rPr>
          <w:instrText xml:space="preserve"> PAGEREF _Toc141235416 \h </w:instrText>
        </w:r>
      </w:ins>
      <w:r w:rsidR="00D454E5">
        <w:rPr>
          <w:noProof/>
        </w:rPr>
      </w:r>
      <w:r w:rsidR="0094753D">
        <w:rPr>
          <w:noProof/>
        </w:rPr>
        <w:fldChar w:fldCharType="separate"/>
      </w:r>
      <w:ins w:id="1018" w:author="Jim Kulp" w:date="2010-07-20T09:47:00Z">
        <w:r w:rsidR="00AF5D6E">
          <w:rPr>
            <w:noProof/>
          </w:rPr>
          <w:t>11</w:t>
        </w:r>
      </w:ins>
      <w:ins w:id="1019" w:author="Jim Kulp" w:date="2010-07-20T08:54:00Z">
        <w:r w:rsidR="0094753D">
          <w:rPr>
            <w:noProof/>
          </w:rPr>
          <w:fldChar w:fldCharType="end"/>
        </w:r>
      </w:ins>
    </w:p>
    <w:p w:rsidR="00D11A27" w:rsidRDefault="00D11A27">
      <w:pPr>
        <w:pStyle w:val="TOC2"/>
        <w:numPr>
          <w:ins w:id="1020" w:author="Jim Kulp" w:date="2010-07-20T08:54:00Z"/>
        </w:numPr>
        <w:tabs>
          <w:tab w:val="left" w:pos="792"/>
          <w:tab w:val="right" w:leader="dot" w:pos="9350"/>
        </w:tabs>
        <w:rPr>
          <w:ins w:id="1021" w:author="Jim Kulp" w:date="2010-07-20T08:54:00Z"/>
          <w:rFonts w:eastAsiaTheme="minorEastAsia" w:cstheme="minorBidi"/>
          <w:b w:val="0"/>
          <w:noProof/>
          <w:sz w:val="24"/>
          <w:szCs w:val="24"/>
        </w:rPr>
      </w:pPr>
      <w:ins w:id="1022" w:author="Jim Kulp" w:date="2010-07-20T08:54:00Z">
        <w:r>
          <w:rPr>
            <w:noProof/>
          </w:rPr>
          <w:t>2.6</w:t>
        </w:r>
        <w:r>
          <w:rPr>
            <w:rFonts w:eastAsiaTheme="minorEastAsia" w:cstheme="minorBidi"/>
            <w:b w:val="0"/>
            <w:noProof/>
            <w:sz w:val="24"/>
            <w:szCs w:val="24"/>
          </w:rPr>
          <w:tab/>
        </w:r>
        <w:r>
          <w:rPr>
            <w:noProof/>
          </w:rPr>
          <w:t>Document Organization</w:t>
        </w:r>
        <w:r>
          <w:rPr>
            <w:noProof/>
          </w:rPr>
          <w:tab/>
        </w:r>
        <w:r w:rsidR="0094753D">
          <w:rPr>
            <w:noProof/>
          </w:rPr>
          <w:fldChar w:fldCharType="begin"/>
        </w:r>
        <w:r>
          <w:rPr>
            <w:noProof/>
          </w:rPr>
          <w:instrText xml:space="preserve"> PAGEREF _Toc141235417 \h </w:instrText>
        </w:r>
      </w:ins>
      <w:r w:rsidR="00D454E5">
        <w:rPr>
          <w:noProof/>
        </w:rPr>
      </w:r>
      <w:r w:rsidR="0094753D">
        <w:rPr>
          <w:noProof/>
        </w:rPr>
        <w:fldChar w:fldCharType="separate"/>
      </w:r>
      <w:ins w:id="1023" w:author="Jim Kulp" w:date="2010-07-20T09:47:00Z">
        <w:r w:rsidR="00AF5D6E">
          <w:rPr>
            <w:noProof/>
          </w:rPr>
          <w:t>12</w:t>
        </w:r>
      </w:ins>
      <w:ins w:id="1024" w:author="Jim Kulp" w:date="2010-07-20T08:54:00Z">
        <w:r w:rsidR="0094753D">
          <w:rPr>
            <w:noProof/>
          </w:rPr>
          <w:fldChar w:fldCharType="end"/>
        </w:r>
      </w:ins>
    </w:p>
    <w:p w:rsidR="00D11A27" w:rsidRDefault="00D11A27">
      <w:pPr>
        <w:pStyle w:val="TOC2"/>
        <w:numPr>
          <w:ins w:id="1025" w:author="Jim Kulp" w:date="2010-07-20T08:54:00Z"/>
        </w:numPr>
        <w:tabs>
          <w:tab w:val="left" w:pos="792"/>
          <w:tab w:val="right" w:leader="dot" w:pos="9350"/>
        </w:tabs>
        <w:rPr>
          <w:ins w:id="1026" w:author="Jim Kulp" w:date="2010-07-20T08:54:00Z"/>
          <w:rFonts w:eastAsiaTheme="minorEastAsia" w:cstheme="minorBidi"/>
          <w:b w:val="0"/>
          <w:noProof/>
          <w:sz w:val="24"/>
          <w:szCs w:val="24"/>
        </w:rPr>
      </w:pPr>
      <w:ins w:id="1027" w:author="Jim Kulp" w:date="2010-07-20T08:54:00Z">
        <w:r>
          <w:rPr>
            <w:noProof/>
          </w:rPr>
          <w:t>2.7</w:t>
        </w:r>
        <w:r>
          <w:rPr>
            <w:rFonts w:eastAsiaTheme="minorEastAsia" w:cstheme="minorBidi"/>
            <w:b w:val="0"/>
            <w:noProof/>
            <w:sz w:val="24"/>
            <w:szCs w:val="24"/>
          </w:rPr>
          <w:tab/>
        </w:r>
        <w:r>
          <w:rPr>
            <w:noProof/>
          </w:rPr>
          <w:t>OCP Interface Clocking</w:t>
        </w:r>
        <w:r>
          <w:rPr>
            <w:noProof/>
          </w:rPr>
          <w:tab/>
        </w:r>
        <w:r w:rsidR="0094753D">
          <w:rPr>
            <w:noProof/>
          </w:rPr>
          <w:fldChar w:fldCharType="begin"/>
        </w:r>
        <w:r>
          <w:rPr>
            <w:noProof/>
          </w:rPr>
          <w:instrText xml:space="preserve"> PAGEREF _Toc141235418 \h </w:instrText>
        </w:r>
      </w:ins>
      <w:r w:rsidR="00D454E5">
        <w:rPr>
          <w:noProof/>
        </w:rPr>
      </w:r>
      <w:r w:rsidR="0094753D">
        <w:rPr>
          <w:noProof/>
        </w:rPr>
        <w:fldChar w:fldCharType="separate"/>
      </w:r>
      <w:ins w:id="1028" w:author="Jim Kulp" w:date="2010-07-20T09:47:00Z">
        <w:r w:rsidR="00AF5D6E">
          <w:rPr>
            <w:noProof/>
          </w:rPr>
          <w:t>13</w:t>
        </w:r>
      </w:ins>
      <w:ins w:id="1029" w:author="Jim Kulp" w:date="2010-07-20T08:54:00Z">
        <w:r w:rsidR="0094753D">
          <w:rPr>
            <w:noProof/>
          </w:rPr>
          <w:fldChar w:fldCharType="end"/>
        </w:r>
      </w:ins>
    </w:p>
    <w:p w:rsidR="00D11A27" w:rsidRDefault="00D11A27">
      <w:pPr>
        <w:pStyle w:val="TOC2"/>
        <w:numPr>
          <w:ins w:id="1030" w:author="Jim Kulp" w:date="2010-07-20T08:54:00Z"/>
        </w:numPr>
        <w:tabs>
          <w:tab w:val="left" w:pos="792"/>
          <w:tab w:val="right" w:leader="dot" w:pos="9350"/>
        </w:tabs>
        <w:rPr>
          <w:ins w:id="1031" w:author="Jim Kulp" w:date="2010-07-20T08:54:00Z"/>
          <w:rFonts w:eastAsiaTheme="minorEastAsia" w:cstheme="minorBidi"/>
          <w:b w:val="0"/>
          <w:noProof/>
          <w:sz w:val="24"/>
          <w:szCs w:val="24"/>
        </w:rPr>
      </w:pPr>
      <w:ins w:id="1032" w:author="Jim Kulp" w:date="2010-07-20T08:54:00Z">
        <w:r>
          <w:rPr>
            <w:noProof/>
          </w:rPr>
          <w:t>2.8</w:t>
        </w:r>
        <w:r>
          <w:rPr>
            <w:rFonts w:eastAsiaTheme="minorEastAsia" w:cstheme="minorBidi"/>
            <w:b w:val="0"/>
            <w:noProof/>
            <w:sz w:val="24"/>
            <w:szCs w:val="24"/>
          </w:rPr>
          <w:tab/>
        </w:r>
        <w:r>
          <w:rPr>
            <w:noProof/>
          </w:rPr>
          <w:t>Reset Propagation and Behavior</w:t>
        </w:r>
        <w:r>
          <w:rPr>
            <w:noProof/>
          </w:rPr>
          <w:tab/>
        </w:r>
        <w:r w:rsidR="0094753D">
          <w:rPr>
            <w:noProof/>
          </w:rPr>
          <w:fldChar w:fldCharType="begin"/>
        </w:r>
        <w:r>
          <w:rPr>
            <w:noProof/>
          </w:rPr>
          <w:instrText xml:space="preserve"> PAGEREF _Toc141235419 \h </w:instrText>
        </w:r>
      </w:ins>
      <w:r w:rsidR="00D454E5">
        <w:rPr>
          <w:noProof/>
        </w:rPr>
      </w:r>
      <w:r w:rsidR="0094753D">
        <w:rPr>
          <w:noProof/>
        </w:rPr>
        <w:fldChar w:fldCharType="separate"/>
      </w:r>
      <w:ins w:id="1033" w:author="Jim Kulp" w:date="2010-07-20T09:47:00Z">
        <w:r w:rsidR="00AF5D6E">
          <w:rPr>
            <w:noProof/>
          </w:rPr>
          <w:t>14</w:t>
        </w:r>
      </w:ins>
      <w:ins w:id="1034" w:author="Jim Kulp" w:date="2010-07-20T08:54:00Z">
        <w:r w:rsidR="0094753D">
          <w:rPr>
            <w:noProof/>
          </w:rPr>
          <w:fldChar w:fldCharType="end"/>
        </w:r>
      </w:ins>
    </w:p>
    <w:p w:rsidR="00D11A27" w:rsidRDefault="00D11A27">
      <w:pPr>
        <w:pStyle w:val="TOC2"/>
        <w:numPr>
          <w:ins w:id="1035" w:author="Jim Kulp" w:date="2010-07-20T08:54:00Z"/>
        </w:numPr>
        <w:tabs>
          <w:tab w:val="left" w:pos="792"/>
          <w:tab w:val="right" w:leader="dot" w:pos="9350"/>
        </w:tabs>
        <w:rPr>
          <w:ins w:id="1036" w:author="Jim Kulp" w:date="2010-07-20T08:54:00Z"/>
          <w:rFonts w:eastAsiaTheme="minorEastAsia" w:cstheme="minorBidi"/>
          <w:b w:val="0"/>
          <w:noProof/>
          <w:sz w:val="24"/>
          <w:szCs w:val="24"/>
        </w:rPr>
      </w:pPr>
      <w:ins w:id="1037" w:author="Jim Kulp" w:date="2010-07-20T08:54:00Z">
        <w:r>
          <w:rPr>
            <w:noProof/>
          </w:rPr>
          <w:t>2.9</w:t>
        </w:r>
        <w:r>
          <w:rPr>
            <w:rFonts w:eastAsiaTheme="minorEastAsia" w:cstheme="minorBidi"/>
            <w:b w:val="0"/>
            <w:noProof/>
            <w:sz w:val="24"/>
            <w:szCs w:val="24"/>
          </w:rPr>
          <w:tab/>
        </w:r>
        <w:r>
          <w:rPr>
            <w:noProof/>
          </w:rPr>
          <w:t>Worker Global Attributes</w:t>
        </w:r>
        <w:r>
          <w:rPr>
            <w:noProof/>
          </w:rPr>
          <w:tab/>
        </w:r>
        <w:r w:rsidR="0094753D">
          <w:rPr>
            <w:noProof/>
          </w:rPr>
          <w:fldChar w:fldCharType="begin"/>
        </w:r>
        <w:r>
          <w:rPr>
            <w:noProof/>
          </w:rPr>
          <w:instrText xml:space="preserve"> PAGEREF _Toc141235420 \h </w:instrText>
        </w:r>
      </w:ins>
      <w:r w:rsidR="00D454E5">
        <w:rPr>
          <w:noProof/>
        </w:rPr>
      </w:r>
      <w:r w:rsidR="0094753D">
        <w:rPr>
          <w:noProof/>
        </w:rPr>
        <w:fldChar w:fldCharType="separate"/>
      </w:r>
      <w:ins w:id="1038" w:author="Jim Kulp" w:date="2010-07-20T09:47:00Z">
        <w:r w:rsidR="00AF5D6E">
          <w:rPr>
            <w:noProof/>
          </w:rPr>
          <w:t>16</w:t>
        </w:r>
      </w:ins>
      <w:ins w:id="1039" w:author="Jim Kulp" w:date="2010-07-20T08:54:00Z">
        <w:r w:rsidR="0094753D">
          <w:rPr>
            <w:noProof/>
          </w:rPr>
          <w:fldChar w:fldCharType="end"/>
        </w:r>
      </w:ins>
    </w:p>
    <w:p w:rsidR="00D11A27" w:rsidRDefault="00D11A27">
      <w:pPr>
        <w:pStyle w:val="TOC3"/>
        <w:numPr>
          <w:ins w:id="1040" w:author="Jim Kulp" w:date="2010-07-20T08:54:00Z"/>
        </w:numPr>
        <w:tabs>
          <w:tab w:val="left" w:pos="1176"/>
          <w:tab w:val="right" w:leader="dot" w:pos="9350"/>
        </w:tabs>
        <w:rPr>
          <w:ins w:id="1041" w:author="Jim Kulp" w:date="2010-07-20T08:54:00Z"/>
          <w:rFonts w:eastAsiaTheme="minorEastAsia" w:cstheme="minorBidi"/>
          <w:noProof/>
          <w:sz w:val="24"/>
          <w:szCs w:val="24"/>
        </w:rPr>
      </w:pPr>
      <w:ins w:id="1042" w:author="Jim Kulp" w:date="2010-07-20T08:54:00Z">
        <w:r>
          <w:rPr>
            <w:noProof/>
          </w:rPr>
          <w:t>2.9.1</w:t>
        </w:r>
        <w:r>
          <w:rPr>
            <w:rFonts w:eastAsiaTheme="minorEastAsia" w:cstheme="minorBidi"/>
            <w:noProof/>
            <w:sz w:val="24"/>
            <w:szCs w:val="24"/>
          </w:rPr>
          <w:tab/>
        </w:r>
        <w:r>
          <w:rPr>
            <w:noProof/>
          </w:rPr>
          <w:t>Worker Global Attribute Summary</w:t>
        </w:r>
        <w:r>
          <w:rPr>
            <w:noProof/>
          </w:rPr>
          <w:tab/>
        </w:r>
        <w:r w:rsidR="0094753D">
          <w:rPr>
            <w:noProof/>
          </w:rPr>
          <w:fldChar w:fldCharType="begin"/>
        </w:r>
        <w:r>
          <w:rPr>
            <w:noProof/>
          </w:rPr>
          <w:instrText xml:space="preserve"> PAGEREF _Toc141235421 \h </w:instrText>
        </w:r>
      </w:ins>
      <w:r w:rsidR="00D454E5">
        <w:rPr>
          <w:noProof/>
        </w:rPr>
      </w:r>
      <w:r w:rsidR="0094753D">
        <w:rPr>
          <w:noProof/>
        </w:rPr>
        <w:fldChar w:fldCharType="separate"/>
      </w:r>
      <w:ins w:id="1043" w:author="Jim Kulp" w:date="2010-07-20T09:47:00Z">
        <w:r w:rsidR="00AF5D6E">
          <w:rPr>
            <w:noProof/>
          </w:rPr>
          <w:t>16</w:t>
        </w:r>
      </w:ins>
      <w:ins w:id="1044" w:author="Jim Kulp" w:date="2010-07-20T08:54:00Z">
        <w:r w:rsidR="0094753D">
          <w:rPr>
            <w:noProof/>
          </w:rPr>
          <w:fldChar w:fldCharType="end"/>
        </w:r>
      </w:ins>
    </w:p>
    <w:p w:rsidR="00D11A27" w:rsidRDefault="00D11A27">
      <w:pPr>
        <w:pStyle w:val="TOC3"/>
        <w:numPr>
          <w:ins w:id="1045" w:author="Jim Kulp" w:date="2010-07-20T08:54:00Z"/>
        </w:numPr>
        <w:tabs>
          <w:tab w:val="left" w:pos="1176"/>
          <w:tab w:val="right" w:leader="dot" w:pos="9350"/>
        </w:tabs>
        <w:rPr>
          <w:ins w:id="1046" w:author="Jim Kulp" w:date="2010-07-20T08:54:00Z"/>
          <w:rFonts w:eastAsiaTheme="minorEastAsia" w:cstheme="minorBidi"/>
          <w:noProof/>
          <w:sz w:val="24"/>
          <w:szCs w:val="24"/>
        </w:rPr>
      </w:pPr>
      <w:ins w:id="1047" w:author="Jim Kulp" w:date="2010-07-20T08:54:00Z">
        <w:r>
          <w:rPr>
            <w:noProof/>
          </w:rPr>
          <w:t>2.9.2</w:t>
        </w:r>
        <w:r>
          <w:rPr>
            <w:rFonts w:eastAsiaTheme="minorEastAsia" w:cstheme="minorBidi"/>
            <w:noProof/>
            <w:sz w:val="24"/>
            <w:szCs w:val="24"/>
          </w:rPr>
          <w:tab/>
        </w:r>
        <w:r>
          <w:rPr>
            <w:noProof/>
          </w:rPr>
          <w:t>Worker Global Attribute Details</w:t>
        </w:r>
        <w:r>
          <w:rPr>
            <w:noProof/>
          </w:rPr>
          <w:tab/>
        </w:r>
        <w:r w:rsidR="0094753D">
          <w:rPr>
            <w:noProof/>
          </w:rPr>
          <w:fldChar w:fldCharType="begin"/>
        </w:r>
        <w:r>
          <w:rPr>
            <w:noProof/>
          </w:rPr>
          <w:instrText xml:space="preserve"> PAGEREF _Toc141235422 \h </w:instrText>
        </w:r>
      </w:ins>
      <w:r w:rsidR="00D454E5">
        <w:rPr>
          <w:noProof/>
        </w:rPr>
      </w:r>
      <w:r w:rsidR="0094753D">
        <w:rPr>
          <w:noProof/>
        </w:rPr>
        <w:fldChar w:fldCharType="separate"/>
      </w:r>
      <w:ins w:id="1048" w:author="Jim Kulp" w:date="2010-07-20T09:47:00Z">
        <w:r w:rsidR="00AF5D6E">
          <w:rPr>
            <w:noProof/>
          </w:rPr>
          <w:t>16</w:t>
        </w:r>
      </w:ins>
      <w:ins w:id="1049" w:author="Jim Kulp" w:date="2010-07-20T08:54:00Z">
        <w:r w:rsidR="0094753D">
          <w:rPr>
            <w:noProof/>
          </w:rPr>
          <w:fldChar w:fldCharType="end"/>
        </w:r>
      </w:ins>
    </w:p>
    <w:p w:rsidR="00D11A27" w:rsidRDefault="00D11A27">
      <w:pPr>
        <w:pStyle w:val="TOC2"/>
        <w:numPr>
          <w:ins w:id="1050" w:author="Jim Kulp" w:date="2010-07-20T08:54:00Z"/>
        </w:numPr>
        <w:tabs>
          <w:tab w:val="left" w:pos="922"/>
          <w:tab w:val="right" w:leader="dot" w:pos="9350"/>
        </w:tabs>
        <w:rPr>
          <w:ins w:id="1051" w:author="Jim Kulp" w:date="2010-07-20T08:54:00Z"/>
          <w:rFonts w:eastAsiaTheme="minorEastAsia" w:cstheme="minorBidi"/>
          <w:b w:val="0"/>
          <w:noProof/>
          <w:sz w:val="24"/>
          <w:szCs w:val="24"/>
        </w:rPr>
      </w:pPr>
      <w:ins w:id="1052" w:author="Jim Kulp" w:date="2010-07-20T08:54:00Z">
        <w:r>
          <w:rPr>
            <w:noProof/>
          </w:rPr>
          <w:t>2.10</w:t>
        </w:r>
        <w:r>
          <w:rPr>
            <w:rFonts w:eastAsiaTheme="minorEastAsia" w:cstheme="minorBidi"/>
            <w:b w:val="0"/>
            <w:noProof/>
            <w:sz w:val="24"/>
            <w:szCs w:val="24"/>
          </w:rPr>
          <w:tab/>
        </w:r>
        <w:r>
          <w:rPr>
            <w:noProof/>
          </w:rPr>
          <w:t>Signal Prefix Rules and Guidelines</w:t>
        </w:r>
        <w:r>
          <w:rPr>
            <w:noProof/>
          </w:rPr>
          <w:tab/>
        </w:r>
        <w:r w:rsidR="0094753D">
          <w:rPr>
            <w:noProof/>
          </w:rPr>
          <w:fldChar w:fldCharType="begin"/>
        </w:r>
        <w:r>
          <w:rPr>
            <w:noProof/>
          </w:rPr>
          <w:instrText xml:space="preserve"> PAGEREF _Toc141235423 \h </w:instrText>
        </w:r>
      </w:ins>
      <w:r w:rsidR="00D454E5">
        <w:rPr>
          <w:noProof/>
        </w:rPr>
      </w:r>
      <w:r w:rsidR="0094753D">
        <w:rPr>
          <w:noProof/>
        </w:rPr>
        <w:fldChar w:fldCharType="separate"/>
      </w:r>
      <w:ins w:id="1053" w:author="Jim Kulp" w:date="2010-07-20T09:47:00Z">
        <w:r w:rsidR="00AF5D6E">
          <w:rPr>
            <w:noProof/>
          </w:rPr>
          <w:t>17</w:t>
        </w:r>
      </w:ins>
      <w:ins w:id="1054" w:author="Jim Kulp" w:date="2010-07-20T08:54:00Z">
        <w:r w:rsidR="0094753D">
          <w:rPr>
            <w:noProof/>
          </w:rPr>
          <w:fldChar w:fldCharType="end"/>
        </w:r>
      </w:ins>
    </w:p>
    <w:p w:rsidR="00D11A27" w:rsidRDefault="00D11A27">
      <w:pPr>
        <w:pStyle w:val="TOC3"/>
        <w:numPr>
          <w:ins w:id="1055" w:author="Jim Kulp" w:date="2010-07-20T08:54:00Z"/>
        </w:numPr>
        <w:tabs>
          <w:tab w:val="left" w:pos="1298"/>
          <w:tab w:val="right" w:leader="dot" w:pos="9350"/>
        </w:tabs>
        <w:rPr>
          <w:ins w:id="1056" w:author="Jim Kulp" w:date="2010-07-20T08:54:00Z"/>
          <w:rFonts w:eastAsiaTheme="minorEastAsia" w:cstheme="minorBidi"/>
          <w:noProof/>
          <w:sz w:val="24"/>
          <w:szCs w:val="24"/>
        </w:rPr>
      </w:pPr>
      <w:ins w:id="1057" w:author="Jim Kulp" w:date="2010-07-20T08:54:00Z">
        <w:r>
          <w:rPr>
            <w:noProof/>
          </w:rPr>
          <w:t>2.10.1</w:t>
        </w:r>
        <w:r>
          <w:rPr>
            <w:rFonts w:eastAsiaTheme="minorEastAsia" w:cstheme="minorBidi"/>
            <w:noProof/>
            <w:sz w:val="24"/>
            <w:szCs w:val="24"/>
          </w:rPr>
          <w:tab/>
        </w:r>
        <w:r>
          <w:rPr>
            <w:noProof/>
          </w:rPr>
          <w:t>Signal Prefix Rule</w:t>
        </w:r>
        <w:r>
          <w:rPr>
            <w:noProof/>
          </w:rPr>
          <w:tab/>
        </w:r>
        <w:r w:rsidR="0094753D">
          <w:rPr>
            <w:noProof/>
          </w:rPr>
          <w:fldChar w:fldCharType="begin"/>
        </w:r>
        <w:r>
          <w:rPr>
            <w:noProof/>
          </w:rPr>
          <w:instrText xml:space="preserve"> PAGEREF _Toc141235424 \h </w:instrText>
        </w:r>
      </w:ins>
      <w:r w:rsidR="00D454E5">
        <w:rPr>
          <w:noProof/>
        </w:rPr>
      </w:r>
      <w:r w:rsidR="0094753D">
        <w:rPr>
          <w:noProof/>
        </w:rPr>
        <w:fldChar w:fldCharType="separate"/>
      </w:r>
      <w:ins w:id="1058" w:author="Jim Kulp" w:date="2010-07-20T09:47:00Z">
        <w:r w:rsidR="00AF5D6E">
          <w:rPr>
            <w:noProof/>
          </w:rPr>
          <w:t>17</w:t>
        </w:r>
      </w:ins>
      <w:ins w:id="1059" w:author="Jim Kulp" w:date="2010-07-20T08:54:00Z">
        <w:r w:rsidR="0094753D">
          <w:rPr>
            <w:noProof/>
          </w:rPr>
          <w:fldChar w:fldCharType="end"/>
        </w:r>
      </w:ins>
    </w:p>
    <w:p w:rsidR="00D11A27" w:rsidRDefault="00D11A27">
      <w:pPr>
        <w:pStyle w:val="TOC3"/>
        <w:numPr>
          <w:ins w:id="1060" w:author="Jim Kulp" w:date="2010-07-20T08:54:00Z"/>
        </w:numPr>
        <w:tabs>
          <w:tab w:val="left" w:pos="1298"/>
          <w:tab w:val="right" w:leader="dot" w:pos="9350"/>
        </w:tabs>
        <w:rPr>
          <w:ins w:id="1061" w:author="Jim Kulp" w:date="2010-07-20T08:54:00Z"/>
          <w:rFonts w:eastAsiaTheme="minorEastAsia" w:cstheme="minorBidi"/>
          <w:noProof/>
          <w:sz w:val="24"/>
          <w:szCs w:val="24"/>
        </w:rPr>
      </w:pPr>
      <w:ins w:id="1062" w:author="Jim Kulp" w:date="2010-07-20T08:54:00Z">
        <w:r>
          <w:rPr>
            <w:noProof/>
          </w:rPr>
          <w:t>2.10.2</w:t>
        </w:r>
        <w:r>
          <w:rPr>
            <w:rFonts w:eastAsiaTheme="minorEastAsia" w:cstheme="minorBidi"/>
            <w:noProof/>
            <w:sz w:val="24"/>
            <w:szCs w:val="24"/>
          </w:rPr>
          <w:tab/>
        </w:r>
        <w:r>
          <w:rPr>
            <w:noProof/>
          </w:rPr>
          <w:t>Signal Prefix Guideline</w:t>
        </w:r>
        <w:r>
          <w:rPr>
            <w:noProof/>
          </w:rPr>
          <w:tab/>
        </w:r>
        <w:r w:rsidR="0094753D">
          <w:rPr>
            <w:noProof/>
          </w:rPr>
          <w:fldChar w:fldCharType="begin"/>
        </w:r>
        <w:r>
          <w:rPr>
            <w:noProof/>
          </w:rPr>
          <w:instrText xml:space="preserve"> PAGEREF _Toc141235425 \h </w:instrText>
        </w:r>
      </w:ins>
      <w:r w:rsidR="00D454E5">
        <w:rPr>
          <w:noProof/>
        </w:rPr>
      </w:r>
      <w:r w:rsidR="0094753D">
        <w:rPr>
          <w:noProof/>
        </w:rPr>
        <w:fldChar w:fldCharType="separate"/>
      </w:r>
      <w:ins w:id="1063" w:author="Jim Kulp" w:date="2010-07-20T09:47:00Z">
        <w:r w:rsidR="00AF5D6E">
          <w:rPr>
            <w:noProof/>
          </w:rPr>
          <w:t>17</w:t>
        </w:r>
      </w:ins>
      <w:ins w:id="1064" w:author="Jim Kulp" w:date="2010-07-20T08:54:00Z">
        <w:r w:rsidR="0094753D">
          <w:rPr>
            <w:noProof/>
          </w:rPr>
          <w:fldChar w:fldCharType="end"/>
        </w:r>
      </w:ins>
    </w:p>
    <w:p w:rsidR="00D11A27" w:rsidRDefault="00D11A27">
      <w:pPr>
        <w:pStyle w:val="TOC3"/>
        <w:numPr>
          <w:ins w:id="1065" w:author="Jim Kulp" w:date="2010-07-20T08:54:00Z"/>
        </w:numPr>
        <w:tabs>
          <w:tab w:val="left" w:pos="1298"/>
          <w:tab w:val="right" w:leader="dot" w:pos="9350"/>
        </w:tabs>
        <w:rPr>
          <w:ins w:id="1066" w:author="Jim Kulp" w:date="2010-07-20T08:54:00Z"/>
          <w:rFonts w:eastAsiaTheme="minorEastAsia" w:cstheme="minorBidi"/>
          <w:noProof/>
          <w:sz w:val="24"/>
          <w:szCs w:val="24"/>
        </w:rPr>
      </w:pPr>
      <w:ins w:id="1067" w:author="Jim Kulp" w:date="2010-07-20T08:54:00Z">
        <w:r>
          <w:rPr>
            <w:noProof/>
          </w:rPr>
          <w:t>2.10.3</w:t>
        </w:r>
        <w:r>
          <w:rPr>
            <w:rFonts w:eastAsiaTheme="minorEastAsia" w:cstheme="minorBidi"/>
            <w:noProof/>
            <w:sz w:val="24"/>
            <w:szCs w:val="24"/>
          </w:rPr>
          <w:tab/>
        </w:r>
        <w:r>
          <w:rPr>
            <w:noProof/>
          </w:rPr>
          <w:t>Signal Prefix Example</w:t>
        </w:r>
        <w:r>
          <w:rPr>
            <w:noProof/>
          </w:rPr>
          <w:tab/>
        </w:r>
        <w:r w:rsidR="0094753D">
          <w:rPr>
            <w:noProof/>
          </w:rPr>
          <w:fldChar w:fldCharType="begin"/>
        </w:r>
        <w:r>
          <w:rPr>
            <w:noProof/>
          </w:rPr>
          <w:instrText xml:space="preserve"> PAGEREF _Toc141235426 \h </w:instrText>
        </w:r>
      </w:ins>
      <w:r w:rsidR="00D454E5">
        <w:rPr>
          <w:noProof/>
        </w:rPr>
      </w:r>
      <w:r w:rsidR="0094753D">
        <w:rPr>
          <w:noProof/>
        </w:rPr>
        <w:fldChar w:fldCharType="separate"/>
      </w:r>
      <w:ins w:id="1068" w:author="Jim Kulp" w:date="2010-07-20T09:47:00Z">
        <w:r w:rsidR="00AF5D6E">
          <w:rPr>
            <w:noProof/>
          </w:rPr>
          <w:t>18</w:t>
        </w:r>
      </w:ins>
      <w:ins w:id="1069" w:author="Jim Kulp" w:date="2010-07-20T08:54:00Z">
        <w:r w:rsidR="0094753D">
          <w:rPr>
            <w:noProof/>
          </w:rPr>
          <w:fldChar w:fldCharType="end"/>
        </w:r>
      </w:ins>
    </w:p>
    <w:p w:rsidR="00D11A27" w:rsidRDefault="00D11A27">
      <w:pPr>
        <w:pStyle w:val="TOC1"/>
        <w:numPr>
          <w:ins w:id="1070" w:author="Jim Kulp" w:date="2010-07-20T08:54:00Z"/>
        </w:numPr>
        <w:tabs>
          <w:tab w:val="left" w:pos="382"/>
          <w:tab w:val="right" w:leader="dot" w:pos="9350"/>
        </w:tabs>
        <w:rPr>
          <w:ins w:id="1071" w:author="Jim Kulp" w:date="2010-07-20T08:54:00Z"/>
          <w:rFonts w:eastAsiaTheme="minorEastAsia" w:cstheme="minorBidi"/>
          <w:b w:val="0"/>
          <w:noProof/>
        </w:rPr>
      </w:pPr>
      <w:ins w:id="1072" w:author="Jim Kulp" w:date="2010-07-20T08:54:00Z">
        <w:r>
          <w:rPr>
            <w:noProof/>
          </w:rPr>
          <w:t>3</w:t>
        </w:r>
        <w:r>
          <w:rPr>
            <w:rFonts w:eastAsiaTheme="minorEastAsia" w:cstheme="minorBidi"/>
            <w:b w:val="0"/>
            <w:noProof/>
          </w:rPr>
          <w:tab/>
        </w:r>
        <w:r>
          <w:rPr>
            <w:noProof/>
          </w:rPr>
          <w:t>Worker Control Interface (WCI)</w:t>
        </w:r>
        <w:r>
          <w:rPr>
            <w:noProof/>
          </w:rPr>
          <w:tab/>
        </w:r>
        <w:r w:rsidR="0094753D">
          <w:rPr>
            <w:noProof/>
          </w:rPr>
          <w:fldChar w:fldCharType="begin"/>
        </w:r>
        <w:r>
          <w:rPr>
            <w:noProof/>
          </w:rPr>
          <w:instrText xml:space="preserve"> PAGEREF _Toc141235427 \h </w:instrText>
        </w:r>
      </w:ins>
      <w:r w:rsidR="00D454E5">
        <w:rPr>
          <w:noProof/>
        </w:rPr>
      </w:r>
      <w:r w:rsidR="0094753D">
        <w:rPr>
          <w:noProof/>
        </w:rPr>
        <w:fldChar w:fldCharType="separate"/>
      </w:r>
      <w:ins w:id="1073" w:author="Jim Kulp" w:date="2010-07-20T09:47:00Z">
        <w:r w:rsidR="00AF5D6E">
          <w:rPr>
            <w:noProof/>
          </w:rPr>
          <w:t>19</w:t>
        </w:r>
      </w:ins>
      <w:ins w:id="1074" w:author="Jim Kulp" w:date="2010-07-20T08:54:00Z">
        <w:r w:rsidR="0094753D">
          <w:rPr>
            <w:noProof/>
          </w:rPr>
          <w:fldChar w:fldCharType="end"/>
        </w:r>
      </w:ins>
    </w:p>
    <w:p w:rsidR="00D11A27" w:rsidRDefault="00D11A27">
      <w:pPr>
        <w:pStyle w:val="TOC2"/>
        <w:numPr>
          <w:ins w:id="1075" w:author="Jim Kulp" w:date="2010-07-20T08:54:00Z"/>
        </w:numPr>
        <w:tabs>
          <w:tab w:val="left" w:pos="792"/>
          <w:tab w:val="right" w:leader="dot" w:pos="9350"/>
        </w:tabs>
        <w:rPr>
          <w:ins w:id="1076" w:author="Jim Kulp" w:date="2010-07-20T08:54:00Z"/>
          <w:rFonts w:eastAsiaTheme="minorEastAsia" w:cstheme="minorBidi"/>
          <w:b w:val="0"/>
          <w:noProof/>
          <w:sz w:val="24"/>
          <w:szCs w:val="24"/>
        </w:rPr>
      </w:pPr>
      <w:ins w:id="1077" w:author="Jim Kulp" w:date="2010-07-20T08:54:00Z">
        <w:r>
          <w:rPr>
            <w:noProof/>
          </w:rPr>
          <w:t>3.1</w:t>
        </w:r>
        <w:r>
          <w:rPr>
            <w:rFonts w:eastAsiaTheme="minorEastAsia" w:cstheme="minorBidi"/>
            <w:b w:val="0"/>
            <w:noProof/>
            <w:sz w:val="24"/>
            <w:szCs w:val="24"/>
          </w:rPr>
          <w:tab/>
        </w:r>
        <w:r>
          <w:rPr>
            <w:noProof/>
          </w:rPr>
          <w:t>WCI Motivation</w:t>
        </w:r>
        <w:r>
          <w:rPr>
            <w:noProof/>
          </w:rPr>
          <w:tab/>
        </w:r>
        <w:r w:rsidR="0094753D">
          <w:rPr>
            <w:noProof/>
          </w:rPr>
          <w:fldChar w:fldCharType="begin"/>
        </w:r>
        <w:r>
          <w:rPr>
            <w:noProof/>
          </w:rPr>
          <w:instrText xml:space="preserve"> PAGEREF _Toc141235428 \h </w:instrText>
        </w:r>
      </w:ins>
      <w:r w:rsidR="00D454E5">
        <w:rPr>
          <w:noProof/>
        </w:rPr>
      </w:r>
      <w:r w:rsidR="0094753D">
        <w:rPr>
          <w:noProof/>
        </w:rPr>
        <w:fldChar w:fldCharType="separate"/>
      </w:r>
      <w:ins w:id="1078" w:author="Jim Kulp" w:date="2010-07-20T09:47:00Z">
        <w:r w:rsidR="00AF5D6E">
          <w:rPr>
            <w:noProof/>
          </w:rPr>
          <w:t>19</w:t>
        </w:r>
      </w:ins>
      <w:ins w:id="1079" w:author="Jim Kulp" w:date="2010-07-20T08:54:00Z">
        <w:r w:rsidR="0094753D">
          <w:rPr>
            <w:noProof/>
          </w:rPr>
          <w:fldChar w:fldCharType="end"/>
        </w:r>
      </w:ins>
    </w:p>
    <w:p w:rsidR="00D11A27" w:rsidRDefault="00D11A27">
      <w:pPr>
        <w:pStyle w:val="TOC2"/>
        <w:numPr>
          <w:ins w:id="1080" w:author="Jim Kulp" w:date="2010-07-20T08:54:00Z"/>
        </w:numPr>
        <w:tabs>
          <w:tab w:val="left" w:pos="792"/>
          <w:tab w:val="right" w:leader="dot" w:pos="9350"/>
        </w:tabs>
        <w:rPr>
          <w:ins w:id="1081" w:author="Jim Kulp" w:date="2010-07-20T08:54:00Z"/>
          <w:rFonts w:eastAsiaTheme="minorEastAsia" w:cstheme="minorBidi"/>
          <w:b w:val="0"/>
          <w:noProof/>
          <w:sz w:val="24"/>
          <w:szCs w:val="24"/>
        </w:rPr>
      </w:pPr>
      <w:ins w:id="1082" w:author="Jim Kulp" w:date="2010-07-20T08:54:00Z">
        <w:r>
          <w:rPr>
            <w:noProof/>
          </w:rPr>
          <w:t>3.2</w:t>
        </w:r>
        <w:r>
          <w:rPr>
            <w:rFonts w:eastAsiaTheme="minorEastAsia" w:cstheme="minorBidi"/>
            <w:b w:val="0"/>
            <w:noProof/>
            <w:sz w:val="24"/>
            <w:szCs w:val="24"/>
          </w:rPr>
          <w:tab/>
        </w:r>
        <w:r>
          <w:rPr>
            <w:noProof/>
          </w:rPr>
          <w:t>WCI Overview</w:t>
        </w:r>
        <w:r>
          <w:rPr>
            <w:noProof/>
          </w:rPr>
          <w:tab/>
        </w:r>
        <w:r w:rsidR="0094753D">
          <w:rPr>
            <w:noProof/>
          </w:rPr>
          <w:fldChar w:fldCharType="begin"/>
        </w:r>
        <w:r>
          <w:rPr>
            <w:noProof/>
          </w:rPr>
          <w:instrText xml:space="preserve"> PAGEREF _Toc141235429 \h </w:instrText>
        </w:r>
      </w:ins>
      <w:r w:rsidR="00D454E5">
        <w:rPr>
          <w:noProof/>
        </w:rPr>
      </w:r>
      <w:r w:rsidR="0094753D">
        <w:rPr>
          <w:noProof/>
        </w:rPr>
        <w:fldChar w:fldCharType="separate"/>
      </w:r>
      <w:ins w:id="1083" w:author="Jim Kulp" w:date="2010-07-20T09:47:00Z">
        <w:r w:rsidR="00AF5D6E">
          <w:rPr>
            <w:noProof/>
          </w:rPr>
          <w:t>19</w:t>
        </w:r>
      </w:ins>
      <w:ins w:id="1084" w:author="Jim Kulp" w:date="2010-07-20T08:54:00Z">
        <w:r w:rsidR="0094753D">
          <w:rPr>
            <w:noProof/>
          </w:rPr>
          <w:fldChar w:fldCharType="end"/>
        </w:r>
      </w:ins>
    </w:p>
    <w:p w:rsidR="00D11A27" w:rsidRDefault="00D11A27">
      <w:pPr>
        <w:pStyle w:val="TOC3"/>
        <w:numPr>
          <w:ins w:id="1085" w:author="Jim Kulp" w:date="2010-07-20T08:54:00Z"/>
        </w:numPr>
        <w:tabs>
          <w:tab w:val="left" w:pos="1176"/>
          <w:tab w:val="right" w:leader="dot" w:pos="9350"/>
        </w:tabs>
        <w:rPr>
          <w:ins w:id="1086" w:author="Jim Kulp" w:date="2010-07-20T08:54:00Z"/>
          <w:rFonts w:eastAsiaTheme="minorEastAsia" w:cstheme="minorBidi"/>
          <w:noProof/>
          <w:sz w:val="24"/>
          <w:szCs w:val="24"/>
        </w:rPr>
      </w:pPr>
      <w:ins w:id="1087" w:author="Jim Kulp" w:date="2010-07-20T08:54:00Z">
        <w:r>
          <w:rPr>
            <w:noProof/>
          </w:rPr>
          <w:t>3.2.1</w:t>
        </w:r>
        <w:r>
          <w:rPr>
            <w:rFonts w:eastAsiaTheme="minorEastAsia" w:cstheme="minorBidi"/>
            <w:noProof/>
            <w:sz w:val="24"/>
            <w:szCs w:val="24"/>
          </w:rPr>
          <w:tab/>
        </w:r>
        <w:r>
          <w:rPr>
            <w:noProof/>
          </w:rPr>
          <w:t>Control and Configuration</w:t>
        </w:r>
        <w:r>
          <w:rPr>
            <w:noProof/>
          </w:rPr>
          <w:tab/>
        </w:r>
        <w:r w:rsidR="0094753D">
          <w:rPr>
            <w:noProof/>
          </w:rPr>
          <w:fldChar w:fldCharType="begin"/>
        </w:r>
        <w:r>
          <w:rPr>
            <w:noProof/>
          </w:rPr>
          <w:instrText xml:space="preserve"> PAGEREF _Toc141235430 \h </w:instrText>
        </w:r>
      </w:ins>
      <w:r w:rsidR="00D454E5">
        <w:rPr>
          <w:noProof/>
        </w:rPr>
      </w:r>
      <w:r w:rsidR="0094753D">
        <w:rPr>
          <w:noProof/>
        </w:rPr>
        <w:fldChar w:fldCharType="separate"/>
      </w:r>
      <w:ins w:id="1088" w:author="Jim Kulp" w:date="2010-07-20T09:47:00Z">
        <w:r w:rsidR="00AF5D6E">
          <w:rPr>
            <w:noProof/>
          </w:rPr>
          <w:t>20</w:t>
        </w:r>
      </w:ins>
      <w:ins w:id="1089" w:author="Jim Kulp" w:date="2010-07-20T08:54:00Z">
        <w:r w:rsidR="0094753D">
          <w:rPr>
            <w:noProof/>
          </w:rPr>
          <w:fldChar w:fldCharType="end"/>
        </w:r>
      </w:ins>
    </w:p>
    <w:p w:rsidR="00D11A27" w:rsidRDefault="00D11A27">
      <w:pPr>
        <w:pStyle w:val="TOC3"/>
        <w:numPr>
          <w:ins w:id="1090" w:author="Jim Kulp" w:date="2010-07-20T08:54:00Z"/>
        </w:numPr>
        <w:tabs>
          <w:tab w:val="left" w:pos="1176"/>
          <w:tab w:val="right" w:leader="dot" w:pos="9350"/>
        </w:tabs>
        <w:rPr>
          <w:ins w:id="1091" w:author="Jim Kulp" w:date="2010-07-20T08:54:00Z"/>
          <w:rFonts w:eastAsiaTheme="minorEastAsia" w:cstheme="minorBidi"/>
          <w:noProof/>
          <w:sz w:val="24"/>
          <w:szCs w:val="24"/>
        </w:rPr>
      </w:pPr>
      <w:ins w:id="1092" w:author="Jim Kulp" w:date="2010-07-20T08:54:00Z">
        <w:r>
          <w:rPr>
            <w:noProof/>
          </w:rPr>
          <w:t>3.2.2</w:t>
        </w:r>
        <w:r>
          <w:rPr>
            <w:rFonts w:eastAsiaTheme="minorEastAsia" w:cstheme="minorBidi"/>
            <w:noProof/>
            <w:sz w:val="24"/>
            <w:szCs w:val="24"/>
          </w:rPr>
          <w:tab/>
        </w:r>
        <w:r>
          <w:rPr>
            <w:noProof/>
          </w:rPr>
          <w:t>WCI Control Operations</w:t>
        </w:r>
        <w:r>
          <w:rPr>
            <w:noProof/>
          </w:rPr>
          <w:tab/>
        </w:r>
        <w:r w:rsidR="0094753D">
          <w:rPr>
            <w:noProof/>
          </w:rPr>
          <w:fldChar w:fldCharType="begin"/>
        </w:r>
        <w:r>
          <w:rPr>
            <w:noProof/>
          </w:rPr>
          <w:instrText xml:space="preserve"> PAGEREF _Toc141235431 \h </w:instrText>
        </w:r>
      </w:ins>
      <w:r w:rsidR="00D454E5">
        <w:rPr>
          <w:noProof/>
        </w:rPr>
      </w:r>
      <w:r w:rsidR="0094753D">
        <w:rPr>
          <w:noProof/>
        </w:rPr>
        <w:fldChar w:fldCharType="separate"/>
      </w:r>
      <w:ins w:id="1093" w:author="Jim Kulp" w:date="2010-07-20T09:47:00Z">
        <w:r w:rsidR="00AF5D6E">
          <w:rPr>
            <w:noProof/>
          </w:rPr>
          <w:t>21</w:t>
        </w:r>
      </w:ins>
      <w:ins w:id="1094" w:author="Jim Kulp" w:date="2010-07-20T08:54:00Z">
        <w:r w:rsidR="0094753D">
          <w:rPr>
            <w:noProof/>
          </w:rPr>
          <w:fldChar w:fldCharType="end"/>
        </w:r>
      </w:ins>
    </w:p>
    <w:p w:rsidR="00D11A27" w:rsidRDefault="00D11A27">
      <w:pPr>
        <w:pStyle w:val="TOC3"/>
        <w:numPr>
          <w:ins w:id="1095" w:author="Jim Kulp" w:date="2010-07-20T08:54:00Z"/>
        </w:numPr>
        <w:tabs>
          <w:tab w:val="left" w:pos="1176"/>
          <w:tab w:val="right" w:leader="dot" w:pos="9350"/>
        </w:tabs>
        <w:rPr>
          <w:ins w:id="1096" w:author="Jim Kulp" w:date="2010-07-20T08:54:00Z"/>
          <w:rFonts w:eastAsiaTheme="minorEastAsia" w:cstheme="minorBidi"/>
          <w:noProof/>
          <w:sz w:val="24"/>
          <w:szCs w:val="24"/>
        </w:rPr>
      </w:pPr>
      <w:ins w:id="1097" w:author="Jim Kulp" w:date="2010-07-20T08:54:00Z">
        <w:r>
          <w:rPr>
            <w:noProof/>
          </w:rPr>
          <w:t>3.2.3</w:t>
        </w:r>
        <w:r>
          <w:rPr>
            <w:rFonts w:eastAsiaTheme="minorEastAsia" w:cstheme="minorBidi"/>
            <w:noProof/>
            <w:sz w:val="24"/>
            <w:szCs w:val="24"/>
          </w:rPr>
          <w:tab/>
        </w:r>
        <w:r>
          <w:rPr>
            <w:noProof/>
          </w:rPr>
          <w:t>WCI States</w:t>
        </w:r>
        <w:r>
          <w:rPr>
            <w:noProof/>
          </w:rPr>
          <w:tab/>
        </w:r>
        <w:r w:rsidR="0094753D">
          <w:rPr>
            <w:noProof/>
          </w:rPr>
          <w:fldChar w:fldCharType="begin"/>
        </w:r>
        <w:r>
          <w:rPr>
            <w:noProof/>
          </w:rPr>
          <w:instrText xml:space="preserve"> PAGEREF _Toc141235432 \h </w:instrText>
        </w:r>
      </w:ins>
      <w:r w:rsidR="00D454E5">
        <w:rPr>
          <w:noProof/>
        </w:rPr>
      </w:r>
      <w:r w:rsidR="0094753D">
        <w:rPr>
          <w:noProof/>
        </w:rPr>
        <w:fldChar w:fldCharType="separate"/>
      </w:r>
      <w:ins w:id="1098" w:author="Jim Kulp" w:date="2010-07-20T09:47:00Z">
        <w:r w:rsidR="00AF5D6E">
          <w:rPr>
            <w:noProof/>
          </w:rPr>
          <w:t>22</w:t>
        </w:r>
      </w:ins>
      <w:ins w:id="1099" w:author="Jim Kulp" w:date="2010-07-20T08:54:00Z">
        <w:r w:rsidR="0094753D">
          <w:rPr>
            <w:noProof/>
          </w:rPr>
          <w:fldChar w:fldCharType="end"/>
        </w:r>
      </w:ins>
    </w:p>
    <w:p w:rsidR="00D11A27" w:rsidRDefault="00D11A27">
      <w:pPr>
        <w:pStyle w:val="TOC3"/>
        <w:numPr>
          <w:ins w:id="1100" w:author="Jim Kulp" w:date="2010-07-20T08:54:00Z"/>
        </w:numPr>
        <w:tabs>
          <w:tab w:val="left" w:pos="1176"/>
          <w:tab w:val="right" w:leader="dot" w:pos="9350"/>
        </w:tabs>
        <w:rPr>
          <w:ins w:id="1101" w:author="Jim Kulp" w:date="2010-07-20T08:54:00Z"/>
          <w:rFonts w:eastAsiaTheme="minorEastAsia" w:cstheme="minorBidi"/>
          <w:noProof/>
          <w:sz w:val="24"/>
          <w:szCs w:val="24"/>
        </w:rPr>
      </w:pPr>
      <w:ins w:id="1102" w:author="Jim Kulp" w:date="2010-07-20T08:54:00Z">
        <w:r>
          <w:rPr>
            <w:noProof/>
          </w:rPr>
          <w:t>3.2.4</w:t>
        </w:r>
        <w:r>
          <w:rPr>
            <w:rFonts w:eastAsiaTheme="minorEastAsia" w:cstheme="minorBidi"/>
            <w:noProof/>
            <w:sz w:val="24"/>
            <w:szCs w:val="24"/>
          </w:rPr>
          <w:tab/>
        </w:r>
        <w:r>
          <w:rPr>
            <w:noProof/>
          </w:rPr>
          <w:t>WCI Errors</w:t>
        </w:r>
        <w:r>
          <w:rPr>
            <w:noProof/>
          </w:rPr>
          <w:tab/>
        </w:r>
        <w:r w:rsidR="0094753D">
          <w:rPr>
            <w:noProof/>
          </w:rPr>
          <w:fldChar w:fldCharType="begin"/>
        </w:r>
        <w:r>
          <w:rPr>
            <w:noProof/>
          </w:rPr>
          <w:instrText xml:space="preserve"> PAGEREF _Toc141235433 \h </w:instrText>
        </w:r>
      </w:ins>
      <w:r w:rsidR="00D454E5">
        <w:rPr>
          <w:noProof/>
        </w:rPr>
      </w:r>
      <w:r w:rsidR="0094753D">
        <w:rPr>
          <w:noProof/>
        </w:rPr>
        <w:fldChar w:fldCharType="separate"/>
      </w:r>
      <w:ins w:id="1103" w:author="Jim Kulp" w:date="2010-07-20T09:47:00Z">
        <w:r w:rsidR="00AF5D6E">
          <w:rPr>
            <w:noProof/>
          </w:rPr>
          <w:t>23</w:t>
        </w:r>
      </w:ins>
      <w:ins w:id="1104" w:author="Jim Kulp" w:date="2010-07-20T08:54:00Z">
        <w:r w:rsidR="0094753D">
          <w:rPr>
            <w:noProof/>
          </w:rPr>
          <w:fldChar w:fldCharType="end"/>
        </w:r>
      </w:ins>
    </w:p>
    <w:p w:rsidR="00D11A27" w:rsidRDefault="00D11A27">
      <w:pPr>
        <w:pStyle w:val="TOC2"/>
        <w:numPr>
          <w:ins w:id="1105" w:author="Jim Kulp" w:date="2010-07-20T08:54:00Z"/>
        </w:numPr>
        <w:tabs>
          <w:tab w:val="left" w:pos="792"/>
          <w:tab w:val="right" w:leader="dot" w:pos="9350"/>
        </w:tabs>
        <w:rPr>
          <w:ins w:id="1106" w:author="Jim Kulp" w:date="2010-07-20T08:54:00Z"/>
          <w:rFonts w:eastAsiaTheme="minorEastAsia" w:cstheme="minorBidi"/>
          <w:b w:val="0"/>
          <w:noProof/>
          <w:sz w:val="24"/>
          <w:szCs w:val="24"/>
        </w:rPr>
      </w:pPr>
      <w:ins w:id="1107" w:author="Jim Kulp" w:date="2010-07-20T08:54:00Z">
        <w:r>
          <w:rPr>
            <w:noProof/>
          </w:rPr>
          <w:t>3.3</w:t>
        </w:r>
        <w:r>
          <w:rPr>
            <w:rFonts w:eastAsiaTheme="minorEastAsia" w:cstheme="minorBidi"/>
            <w:b w:val="0"/>
            <w:noProof/>
            <w:sz w:val="24"/>
            <w:szCs w:val="24"/>
          </w:rPr>
          <w:tab/>
        </w:r>
        <w:r>
          <w:rPr>
            <w:noProof/>
          </w:rPr>
          <w:t>WCI Attributes</w:t>
        </w:r>
        <w:r>
          <w:rPr>
            <w:noProof/>
          </w:rPr>
          <w:tab/>
        </w:r>
        <w:r w:rsidR="0094753D">
          <w:rPr>
            <w:noProof/>
          </w:rPr>
          <w:fldChar w:fldCharType="begin"/>
        </w:r>
        <w:r>
          <w:rPr>
            <w:noProof/>
          </w:rPr>
          <w:instrText xml:space="preserve"> PAGEREF _Toc141235434 \h </w:instrText>
        </w:r>
      </w:ins>
      <w:r w:rsidR="00D454E5">
        <w:rPr>
          <w:noProof/>
        </w:rPr>
      </w:r>
      <w:r w:rsidR="0094753D">
        <w:rPr>
          <w:noProof/>
        </w:rPr>
        <w:fldChar w:fldCharType="separate"/>
      </w:r>
      <w:ins w:id="1108" w:author="Jim Kulp" w:date="2010-07-20T09:47:00Z">
        <w:r w:rsidR="00AF5D6E">
          <w:rPr>
            <w:noProof/>
          </w:rPr>
          <w:t>23</w:t>
        </w:r>
      </w:ins>
      <w:ins w:id="1109" w:author="Jim Kulp" w:date="2010-07-20T08:54:00Z">
        <w:r w:rsidR="0094753D">
          <w:rPr>
            <w:noProof/>
          </w:rPr>
          <w:fldChar w:fldCharType="end"/>
        </w:r>
      </w:ins>
    </w:p>
    <w:p w:rsidR="00D11A27" w:rsidRDefault="00D11A27">
      <w:pPr>
        <w:pStyle w:val="TOC3"/>
        <w:numPr>
          <w:ins w:id="1110" w:author="Jim Kulp" w:date="2010-07-20T08:54:00Z"/>
        </w:numPr>
        <w:tabs>
          <w:tab w:val="left" w:pos="1176"/>
          <w:tab w:val="right" w:leader="dot" w:pos="9350"/>
        </w:tabs>
        <w:rPr>
          <w:ins w:id="1111" w:author="Jim Kulp" w:date="2010-07-20T08:54:00Z"/>
          <w:rFonts w:eastAsiaTheme="minorEastAsia" w:cstheme="minorBidi"/>
          <w:noProof/>
          <w:sz w:val="24"/>
          <w:szCs w:val="24"/>
        </w:rPr>
      </w:pPr>
      <w:ins w:id="1112" w:author="Jim Kulp" w:date="2010-07-20T08:54:00Z">
        <w:r>
          <w:rPr>
            <w:noProof/>
          </w:rPr>
          <w:t>3.3.1</w:t>
        </w:r>
        <w:r>
          <w:rPr>
            <w:rFonts w:eastAsiaTheme="minorEastAsia" w:cstheme="minorBidi"/>
            <w:noProof/>
            <w:sz w:val="24"/>
            <w:szCs w:val="24"/>
          </w:rPr>
          <w:tab/>
        </w:r>
        <w:r>
          <w:rPr>
            <w:noProof/>
          </w:rPr>
          <w:t>WCI Worker Attribute Summary</w:t>
        </w:r>
        <w:r>
          <w:rPr>
            <w:noProof/>
          </w:rPr>
          <w:tab/>
        </w:r>
        <w:r w:rsidR="0094753D">
          <w:rPr>
            <w:noProof/>
          </w:rPr>
          <w:fldChar w:fldCharType="begin"/>
        </w:r>
        <w:r>
          <w:rPr>
            <w:noProof/>
          </w:rPr>
          <w:instrText xml:space="preserve"> PAGEREF _Toc141235435 \h </w:instrText>
        </w:r>
      </w:ins>
      <w:r w:rsidR="00D454E5">
        <w:rPr>
          <w:noProof/>
        </w:rPr>
      </w:r>
      <w:r w:rsidR="0094753D">
        <w:rPr>
          <w:noProof/>
        </w:rPr>
        <w:fldChar w:fldCharType="separate"/>
      </w:r>
      <w:ins w:id="1113" w:author="Jim Kulp" w:date="2010-07-20T09:47:00Z">
        <w:r w:rsidR="00AF5D6E">
          <w:rPr>
            <w:noProof/>
          </w:rPr>
          <w:t>23</w:t>
        </w:r>
      </w:ins>
      <w:ins w:id="1114" w:author="Jim Kulp" w:date="2010-07-20T08:54:00Z">
        <w:r w:rsidR="0094753D">
          <w:rPr>
            <w:noProof/>
          </w:rPr>
          <w:fldChar w:fldCharType="end"/>
        </w:r>
      </w:ins>
    </w:p>
    <w:p w:rsidR="00D11A27" w:rsidRDefault="00D11A27">
      <w:pPr>
        <w:pStyle w:val="TOC3"/>
        <w:numPr>
          <w:ins w:id="1115" w:author="Jim Kulp" w:date="2010-07-20T08:54:00Z"/>
        </w:numPr>
        <w:tabs>
          <w:tab w:val="left" w:pos="1176"/>
          <w:tab w:val="right" w:leader="dot" w:pos="9350"/>
        </w:tabs>
        <w:rPr>
          <w:ins w:id="1116" w:author="Jim Kulp" w:date="2010-07-20T08:54:00Z"/>
          <w:rFonts w:eastAsiaTheme="minorEastAsia" w:cstheme="minorBidi"/>
          <w:noProof/>
          <w:sz w:val="24"/>
          <w:szCs w:val="24"/>
        </w:rPr>
      </w:pPr>
      <w:ins w:id="1117" w:author="Jim Kulp" w:date="2010-07-20T08:54:00Z">
        <w:r>
          <w:rPr>
            <w:noProof/>
          </w:rPr>
          <w:t>3.3.2</w:t>
        </w:r>
        <w:r>
          <w:rPr>
            <w:rFonts w:eastAsiaTheme="minorEastAsia" w:cstheme="minorBidi"/>
            <w:noProof/>
            <w:sz w:val="24"/>
            <w:szCs w:val="24"/>
          </w:rPr>
          <w:tab/>
        </w:r>
        <w:r>
          <w:rPr>
            <w:noProof/>
          </w:rPr>
          <w:t>WCI Worker Attribute Details</w:t>
        </w:r>
        <w:r>
          <w:rPr>
            <w:noProof/>
          </w:rPr>
          <w:tab/>
        </w:r>
        <w:r w:rsidR="0094753D">
          <w:rPr>
            <w:noProof/>
          </w:rPr>
          <w:fldChar w:fldCharType="begin"/>
        </w:r>
        <w:r>
          <w:rPr>
            <w:noProof/>
          </w:rPr>
          <w:instrText xml:space="preserve"> PAGEREF _Toc141235436 \h </w:instrText>
        </w:r>
      </w:ins>
      <w:r w:rsidR="00D454E5">
        <w:rPr>
          <w:noProof/>
        </w:rPr>
      </w:r>
      <w:r w:rsidR="0094753D">
        <w:rPr>
          <w:noProof/>
        </w:rPr>
        <w:fldChar w:fldCharType="separate"/>
      </w:r>
      <w:ins w:id="1118" w:author="Jim Kulp" w:date="2010-07-20T09:47:00Z">
        <w:r w:rsidR="00AF5D6E">
          <w:rPr>
            <w:noProof/>
          </w:rPr>
          <w:t>24</w:t>
        </w:r>
      </w:ins>
      <w:ins w:id="1119" w:author="Jim Kulp" w:date="2010-07-20T08:54:00Z">
        <w:r w:rsidR="0094753D">
          <w:rPr>
            <w:noProof/>
          </w:rPr>
          <w:fldChar w:fldCharType="end"/>
        </w:r>
      </w:ins>
    </w:p>
    <w:p w:rsidR="00D11A27" w:rsidRDefault="00D11A27">
      <w:pPr>
        <w:pStyle w:val="TOC2"/>
        <w:numPr>
          <w:ins w:id="1120" w:author="Jim Kulp" w:date="2010-07-20T08:54:00Z"/>
        </w:numPr>
        <w:tabs>
          <w:tab w:val="left" w:pos="792"/>
          <w:tab w:val="right" w:leader="dot" w:pos="9350"/>
        </w:tabs>
        <w:rPr>
          <w:ins w:id="1121" w:author="Jim Kulp" w:date="2010-07-20T08:54:00Z"/>
          <w:rFonts w:eastAsiaTheme="minorEastAsia" w:cstheme="minorBidi"/>
          <w:b w:val="0"/>
          <w:noProof/>
          <w:sz w:val="24"/>
          <w:szCs w:val="24"/>
        </w:rPr>
      </w:pPr>
      <w:ins w:id="1122" w:author="Jim Kulp" w:date="2010-07-20T08:54:00Z">
        <w:r>
          <w:rPr>
            <w:noProof/>
          </w:rPr>
          <w:t>3.4</w:t>
        </w:r>
        <w:r>
          <w:rPr>
            <w:rFonts w:eastAsiaTheme="minorEastAsia" w:cstheme="minorBidi"/>
            <w:b w:val="0"/>
            <w:noProof/>
            <w:sz w:val="24"/>
            <w:szCs w:val="24"/>
          </w:rPr>
          <w:tab/>
        </w:r>
        <w:r>
          <w:rPr>
            <w:noProof/>
          </w:rPr>
          <w:t>WCI OCP Profile/Configuration Parameters</w:t>
        </w:r>
        <w:r>
          <w:rPr>
            <w:noProof/>
          </w:rPr>
          <w:tab/>
        </w:r>
        <w:r w:rsidR="0094753D">
          <w:rPr>
            <w:noProof/>
          </w:rPr>
          <w:fldChar w:fldCharType="begin"/>
        </w:r>
        <w:r>
          <w:rPr>
            <w:noProof/>
          </w:rPr>
          <w:instrText xml:space="preserve"> PAGEREF _Toc141235437 \h </w:instrText>
        </w:r>
      </w:ins>
      <w:r w:rsidR="00D454E5">
        <w:rPr>
          <w:noProof/>
        </w:rPr>
      </w:r>
      <w:r w:rsidR="0094753D">
        <w:rPr>
          <w:noProof/>
        </w:rPr>
        <w:fldChar w:fldCharType="separate"/>
      </w:r>
      <w:ins w:id="1123" w:author="Jim Kulp" w:date="2010-07-20T09:47:00Z">
        <w:r w:rsidR="00AF5D6E">
          <w:rPr>
            <w:noProof/>
          </w:rPr>
          <w:t>25</w:t>
        </w:r>
      </w:ins>
      <w:ins w:id="1124" w:author="Jim Kulp" w:date="2010-07-20T08:54:00Z">
        <w:r w:rsidR="0094753D">
          <w:rPr>
            <w:noProof/>
          </w:rPr>
          <w:fldChar w:fldCharType="end"/>
        </w:r>
      </w:ins>
    </w:p>
    <w:p w:rsidR="00D11A27" w:rsidRDefault="00D11A27">
      <w:pPr>
        <w:pStyle w:val="TOC2"/>
        <w:numPr>
          <w:ins w:id="1125" w:author="Jim Kulp" w:date="2010-07-20T08:54:00Z"/>
        </w:numPr>
        <w:tabs>
          <w:tab w:val="left" w:pos="792"/>
          <w:tab w:val="right" w:leader="dot" w:pos="9350"/>
        </w:tabs>
        <w:rPr>
          <w:ins w:id="1126" w:author="Jim Kulp" w:date="2010-07-20T08:54:00Z"/>
          <w:rFonts w:eastAsiaTheme="minorEastAsia" w:cstheme="minorBidi"/>
          <w:b w:val="0"/>
          <w:noProof/>
          <w:sz w:val="24"/>
          <w:szCs w:val="24"/>
        </w:rPr>
      </w:pPr>
      <w:ins w:id="1127" w:author="Jim Kulp" w:date="2010-07-20T08:54:00Z">
        <w:r>
          <w:rPr>
            <w:noProof/>
          </w:rPr>
          <w:t>3.5</w:t>
        </w:r>
        <w:r>
          <w:rPr>
            <w:rFonts w:eastAsiaTheme="minorEastAsia" w:cstheme="minorBidi"/>
            <w:b w:val="0"/>
            <w:noProof/>
            <w:sz w:val="24"/>
            <w:szCs w:val="24"/>
          </w:rPr>
          <w:tab/>
        </w:r>
        <w:r>
          <w:rPr>
            <w:noProof/>
          </w:rPr>
          <w:t>WCI OCP Signals</w:t>
        </w:r>
        <w:r>
          <w:rPr>
            <w:noProof/>
          </w:rPr>
          <w:tab/>
        </w:r>
        <w:r w:rsidR="0094753D">
          <w:rPr>
            <w:noProof/>
          </w:rPr>
          <w:fldChar w:fldCharType="begin"/>
        </w:r>
        <w:r>
          <w:rPr>
            <w:noProof/>
          </w:rPr>
          <w:instrText xml:space="preserve"> PAGEREF _Toc141235438 \h </w:instrText>
        </w:r>
      </w:ins>
      <w:r w:rsidR="00D454E5">
        <w:rPr>
          <w:noProof/>
        </w:rPr>
      </w:r>
      <w:r w:rsidR="0094753D">
        <w:rPr>
          <w:noProof/>
        </w:rPr>
        <w:fldChar w:fldCharType="separate"/>
      </w:r>
      <w:ins w:id="1128" w:author="Jim Kulp" w:date="2010-07-20T09:47:00Z">
        <w:r w:rsidR="00AF5D6E">
          <w:rPr>
            <w:noProof/>
          </w:rPr>
          <w:t>27</w:t>
        </w:r>
      </w:ins>
      <w:ins w:id="1129" w:author="Jim Kulp" w:date="2010-07-20T08:54:00Z">
        <w:r w:rsidR="0094753D">
          <w:rPr>
            <w:noProof/>
          </w:rPr>
          <w:fldChar w:fldCharType="end"/>
        </w:r>
      </w:ins>
    </w:p>
    <w:p w:rsidR="00D11A27" w:rsidRDefault="00D11A27">
      <w:pPr>
        <w:pStyle w:val="TOC2"/>
        <w:numPr>
          <w:ins w:id="1130" w:author="Jim Kulp" w:date="2010-07-20T08:54:00Z"/>
        </w:numPr>
        <w:tabs>
          <w:tab w:val="left" w:pos="792"/>
          <w:tab w:val="right" w:leader="dot" w:pos="9350"/>
        </w:tabs>
        <w:rPr>
          <w:ins w:id="1131" w:author="Jim Kulp" w:date="2010-07-20T08:54:00Z"/>
          <w:rFonts w:eastAsiaTheme="minorEastAsia" w:cstheme="minorBidi"/>
          <w:b w:val="0"/>
          <w:noProof/>
          <w:sz w:val="24"/>
          <w:szCs w:val="24"/>
        </w:rPr>
      </w:pPr>
      <w:ins w:id="1132" w:author="Jim Kulp" w:date="2010-07-20T08:54:00Z">
        <w:r>
          <w:rPr>
            <w:noProof/>
          </w:rPr>
          <w:t>3.6</w:t>
        </w:r>
        <w:r>
          <w:rPr>
            <w:rFonts w:eastAsiaTheme="minorEastAsia" w:cstheme="minorBidi"/>
            <w:b w:val="0"/>
            <w:noProof/>
            <w:sz w:val="24"/>
            <w:szCs w:val="24"/>
          </w:rPr>
          <w:tab/>
        </w:r>
        <w:r>
          <w:rPr>
            <w:noProof/>
          </w:rPr>
          <w:t>WCI Semantics</w:t>
        </w:r>
        <w:r>
          <w:rPr>
            <w:noProof/>
          </w:rPr>
          <w:tab/>
        </w:r>
        <w:r w:rsidR="0094753D">
          <w:rPr>
            <w:noProof/>
          </w:rPr>
          <w:fldChar w:fldCharType="begin"/>
        </w:r>
        <w:r>
          <w:rPr>
            <w:noProof/>
          </w:rPr>
          <w:instrText xml:space="preserve"> PAGEREF _Toc141235439 \h </w:instrText>
        </w:r>
      </w:ins>
      <w:r w:rsidR="00D454E5">
        <w:rPr>
          <w:noProof/>
        </w:rPr>
      </w:r>
      <w:r w:rsidR="0094753D">
        <w:rPr>
          <w:noProof/>
        </w:rPr>
        <w:fldChar w:fldCharType="separate"/>
      </w:r>
      <w:ins w:id="1133" w:author="Jim Kulp" w:date="2010-07-20T09:47:00Z">
        <w:r w:rsidR="00AF5D6E">
          <w:rPr>
            <w:noProof/>
          </w:rPr>
          <w:t>27</w:t>
        </w:r>
      </w:ins>
      <w:ins w:id="1134" w:author="Jim Kulp" w:date="2010-07-20T08:54:00Z">
        <w:r w:rsidR="0094753D">
          <w:rPr>
            <w:noProof/>
          </w:rPr>
          <w:fldChar w:fldCharType="end"/>
        </w:r>
      </w:ins>
    </w:p>
    <w:p w:rsidR="00D11A27" w:rsidRDefault="00D11A27">
      <w:pPr>
        <w:pStyle w:val="TOC3"/>
        <w:numPr>
          <w:ins w:id="1135" w:author="Jim Kulp" w:date="2010-07-20T08:54:00Z"/>
        </w:numPr>
        <w:tabs>
          <w:tab w:val="left" w:pos="1176"/>
          <w:tab w:val="right" w:leader="dot" w:pos="9350"/>
        </w:tabs>
        <w:rPr>
          <w:ins w:id="1136" w:author="Jim Kulp" w:date="2010-07-20T08:54:00Z"/>
          <w:rFonts w:eastAsiaTheme="minorEastAsia" w:cstheme="minorBidi"/>
          <w:noProof/>
          <w:sz w:val="24"/>
          <w:szCs w:val="24"/>
        </w:rPr>
      </w:pPr>
      <w:ins w:id="1137" w:author="Jim Kulp" w:date="2010-07-20T08:54:00Z">
        <w:r>
          <w:rPr>
            <w:noProof/>
          </w:rPr>
          <w:t>3.6.1</w:t>
        </w:r>
        <w:r>
          <w:rPr>
            <w:rFonts w:eastAsiaTheme="minorEastAsia" w:cstheme="minorBidi"/>
            <w:noProof/>
            <w:sz w:val="24"/>
            <w:szCs w:val="24"/>
          </w:rPr>
          <w:tab/>
        </w:r>
        <w:r>
          <w:rPr>
            <w:noProof/>
          </w:rPr>
          <w:t>Indicating Control versus Configuration</w:t>
        </w:r>
        <w:r>
          <w:rPr>
            <w:noProof/>
          </w:rPr>
          <w:tab/>
        </w:r>
        <w:r w:rsidR="0094753D">
          <w:rPr>
            <w:noProof/>
          </w:rPr>
          <w:fldChar w:fldCharType="begin"/>
        </w:r>
        <w:r>
          <w:rPr>
            <w:noProof/>
          </w:rPr>
          <w:instrText xml:space="preserve"> PAGEREF _Toc141235440 \h </w:instrText>
        </w:r>
      </w:ins>
      <w:r w:rsidR="00D454E5">
        <w:rPr>
          <w:noProof/>
        </w:rPr>
      </w:r>
      <w:r w:rsidR="0094753D">
        <w:rPr>
          <w:noProof/>
        </w:rPr>
        <w:fldChar w:fldCharType="separate"/>
      </w:r>
      <w:ins w:id="1138" w:author="Jim Kulp" w:date="2010-07-20T09:47:00Z">
        <w:r w:rsidR="00AF5D6E">
          <w:rPr>
            <w:noProof/>
          </w:rPr>
          <w:t>27</w:t>
        </w:r>
      </w:ins>
      <w:ins w:id="1139" w:author="Jim Kulp" w:date="2010-07-20T08:54:00Z">
        <w:r w:rsidR="0094753D">
          <w:rPr>
            <w:noProof/>
          </w:rPr>
          <w:fldChar w:fldCharType="end"/>
        </w:r>
      </w:ins>
    </w:p>
    <w:p w:rsidR="00D11A27" w:rsidRDefault="00D11A27">
      <w:pPr>
        <w:pStyle w:val="TOC3"/>
        <w:numPr>
          <w:ins w:id="1140" w:author="Jim Kulp" w:date="2010-07-20T08:54:00Z"/>
        </w:numPr>
        <w:tabs>
          <w:tab w:val="left" w:pos="1176"/>
          <w:tab w:val="right" w:leader="dot" w:pos="9350"/>
        </w:tabs>
        <w:rPr>
          <w:ins w:id="1141" w:author="Jim Kulp" w:date="2010-07-20T08:54:00Z"/>
          <w:rFonts w:eastAsiaTheme="minorEastAsia" w:cstheme="minorBidi"/>
          <w:noProof/>
          <w:sz w:val="24"/>
          <w:szCs w:val="24"/>
        </w:rPr>
      </w:pPr>
      <w:ins w:id="1142" w:author="Jim Kulp" w:date="2010-07-20T08:54:00Z">
        <w:r>
          <w:rPr>
            <w:noProof/>
          </w:rPr>
          <w:t>3.6.2</w:t>
        </w:r>
        <w:r>
          <w:rPr>
            <w:rFonts w:eastAsiaTheme="minorEastAsia" w:cstheme="minorBidi"/>
            <w:noProof/>
            <w:sz w:val="24"/>
            <w:szCs w:val="24"/>
          </w:rPr>
          <w:tab/>
        </w:r>
        <w:r>
          <w:rPr>
            <w:noProof/>
          </w:rPr>
          <w:t>Encoding of Control</w:t>
        </w:r>
        <w:r>
          <w:rPr>
            <w:noProof/>
          </w:rPr>
          <w:tab/>
        </w:r>
        <w:r w:rsidR="0094753D">
          <w:rPr>
            <w:noProof/>
          </w:rPr>
          <w:fldChar w:fldCharType="begin"/>
        </w:r>
        <w:r>
          <w:rPr>
            <w:noProof/>
          </w:rPr>
          <w:instrText xml:space="preserve"> PAGEREF _Toc141235441 \h </w:instrText>
        </w:r>
      </w:ins>
      <w:r w:rsidR="00D454E5">
        <w:rPr>
          <w:noProof/>
        </w:rPr>
      </w:r>
      <w:r w:rsidR="0094753D">
        <w:rPr>
          <w:noProof/>
        </w:rPr>
        <w:fldChar w:fldCharType="separate"/>
      </w:r>
      <w:ins w:id="1143" w:author="Jim Kulp" w:date="2010-07-20T09:47:00Z">
        <w:r w:rsidR="00AF5D6E">
          <w:rPr>
            <w:noProof/>
          </w:rPr>
          <w:t>28</w:t>
        </w:r>
      </w:ins>
      <w:ins w:id="1144" w:author="Jim Kulp" w:date="2010-07-20T08:54:00Z">
        <w:r w:rsidR="0094753D">
          <w:rPr>
            <w:noProof/>
          </w:rPr>
          <w:fldChar w:fldCharType="end"/>
        </w:r>
      </w:ins>
    </w:p>
    <w:p w:rsidR="00D11A27" w:rsidRDefault="00D11A27">
      <w:pPr>
        <w:pStyle w:val="TOC3"/>
        <w:numPr>
          <w:ins w:id="1145" w:author="Jim Kulp" w:date="2010-07-20T08:54:00Z"/>
        </w:numPr>
        <w:tabs>
          <w:tab w:val="left" w:pos="1176"/>
          <w:tab w:val="right" w:leader="dot" w:pos="9350"/>
        </w:tabs>
        <w:rPr>
          <w:ins w:id="1146" w:author="Jim Kulp" w:date="2010-07-20T08:54:00Z"/>
          <w:rFonts w:eastAsiaTheme="minorEastAsia" w:cstheme="minorBidi"/>
          <w:noProof/>
          <w:sz w:val="24"/>
          <w:szCs w:val="24"/>
        </w:rPr>
      </w:pPr>
      <w:ins w:id="1147" w:author="Jim Kulp" w:date="2010-07-20T08:54:00Z">
        <w:r>
          <w:rPr>
            <w:noProof/>
          </w:rPr>
          <w:t>3.6.3</w:t>
        </w:r>
        <w:r>
          <w:rPr>
            <w:rFonts w:eastAsiaTheme="minorEastAsia" w:cstheme="minorBidi"/>
            <w:noProof/>
            <w:sz w:val="24"/>
            <w:szCs w:val="24"/>
          </w:rPr>
          <w:tab/>
        </w:r>
        <w:r>
          <w:rPr>
            <w:noProof/>
          </w:rPr>
          <w:t>Control Response</w:t>
        </w:r>
        <w:r>
          <w:rPr>
            <w:noProof/>
          </w:rPr>
          <w:tab/>
        </w:r>
        <w:r w:rsidR="0094753D">
          <w:rPr>
            <w:noProof/>
          </w:rPr>
          <w:fldChar w:fldCharType="begin"/>
        </w:r>
        <w:r>
          <w:rPr>
            <w:noProof/>
          </w:rPr>
          <w:instrText xml:space="preserve"> PAGEREF _Toc141235442 \h </w:instrText>
        </w:r>
      </w:ins>
      <w:r w:rsidR="00D454E5">
        <w:rPr>
          <w:noProof/>
        </w:rPr>
      </w:r>
      <w:r w:rsidR="0094753D">
        <w:rPr>
          <w:noProof/>
        </w:rPr>
        <w:fldChar w:fldCharType="separate"/>
      </w:r>
      <w:ins w:id="1148" w:author="Jim Kulp" w:date="2010-07-20T09:47:00Z">
        <w:r w:rsidR="00AF5D6E">
          <w:rPr>
            <w:noProof/>
          </w:rPr>
          <w:t>28</w:t>
        </w:r>
      </w:ins>
      <w:ins w:id="1149" w:author="Jim Kulp" w:date="2010-07-20T08:54:00Z">
        <w:r w:rsidR="0094753D">
          <w:rPr>
            <w:noProof/>
          </w:rPr>
          <w:fldChar w:fldCharType="end"/>
        </w:r>
      </w:ins>
    </w:p>
    <w:p w:rsidR="00D11A27" w:rsidRDefault="00D11A27">
      <w:pPr>
        <w:pStyle w:val="TOC3"/>
        <w:numPr>
          <w:ins w:id="1150" w:author="Jim Kulp" w:date="2010-07-20T08:54:00Z"/>
        </w:numPr>
        <w:tabs>
          <w:tab w:val="left" w:pos="1176"/>
          <w:tab w:val="right" w:leader="dot" w:pos="9350"/>
        </w:tabs>
        <w:rPr>
          <w:ins w:id="1151" w:author="Jim Kulp" w:date="2010-07-20T08:54:00Z"/>
          <w:rFonts w:eastAsiaTheme="minorEastAsia" w:cstheme="minorBidi"/>
          <w:noProof/>
          <w:sz w:val="24"/>
          <w:szCs w:val="24"/>
        </w:rPr>
      </w:pPr>
      <w:ins w:id="1152" w:author="Jim Kulp" w:date="2010-07-20T08:54:00Z">
        <w:r>
          <w:rPr>
            <w:noProof/>
          </w:rPr>
          <w:t>3.6.4</w:t>
        </w:r>
        <w:r>
          <w:rPr>
            <w:rFonts w:eastAsiaTheme="minorEastAsia" w:cstheme="minorBidi"/>
            <w:noProof/>
            <w:sz w:val="24"/>
            <w:szCs w:val="24"/>
          </w:rPr>
          <w:tab/>
        </w:r>
        <w:r>
          <w:rPr>
            <w:noProof/>
          </w:rPr>
          <w:t>Worker Control Operation Interrupt on the MFlag[0] signal</w:t>
        </w:r>
        <w:r>
          <w:rPr>
            <w:noProof/>
          </w:rPr>
          <w:tab/>
        </w:r>
        <w:r w:rsidR="0094753D">
          <w:rPr>
            <w:noProof/>
          </w:rPr>
          <w:fldChar w:fldCharType="begin"/>
        </w:r>
        <w:r>
          <w:rPr>
            <w:noProof/>
          </w:rPr>
          <w:instrText xml:space="preserve"> PAGEREF _Toc141235443 \h </w:instrText>
        </w:r>
      </w:ins>
      <w:r w:rsidR="00D454E5">
        <w:rPr>
          <w:noProof/>
        </w:rPr>
      </w:r>
      <w:r w:rsidR="0094753D">
        <w:rPr>
          <w:noProof/>
        </w:rPr>
        <w:fldChar w:fldCharType="separate"/>
      </w:r>
      <w:ins w:id="1153" w:author="Jim Kulp" w:date="2010-07-20T09:47:00Z">
        <w:r w:rsidR="00AF5D6E">
          <w:rPr>
            <w:noProof/>
          </w:rPr>
          <w:t>29</w:t>
        </w:r>
      </w:ins>
      <w:ins w:id="1154" w:author="Jim Kulp" w:date="2010-07-20T08:54:00Z">
        <w:r w:rsidR="0094753D">
          <w:rPr>
            <w:noProof/>
          </w:rPr>
          <w:fldChar w:fldCharType="end"/>
        </w:r>
      </w:ins>
    </w:p>
    <w:p w:rsidR="00D11A27" w:rsidRDefault="00D11A27">
      <w:pPr>
        <w:pStyle w:val="TOC3"/>
        <w:numPr>
          <w:ins w:id="1155" w:author="Jim Kulp" w:date="2010-07-20T08:54:00Z"/>
        </w:numPr>
        <w:tabs>
          <w:tab w:val="left" w:pos="1176"/>
          <w:tab w:val="right" w:leader="dot" w:pos="9350"/>
        </w:tabs>
        <w:rPr>
          <w:ins w:id="1156" w:author="Jim Kulp" w:date="2010-07-20T08:54:00Z"/>
          <w:rFonts w:eastAsiaTheme="minorEastAsia" w:cstheme="minorBidi"/>
          <w:noProof/>
          <w:sz w:val="24"/>
          <w:szCs w:val="24"/>
        </w:rPr>
      </w:pPr>
      <w:ins w:id="1157" w:author="Jim Kulp" w:date="2010-07-20T08:54:00Z">
        <w:r>
          <w:rPr>
            <w:noProof/>
          </w:rPr>
          <w:t>3.6.5</w:t>
        </w:r>
        <w:r>
          <w:rPr>
            <w:rFonts w:eastAsiaTheme="minorEastAsia" w:cstheme="minorBidi"/>
            <w:noProof/>
            <w:sz w:val="24"/>
            <w:szCs w:val="24"/>
          </w:rPr>
          <w:tab/>
        </w:r>
        <w:r>
          <w:rPr>
            <w:noProof/>
          </w:rPr>
          <w:t>Worker “Endianness” Indicated on the MFlag[1] signal</w:t>
        </w:r>
        <w:r>
          <w:rPr>
            <w:noProof/>
          </w:rPr>
          <w:tab/>
        </w:r>
        <w:r w:rsidR="0094753D">
          <w:rPr>
            <w:noProof/>
          </w:rPr>
          <w:fldChar w:fldCharType="begin"/>
        </w:r>
        <w:r>
          <w:rPr>
            <w:noProof/>
          </w:rPr>
          <w:instrText xml:space="preserve"> PAGEREF _Toc141235444 \h </w:instrText>
        </w:r>
      </w:ins>
      <w:r w:rsidR="00D454E5">
        <w:rPr>
          <w:noProof/>
        </w:rPr>
      </w:r>
      <w:r w:rsidR="0094753D">
        <w:rPr>
          <w:noProof/>
        </w:rPr>
        <w:fldChar w:fldCharType="separate"/>
      </w:r>
      <w:ins w:id="1158" w:author="Jim Kulp" w:date="2010-07-20T09:47:00Z">
        <w:r w:rsidR="00AF5D6E">
          <w:rPr>
            <w:noProof/>
          </w:rPr>
          <w:t>29</w:t>
        </w:r>
      </w:ins>
      <w:ins w:id="1159" w:author="Jim Kulp" w:date="2010-07-20T08:54:00Z">
        <w:r w:rsidR="0094753D">
          <w:rPr>
            <w:noProof/>
          </w:rPr>
          <w:fldChar w:fldCharType="end"/>
        </w:r>
      </w:ins>
    </w:p>
    <w:p w:rsidR="00D11A27" w:rsidRDefault="00D11A27">
      <w:pPr>
        <w:pStyle w:val="TOC3"/>
        <w:numPr>
          <w:ins w:id="1160" w:author="Jim Kulp" w:date="2010-07-20T08:54:00Z"/>
        </w:numPr>
        <w:tabs>
          <w:tab w:val="left" w:pos="1176"/>
          <w:tab w:val="right" w:leader="dot" w:pos="9350"/>
        </w:tabs>
        <w:rPr>
          <w:ins w:id="1161" w:author="Jim Kulp" w:date="2010-07-20T08:54:00Z"/>
          <w:rFonts w:eastAsiaTheme="minorEastAsia" w:cstheme="minorBidi"/>
          <w:noProof/>
          <w:sz w:val="24"/>
          <w:szCs w:val="24"/>
        </w:rPr>
      </w:pPr>
      <w:ins w:id="1162" w:author="Jim Kulp" w:date="2010-07-20T08:54:00Z">
        <w:r>
          <w:rPr>
            <w:noProof/>
          </w:rPr>
          <w:t>3.6.6</w:t>
        </w:r>
        <w:r>
          <w:rPr>
            <w:rFonts w:eastAsiaTheme="minorEastAsia" w:cstheme="minorBidi"/>
            <w:noProof/>
            <w:sz w:val="24"/>
            <w:szCs w:val="24"/>
          </w:rPr>
          <w:tab/>
        </w:r>
        <w:r>
          <w:rPr>
            <w:noProof/>
          </w:rPr>
          <w:t>Worker Attention on the SFlag[0] signal</w:t>
        </w:r>
        <w:r>
          <w:rPr>
            <w:noProof/>
          </w:rPr>
          <w:tab/>
        </w:r>
        <w:r w:rsidR="0094753D">
          <w:rPr>
            <w:noProof/>
          </w:rPr>
          <w:fldChar w:fldCharType="begin"/>
        </w:r>
        <w:r>
          <w:rPr>
            <w:noProof/>
          </w:rPr>
          <w:instrText xml:space="preserve"> PAGEREF _Toc141235445 \h </w:instrText>
        </w:r>
      </w:ins>
      <w:r w:rsidR="00D454E5">
        <w:rPr>
          <w:noProof/>
        </w:rPr>
      </w:r>
      <w:r w:rsidR="0094753D">
        <w:rPr>
          <w:noProof/>
        </w:rPr>
        <w:fldChar w:fldCharType="separate"/>
      </w:r>
      <w:ins w:id="1163" w:author="Jim Kulp" w:date="2010-07-20T09:47:00Z">
        <w:r w:rsidR="00AF5D6E">
          <w:rPr>
            <w:noProof/>
          </w:rPr>
          <w:t>29</w:t>
        </w:r>
      </w:ins>
      <w:ins w:id="1164" w:author="Jim Kulp" w:date="2010-07-20T08:54:00Z">
        <w:r w:rsidR="0094753D">
          <w:rPr>
            <w:noProof/>
          </w:rPr>
          <w:fldChar w:fldCharType="end"/>
        </w:r>
      </w:ins>
    </w:p>
    <w:p w:rsidR="00D11A27" w:rsidRDefault="00D11A27">
      <w:pPr>
        <w:pStyle w:val="TOC3"/>
        <w:numPr>
          <w:ins w:id="1165" w:author="Jim Kulp" w:date="2010-07-20T08:54:00Z"/>
        </w:numPr>
        <w:tabs>
          <w:tab w:val="left" w:pos="1176"/>
          <w:tab w:val="right" w:leader="dot" w:pos="9350"/>
        </w:tabs>
        <w:rPr>
          <w:ins w:id="1166" w:author="Jim Kulp" w:date="2010-07-20T08:54:00Z"/>
          <w:rFonts w:eastAsiaTheme="minorEastAsia" w:cstheme="minorBidi"/>
          <w:noProof/>
          <w:sz w:val="24"/>
          <w:szCs w:val="24"/>
        </w:rPr>
      </w:pPr>
      <w:ins w:id="1167" w:author="Jim Kulp" w:date="2010-07-20T08:54:00Z">
        <w:r>
          <w:rPr>
            <w:noProof/>
          </w:rPr>
          <w:t>3.6.7</w:t>
        </w:r>
        <w:r>
          <w:rPr>
            <w:rFonts w:eastAsiaTheme="minorEastAsia" w:cstheme="minorBidi"/>
            <w:noProof/>
            <w:sz w:val="24"/>
            <w:szCs w:val="24"/>
          </w:rPr>
          <w:tab/>
        </w:r>
        <w:r>
          <w:rPr>
            <w:noProof/>
          </w:rPr>
          <w:t>Configuration Property Access</w:t>
        </w:r>
        <w:r>
          <w:rPr>
            <w:noProof/>
          </w:rPr>
          <w:tab/>
        </w:r>
        <w:r w:rsidR="0094753D">
          <w:rPr>
            <w:noProof/>
          </w:rPr>
          <w:fldChar w:fldCharType="begin"/>
        </w:r>
        <w:r>
          <w:rPr>
            <w:noProof/>
          </w:rPr>
          <w:instrText xml:space="preserve"> PAGEREF _Toc141235446 \h </w:instrText>
        </w:r>
      </w:ins>
      <w:r w:rsidR="00D454E5">
        <w:rPr>
          <w:noProof/>
        </w:rPr>
      </w:r>
      <w:r w:rsidR="0094753D">
        <w:rPr>
          <w:noProof/>
        </w:rPr>
        <w:fldChar w:fldCharType="separate"/>
      </w:r>
      <w:ins w:id="1168" w:author="Jim Kulp" w:date="2010-07-20T09:47:00Z">
        <w:r w:rsidR="00AF5D6E">
          <w:rPr>
            <w:noProof/>
          </w:rPr>
          <w:t>30</w:t>
        </w:r>
      </w:ins>
      <w:ins w:id="1169" w:author="Jim Kulp" w:date="2010-07-20T08:54:00Z">
        <w:r w:rsidR="0094753D">
          <w:rPr>
            <w:noProof/>
          </w:rPr>
          <w:fldChar w:fldCharType="end"/>
        </w:r>
      </w:ins>
    </w:p>
    <w:p w:rsidR="00D11A27" w:rsidRDefault="00D11A27">
      <w:pPr>
        <w:pStyle w:val="TOC3"/>
        <w:numPr>
          <w:ins w:id="1170" w:author="Jim Kulp" w:date="2010-07-20T08:54:00Z"/>
        </w:numPr>
        <w:tabs>
          <w:tab w:val="left" w:pos="1176"/>
          <w:tab w:val="right" w:leader="dot" w:pos="9350"/>
        </w:tabs>
        <w:rPr>
          <w:ins w:id="1171" w:author="Jim Kulp" w:date="2010-07-20T08:54:00Z"/>
          <w:rFonts w:eastAsiaTheme="minorEastAsia" w:cstheme="minorBidi"/>
          <w:noProof/>
          <w:sz w:val="24"/>
          <w:szCs w:val="24"/>
        </w:rPr>
      </w:pPr>
      <w:ins w:id="1172" w:author="Jim Kulp" w:date="2010-07-20T08:54:00Z">
        <w:r>
          <w:rPr>
            <w:noProof/>
          </w:rPr>
          <w:t>3.6.8</w:t>
        </w:r>
        <w:r>
          <w:rPr>
            <w:rFonts w:eastAsiaTheme="minorEastAsia" w:cstheme="minorBidi"/>
            <w:noProof/>
            <w:sz w:val="24"/>
            <w:szCs w:val="24"/>
          </w:rPr>
          <w:tab/>
        </w:r>
        <w:r>
          <w:rPr>
            <w:noProof/>
          </w:rPr>
          <w:t>Reset</w:t>
        </w:r>
        <w:r>
          <w:rPr>
            <w:noProof/>
          </w:rPr>
          <w:tab/>
        </w:r>
        <w:r w:rsidR="0094753D">
          <w:rPr>
            <w:noProof/>
          </w:rPr>
          <w:fldChar w:fldCharType="begin"/>
        </w:r>
        <w:r>
          <w:rPr>
            <w:noProof/>
          </w:rPr>
          <w:instrText xml:space="preserve"> PAGEREF _Toc141235447 \h </w:instrText>
        </w:r>
      </w:ins>
      <w:r w:rsidR="00D454E5">
        <w:rPr>
          <w:noProof/>
        </w:rPr>
      </w:r>
      <w:r w:rsidR="0094753D">
        <w:rPr>
          <w:noProof/>
        </w:rPr>
        <w:fldChar w:fldCharType="separate"/>
      </w:r>
      <w:ins w:id="1173" w:author="Jim Kulp" w:date="2010-07-20T09:47:00Z">
        <w:r w:rsidR="00AF5D6E">
          <w:rPr>
            <w:noProof/>
          </w:rPr>
          <w:t>30</w:t>
        </w:r>
      </w:ins>
      <w:ins w:id="1174" w:author="Jim Kulp" w:date="2010-07-20T08:54:00Z">
        <w:r w:rsidR="0094753D">
          <w:rPr>
            <w:noProof/>
          </w:rPr>
          <w:fldChar w:fldCharType="end"/>
        </w:r>
      </w:ins>
    </w:p>
    <w:p w:rsidR="00D11A27" w:rsidRDefault="00D11A27">
      <w:pPr>
        <w:pStyle w:val="TOC2"/>
        <w:numPr>
          <w:ins w:id="1175" w:author="Jim Kulp" w:date="2010-07-20T08:54:00Z"/>
        </w:numPr>
        <w:tabs>
          <w:tab w:val="left" w:pos="792"/>
          <w:tab w:val="right" w:leader="dot" w:pos="9350"/>
        </w:tabs>
        <w:rPr>
          <w:ins w:id="1176" w:author="Jim Kulp" w:date="2010-07-20T08:54:00Z"/>
          <w:rFonts w:eastAsiaTheme="minorEastAsia" w:cstheme="minorBidi"/>
          <w:b w:val="0"/>
          <w:noProof/>
          <w:sz w:val="24"/>
          <w:szCs w:val="24"/>
        </w:rPr>
      </w:pPr>
      <w:ins w:id="1177" w:author="Jim Kulp" w:date="2010-07-20T08:54:00Z">
        <w:r>
          <w:rPr>
            <w:noProof/>
          </w:rPr>
          <w:t>3.7</w:t>
        </w:r>
        <w:r>
          <w:rPr>
            <w:rFonts w:eastAsiaTheme="minorEastAsia" w:cstheme="minorBidi"/>
            <w:b w:val="0"/>
            <w:noProof/>
            <w:sz w:val="24"/>
            <w:szCs w:val="24"/>
          </w:rPr>
          <w:tab/>
        </w:r>
        <w:r>
          <w:rPr>
            <w:noProof/>
          </w:rPr>
          <w:t>WCI Infrastructure Coping</w:t>
        </w:r>
        <w:r>
          <w:rPr>
            <w:noProof/>
          </w:rPr>
          <w:tab/>
        </w:r>
        <w:r w:rsidR="0094753D">
          <w:rPr>
            <w:noProof/>
          </w:rPr>
          <w:fldChar w:fldCharType="begin"/>
        </w:r>
        <w:r>
          <w:rPr>
            <w:noProof/>
          </w:rPr>
          <w:instrText xml:space="preserve"> PAGEREF _Toc141235448 \h </w:instrText>
        </w:r>
      </w:ins>
      <w:r w:rsidR="00D454E5">
        <w:rPr>
          <w:noProof/>
        </w:rPr>
      </w:r>
      <w:r w:rsidR="0094753D">
        <w:rPr>
          <w:noProof/>
        </w:rPr>
        <w:fldChar w:fldCharType="separate"/>
      </w:r>
      <w:ins w:id="1178" w:author="Jim Kulp" w:date="2010-07-20T09:47:00Z">
        <w:r w:rsidR="00AF5D6E">
          <w:rPr>
            <w:noProof/>
          </w:rPr>
          <w:t>30</w:t>
        </w:r>
      </w:ins>
      <w:ins w:id="1179" w:author="Jim Kulp" w:date="2010-07-20T08:54:00Z">
        <w:r w:rsidR="0094753D">
          <w:rPr>
            <w:noProof/>
          </w:rPr>
          <w:fldChar w:fldCharType="end"/>
        </w:r>
      </w:ins>
    </w:p>
    <w:p w:rsidR="00D11A27" w:rsidRDefault="00D11A27">
      <w:pPr>
        <w:pStyle w:val="TOC1"/>
        <w:numPr>
          <w:ins w:id="1180" w:author="Jim Kulp" w:date="2010-07-20T08:54:00Z"/>
        </w:numPr>
        <w:tabs>
          <w:tab w:val="left" w:pos="382"/>
          <w:tab w:val="right" w:leader="dot" w:pos="9350"/>
        </w:tabs>
        <w:rPr>
          <w:ins w:id="1181" w:author="Jim Kulp" w:date="2010-07-20T08:54:00Z"/>
          <w:rFonts w:eastAsiaTheme="minorEastAsia" w:cstheme="minorBidi"/>
          <w:b w:val="0"/>
          <w:noProof/>
        </w:rPr>
      </w:pPr>
      <w:ins w:id="1182" w:author="Jim Kulp" w:date="2010-07-20T08:54:00Z">
        <w:r>
          <w:rPr>
            <w:noProof/>
          </w:rPr>
          <w:t>4</w:t>
        </w:r>
        <w:r>
          <w:rPr>
            <w:rFonts w:eastAsiaTheme="minorEastAsia" w:cstheme="minorBidi"/>
            <w:b w:val="0"/>
            <w:noProof/>
          </w:rPr>
          <w:tab/>
        </w:r>
        <w:r>
          <w:rPr>
            <w:noProof/>
          </w:rPr>
          <w:t>Worker Data Interfaces</w:t>
        </w:r>
        <w:r>
          <w:rPr>
            <w:noProof/>
          </w:rPr>
          <w:tab/>
        </w:r>
        <w:r w:rsidR="0094753D">
          <w:rPr>
            <w:noProof/>
          </w:rPr>
          <w:fldChar w:fldCharType="begin"/>
        </w:r>
        <w:r>
          <w:rPr>
            <w:noProof/>
          </w:rPr>
          <w:instrText xml:space="preserve"> PAGEREF _Toc141235449 \h </w:instrText>
        </w:r>
      </w:ins>
      <w:r w:rsidR="00D454E5">
        <w:rPr>
          <w:noProof/>
        </w:rPr>
      </w:r>
      <w:r w:rsidR="0094753D">
        <w:rPr>
          <w:noProof/>
        </w:rPr>
        <w:fldChar w:fldCharType="separate"/>
      </w:r>
      <w:ins w:id="1183" w:author="Jim Kulp" w:date="2010-07-20T09:47:00Z">
        <w:r w:rsidR="00AF5D6E">
          <w:rPr>
            <w:noProof/>
          </w:rPr>
          <w:t>32</w:t>
        </w:r>
      </w:ins>
      <w:ins w:id="1184" w:author="Jim Kulp" w:date="2010-07-20T08:54:00Z">
        <w:r w:rsidR="0094753D">
          <w:rPr>
            <w:noProof/>
          </w:rPr>
          <w:fldChar w:fldCharType="end"/>
        </w:r>
      </w:ins>
    </w:p>
    <w:p w:rsidR="00D11A27" w:rsidRDefault="00D11A27">
      <w:pPr>
        <w:pStyle w:val="TOC2"/>
        <w:numPr>
          <w:ins w:id="1185" w:author="Jim Kulp" w:date="2010-07-20T08:54:00Z"/>
        </w:numPr>
        <w:tabs>
          <w:tab w:val="left" w:pos="792"/>
          <w:tab w:val="right" w:leader="dot" w:pos="9350"/>
        </w:tabs>
        <w:rPr>
          <w:ins w:id="1186" w:author="Jim Kulp" w:date="2010-07-20T08:54:00Z"/>
          <w:rFonts w:eastAsiaTheme="minorEastAsia" w:cstheme="minorBidi"/>
          <w:b w:val="0"/>
          <w:noProof/>
          <w:sz w:val="24"/>
          <w:szCs w:val="24"/>
        </w:rPr>
      </w:pPr>
      <w:ins w:id="1187" w:author="Jim Kulp" w:date="2010-07-20T08:54:00Z">
        <w:r>
          <w:rPr>
            <w:noProof/>
          </w:rPr>
          <w:t>4.1</w:t>
        </w:r>
        <w:r>
          <w:rPr>
            <w:rFonts w:eastAsiaTheme="minorEastAsia" w:cstheme="minorBidi"/>
            <w:b w:val="0"/>
            <w:noProof/>
            <w:sz w:val="24"/>
            <w:szCs w:val="24"/>
          </w:rPr>
          <w:tab/>
        </w:r>
        <w:r>
          <w:rPr>
            <w:noProof/>
          </w:rPr>
          <w:t>Data Protocol between Workers: the Data Plane Protocol</w:t>
        </w:r>
        <w:r>
          <w:rPr>
            <w:noProof/>
          </w:rPr>
          <w:tab/>
        </w:r>
        <w:r w:rsidR="0094753D">
          <w:rPr>
            <w:noProof/>
          </w:rPr>
          <w:fldChar w:fldCharType="begin"/>
        </w:r>
        <w:r>
          <w:rPr>
            <w:noProof/>
          </w:rPr>
          <w:instrText xml:space="preserve"> PAGEREF _Toc141235450 \h </w:instrText>
        </w:r>
      </w:ins>
      <w:r w:rsidR="00D454E5">
        <w:rPr>
          <w:noProof/>
        </w:rPr>
      </w:r>
      <w:r w:rsidR="0094753D">
        <w:rPr>
          <w:noProof/>
        </w:rPr>
        <w:fldChar w:fldCharType="separate"/>
      </w:r>
      <w:ins w:id="1188" w:author="Jim Kulp" w:date="2010-07-20T09:47:00Z">
        <w:r w:rsidR="00AF5D6E">
          <w:rPr>
            <w:noProof/>
          </w:rPr>
          <w:t>32</w:t>
        </w:r>
      </w:ins>
      <w:ins w:id="1189" w:author="Jim Kulp" w:date="2010-07-20T08:54:00Z">
        <w:r w:rsidR="0094753D">
          <w:rPr>
            <w:noProof/>
          </w:rPr>
          <w:fldChar w:fldCharType="end"/>
        </w:r>
      </w:ins>
    </w:p>
    <w:p w:rsidR="00D11A27" w:rsidRDefault="00D11A27">
      <w:pPr>
        <w:pStyle w:val="TOC2"/>
        <w:numPr>
          <w:ins w:id="1190" w:author="Jim Kulp" w:date="2010-07-20T08:54:00Z"/>
        </w:numPr>
        <w:tabs>
          <w:tab w:val="left" w:pos="792"/>
          <w:tab w:val="right" w:leader="dot" w:pos="9350"/>
        </w:tabs>
        <w:rPr>
          <w:ins w:id="1191" w:author="Jim Kulp" w:date="2010-07-20T08:54:00Z"/>
          <w:rFonts w:eastAsiaTheme="minorEastAsia" w:cstheme="minorBidi"/>
          <w:b w:val="0"/>
          <w:noProof/>
          <w:sz w:val="24"/>
          <w:szCs w:val="24"/>
        </w:rPr>
      </w:pPr>
      <w:ins w:id="1192" w:author="Jim Kulp" w:date="2010-07-20T08:54:00Z">
        <w:r>
          <w:rPr>
            <w:noProof/>
          </w:rPr>
          <w:t>4.2</w:t>
        </w:r>
        <w:r>
          <w:rPr>
            <w:rFonts w:eastAsiaTheme="minorEastAsia" w:cstheme="minorBidi"/>
            <w:b w:val="0"/>
            <w:noProof/>
            <w:sz w:val="24"/>
            <w:szCs w:val="24"/>
          </w:rPr>
          <w:tab/>
        </w:r>
        <w:r>
          <w:rPr>
            <w:noProof/>
          </w:rPr>
          <w:t>Worker Data Interfaces Attribute Summary</w:t>
        </w:r>
        <w:r>
          <w:rPr>
            <w:noProof/>
          </w:rPr>
          <w:tab/>
        </w:r>
        <w:r w:rsidR="0094753D">
          <w:rPr>
            <w:noProof/>
          </w:rPr>
          <w:fldChar w:fldCharType="begin"/>
        </w:r>
        <w:r>
          <w:rPr>
            <w:noProof/>
          </w:rPr>
          <w:instrText xml:space="preserve"> PAGEREF _Toc141235451 \h </w:instrText>
        </w:r>
      </w:ins>
      <w:r w:rsidR="00D454E5">
        <w:rPr>
          <w:noProof/>
        </w:rPr>
      </w:r>
      <w:r w:rsidR="0094753D">
        <w:rPr>
          <w:noProof/>
        </w:rPr>
        <w:fldChar w:fldCharType="separate"/>
      </w:r>
      <w:ins w:id="1193" w:author="Jim Kulp" w:date="2010-07-20T09:47:00Z">
        <w:r w:rsidR="00AF5D6E">
          <w:rPr>
            <w:noProof/>
          </w:rPr>
          <w:t>33</w:t>
        </w:r>
      </w:ins>
      <w:ins w:id="1194" w:author="Jim Kulp" w:date="2010-07-20T08:54:00Z">
        <w:r w:rsidR="0094753D">
          <w:rPr>
            <w:noProof/>
          </w:rPr>
          <w:fldChar w:fldCharType="end"/>
        </w:r>
      </w:ins>
    </w:p>
    <w:p w:rsidR="00D11A27" w:rsidRDefault="00D11A27">
      <w:pPr>
        <w:pStyle w:val="TOC2"/>
        <w:numPr>
          <w:ins w:id="1195" w:author="Jim Kulp" w:date="2010-07-20T08:54:00Z"/>
        </w:numPr>
        <w:tabs>
          <w:tab w:val="left" w:pos="792"/>
          <w:tab w:val="right" w:leader="dot" w:pos="9350"/>
        </w:tabs>
        <w:rPr>
          <w:ins w:id="1196" w:author="Jim Kulp" w:date="2010-07-20T08:54:00Z"/>
          <w:rFonts w:eastAsiaTheme="minorEastAsia" w:cstheme="minorBidi"/>
          <w:b w:val="0"/>
          <w:noProof/>
          <w:sz w:val="24"/>
          <w:szCs w:val="24"/>
        </w:rPr>
      </w:pPr>
      <w:ins w:id="1197" w:author="Jim Kulp" w:date="2010-07-20T08:54:00Z">
        <w:r>
          <w:rPr>
            <w:noProof/>
          </w:rPr>
          <w:t>4.3</w:t>
        </w:r>
        <w:r>
          <w:rPr>
            <w:rFonts w:eastAsiaTheme="minorEastAsia" w:cstheme="minorBidi"/>
            <w:b w:val="0"/>
            <w:noProof/>
            <w:sz w:val="24"/>
            <w:szCs w:val="24"/>
          </w:rPr>
          <w:tab/>
        </w:r>
        <w:r>
          <w:rPr>
            <w:noProof/>
          </w:rPr>
          <w:t>Worker Data Interfaces Attribute Details</w:t>
        </w:r>
        <w:r>
          <w:rPr>
            <w:noProof/>
          </w:rPr>
          <w:tab/>
        </w:r>
        <w:r w:rsidR="0094753D">
          <w:rPr>
            <w:noProof/>
          </w:rPr>
          <w:fldChar w:fldCharType="begin"/>
        </w:r>
        <w:r>
          <w:rPr>
            <w:noProof/>
          </w:rPr>
          <w:instrText xml:space="preserve"> PAGEREF _Toc141235452 \h </w:instrText>
        </w:r>
      </w:ins>
      <w:r w:rsidR="00D454E5">
        <w:rPr>
          <w:noProof/>
        </w:rPr>
      </w:r>
      <w:r w:rsidR="0094753D">
        <w:rPr>
          <w:noProof/>
        </w:rPr>
        <w:fldChar w:fldCharType="separate"/>
      </w:r>
      <w:ins w:id="1198" w:author="Jim Kulp" w:date="2010-07-20T09:47:00Z">
        <w:r w:rsidR="00AF5D6E">
          <w:rPr>
            <w:noProof/>
          </w:rPr>
          <w:t>34</w:t>
        </w:r>
      </w:ins>
      <w:ins w:id="1199" w:author="Jim Kulp" w:date="2010-07-20T08:54:00Z">
        <w:r w:rsidR="0094753D">
          <w:rPr>
            <w:noProof/>
          </w:rPr>
          <w:fldChar w:fldCharType="end"/>
        </w:r>
      </w:ins>
    </w:p>
    <w:p w:rsidR="00D11A27" w:rsidRDefault="00D11A27">
      <w:pPr>
        <w:pStyle w:val="TOC2"/>
        <w:numPr>
          <w:ins w:id="1200" w:author="Jim Kulp" w:date="2010-07-20T08:54:00Z"/>
        </w:numPr>
        <w:tabs>
          <w:tab w:val="left" w:pos="792"/>
          <w:tab w:val="right" w:leader="dot" w:pos="9350"/>
        </w:tabs>
        <w:rPr>
          <w:ins w:id="1201" w:author="Jim Kulp" w:date="2010-07-20T08:54:00Z"/>
          <w:rFonts w:eastAsiaTheme="minorEastAsia" w:cstheme="minorBidi"/>
          <w:b w:val="0"/>
          <w:noProof/>
          <w:sz w:val="24"/>
          <w:szCs w:val="24"/>
        </w:rPr>
      </w:pPr>
      <w:ins w:id="1202" w:author="Jim Kulp" w:date="2010-07-20T08:54:00Z">
        <w:r>
          <w:rPr>
            <w:noProof/>
          </w:rPr>
          <w:t>4.4</w:t>
        </w:r>
        <w:r>
          <w:rPr>
            <w:rFonts w:eastAsiaTheme="minorEastAsia" w:cstheme="minorBidi"/>
            <w:b w:val="0"/>
            <w:noProof/>
            <w:sz w:val="24"/>
            <w:szCs w:val="24"/>
          </w:rPr>
          <w:tab/>
        </w:r>
        <w:r>
          <w:rPr>
            <w:noProof/>
          </w:rPr>
          <w:t>Worker Data Interface OCP Profiles</w:t>
        </w:r>
        <w:r>
          <w:rPr>
            <w:noProof/>
          </w:rPr>
          <w:tab/>
        </w:r>
        <w:r w:rsidR="0094753D">
          <w:rPr>
            <w:noProof/>
          </w:rPr>
          <w:fldChar w:fldCharType="begin"/>
        </w:r>
        <w:r>
          <w:rPr>
            <w:noProof/>
          </w:rPr>
          <w:instrText xml:space="preserve"> PAGEREF _Toc141235453 \h </w:instrText>
        </w:r>
      </w:ins>
      <w:r w:rsidR="00D454E5">
        <w:rPr>
          <w:noProof/>
        </w:rPr>
      </w:r>
      <w:r w:rsidR="0094753D">
        <w:rPr>
          <w:noProof/>
        </w:rPr>
        <w:fldChar w:fldCharType="separate"/>
      </w:r>
      <w:ins w:id="1203" w:author="Jim Kulp" w:date="2010-07-20T09:47:00Z">
        <w:r w:rsidR="00AF5D6E">
          <w:rPr>
            <w:noProof/>
          </w:rPr>
          <w:t>35</w:t>
        </w:r>
      </w:ins>
      <w:ins w:id="1204" w:author="Jim Kulp" w:date="2010-07-20T08:54:00Z">
        <w:r w:rsidR="0094753D">
          <w:rPr>
            <w:noProof/>
          </w:rPr>
          <w:fldChar w:fldCharType="end"/>
        </w:r>
      </w:ins>
    </w:p>
    <w:p w:rsidR="00D11A27" w:rsidRDefault="00D11A27">
      <w:pPr>
        <w:pStyle w:val="TOC3"/>
        <w:numPr>
          <w:ins w:id="1205" w:author="Jim Kulp" w:date="2010-07-20T08:54:00Z"/>
        </w:numPr>
        <w:tabs>
          <w:tab w:val="left" w:pos="1176"/>
          <w:tab w:val="right" w:leader="dot" w:pos="9350"/>
        </w:tabs>
        <w:rPr>
          <w:ins w:id="1206" w:author="Jim Kulp" w:date="2010-07-20T08:54:00Z"/>
          <w:rFonts w:eastAsiaTheme="minorEastAsia" w:cstheme="minorBidi"/>
          <w:noProof/>
          <w:sz w:val="24"/>
          <w:szCs w:val="24"/>
        </w:rPr>
      </w:pPr>
      <w:ins w:id="1207" w:author="Jim Kulp" w:date="2010-07-20T08:54:00Z">
        <w:r>
          <w:rPr>
            <w:noProof/>
          </w:rPr>
          <w:t>4.4.1</w:t>
        </w:r>
        <w:r>
          <w:rPr>
            <w:rFonts w:eastAsiaTheme="minorEastAsia" w:cstheme="minorBidi"/>
            <w:noProof/>
            <w:sz w:val="24"/>
            <w:szCs w:val="24"/>
          </w:rPr>
          <w:tab/>
        </w:r>
        <w:r>
          <w:rPr>
            <w:noProof/>
          </w:rPr>
          <w:t>Worker Data Interface Reset Behavior</w:t>
        </w:r>
        <w:r>
          <w:rPr>
            <w:noProof/>
          </w:rPr>
          <w:tab/>
        </w:r>
        <w:r w:rsidR="0094753D">
          <w:rPr>
            <w:noProof/>
          </w:rPr>
          <w:fldChar w:fldCharType="begin"/>
        </w:r>
        <w:r>
          <w:rPr>
            <w:noProof/>
          </w:rPr>
          <w:instrText xml:space="preserve"> PAGEREF _Toc141235454 \h </w:instrText>
        </w:r>
      </w:ins>
      <w:r w:rsidR="00D454E5">
        <w:rPr>
          <w:noProof/>
        </w:rPr>
      </w:r>
      <w:r w:rsidR="0094753D">
        <w:rPr>
          <w:noProof/>
        </w:rPr>
        <w:fldChar w:fldCharType="separate"/>
      </w:r>
      <w:ins w:id="1208" w:author="Jim Kulp" w:date="2010-07-20T09:47:00Z">
        <w:r w:rsidR="00AF5D6E">
          <w:rPr>
            <w:noProof/>
          </w:rPr>
          <w:t>35</w:t>
        </w:r>
      </w:ins>
      <w:ins w:id="1209" w:author="Jim Kulp" w:date="2010-07-20T08:54:00Z">
        <w:r w:rsidR="0094753D">
          <w:rPr>
            <w:noProof/>
          </w:rPr>
          <w:fldChar w:fldCharType="end"/>
        </w:r>
      </w:ins>
    </w:p>
    <w:p w:rsidR="00D11A27" w:rsidRDefault="00D11A27">
      <w:pPr>
        <w:pStyle w:val="TOC3"/>
        <w:numPr>
          <w:ins w:id="1210" w:author="Jim Kulp" w:date="2010-07-20T08:54:00Z"/>
        </w:numPr>
        <w:tabs>
          <w:tab w:val="left" w:pos="1176"/>
          <w:tab w:val="right" w:leader="dot" w:pos="9350"/>
        </w:tabs>
        <w:rPr>
          <w:ins w:id="1211" w:author="Jim Kulp" w:date="2010-07-20T08:54:00Z"/>
          <w:rFonts w:eastAsiaTheme="minorEastAsia" w:cstheme="minorBidi"/>
          <w:noProof/>
          <w:sz w:val="24"/>
          <w:szCs w:val="24"/>
        </w:rPr>
      </w:pPr>
      <w:ins w:id="1212" w:author="Jim Kulp" w:date="2010-07-20T08:54:00Z">
        <w:r>
          <w:rPr>
            <w:noProof/>
          </w:rPr>
          <w:t>4.4.2</w:t>
        </w:r>
        <w:r>
          <w:rPr>
            <w:rFonts w:eastAsiaTheme="minorEastAsia" w:cstheme="minorBidi"/>
            <w:noProof/>
            <w:sz w:val="24"/>
            <w:szCs w:val="24"/>
          </w:rPr>
          <w:tab/>
        </w:r>
        <w:r>
          <w:rPr>
            <w:noProof/>
          </w:rPr>
          <w:t>Worker Data Interface Flow Control</w:t>
        </w:r>
        <w:r>
          <w:rPr>
            <w:noProof/>
          </w:rPr>
          <w:tab/>
        </w:r>
        <w:r w:rsidR="0094753D">
          <w:rPr>
            <w:noProof/>
          </w:rPr>
          <w:fldChar w:fldCharType="begin"/>
        </w:r>
        <w:r>
          <w:rPr>
            <w:noProof/>
          </w:rPr>
          <w:instrText xml:space="preserve"> PAGEREF _Toc141235455 \h </w:instrText>
        </w:r>
      </w:ins>
      <w:r w:rsidR="00D454E5">
        <w:rPr>
          <w:noProof/>
        </w:rPr>
      </w:r>
      <w:r w:rsidR="0094753D">
        <w:rPr>
          <w:noProof/>
        </w:rPr>
        <w:fldChar w:fldCharType="separate"/>
      </w:r>
      <w:ins w:id="1213" w:author="Jim Kulp" w:date="2010-07-20T09:47:00Z">
        <w:r w:rsidR="00AF5D6E">
          <w:rPr>
            <w:noProof/>
          </w:rPr>
          <w:t>36</w:t>
        </w:r>
      </w:ins>
      <w:ins w:id="1214" w:author="Jim Kulp" w:date="2010-07-20T08:54:00Z">
        <w:r w:rsidR="0094753D">
          <w:rPr>
            <w:noProof/>
          </w:rPr>
          <w:fldChar w:fldCharType="end"/>
        </w:r>
      </w:ins>
    </w:p>
    <w:p w:rsidR="00D11A27" w:rsidRDefault="00D11A27">
      <w:pPr>
        <w:pStyle w:val="TOC1"/>
        <w:numPr>
          <w:ins w:id="1215" w:author="Jim Kulp" w:date="2010-07-20T08:54:00Z"/>
        </w:numPr>
        <w:tabs>
          <w:tab w:val="left" w:pos="382"/>
          <w:tab w:val="right" w:leader="dot" w:pos="9350"/>
        </w:tabs>
        <w:rPr>
          <w:ins w:id="1216" w:author="Jim Kulp" w:date="2010-07-20T08:54:00Z"/>
          <w:rFonts w:eastAsiaTheme="minorEastAsia" w:cstheme="minorBidi"/>
          <w:b w:val="0"/>
          <w:noProof/>
        </w:rPr>
      </w:pPr>
      <w:ins w:id="1217" w:author="Jim Kulp" w:date="2010-07-20T08:54:00Z">
        <w:r>
          <w:rPr>
            <w:noProof/>
          </w:rPr>
          <w:t>5</w:t>
        </w:r>
        <w:r>
          <w:rPr>
            <w:rFonts w:eastAsiaTheme="minorEastAsia" w:cstheme="minorBidi"/>
            <w:b w:val="0"/>
            <w:noProof/>
          </w:rPr>
          <w:tab/>
        </w:r>
        <w:r>
          <w:rPr>
            <w:noProof/>
          </w:rPr>
          <w:t>Data Widths and Byte Enables in WSI, WMI, and WMemI profiles</w:t>
        </w:r>
        <w:r>
          <w:rPr>
            <w:noProof/>
          </w:rPr>
          <w:tab/>
        </w:r>
        <w:r w:rsidR="0094753D">
          <w:rPr>
            <w:noProof/>
          </w:rPr>
          <w:fldChar w:fldCharType="begin"/>
        </w:r>
        <w:r>
          <w:rPr>
            <w:noProof/>
          </w:rPr>
          <w:instrText xml:space="preserve"> PAGEREF _Toc141235456 \h </w:instrText>
        </w:r>
      </w:ins>
      <w:r w:rsidR="00D454E5">
        <w:rPr>
          <w:noProof/>
        </w:rPr>
      </w:r>
      <w:r w:rsidR="0094753D">
        <w:rPr>
          <w:noProof/>
        </w:rPr>
        <w:fldChar w:fldCharType="separate"/>
      </w:r>
      <w:ins w:id="1218" w:author="Jim Kulp" w:date="2010-07-20T09:47:00Z">
        <w:r w:rsidR="00AF5D6E">
          <w:rPr>
            <w:noProof/>
          </w:rPr>
          <w:t>37</w:t>
        </w:r>
      </w:ins>
      <w:ins w:id="1219" w:author="Jim Kulp" w:date="2010-07-20T08:54:00Z">
        <w:r w:rsidR="0094753D">
          <w:rPr>
            <w:noProof/>
          </w:rPr>
          <w:fldChar w:fldCharType="end"/>
        </w:r>
      </w:ins>
    </w:p>
    <w:p w:rsidR="00D11A27" w:rsidRDefault="00D11A27">
      <w:pPr>
        <w:pStyle w:val="TOC2"/>
        <w:numPr>
          <w:ins w:id="1220" w:author="Jim Kulp" w:date="2010-07-20T08:54:00Z"/>
        </w:numPr>
        <w:tabs>
          <w:tab w:val="left" w:pos="792"/>
          <w:tab w:val="right" w:leader="dot" w:pos="9350"/>
        </w:tabs>
        <w:rPr>
          <w:ins w:id="1221" w:author="Jim Kulp" w:date="2010-07-20T08:54:00Z"/>
          <w:rFonts w:eastAsiaTheme="minorEastAsia" w:cstheme="minorBidi"/>
          <w:b w:val="0"/>
          <w:noProof/>
          <w:sz w:val="24"/>
          <w:szCs w:val="24"/>
        </w:rPr>
      </w:pPr>
      <w:ins w:id="1222" w:author="Jim Kulp" w:date="2010-07-20T08:54:00Z">
        <w:r>
          <w:rPr>
            <w:noProof/>
          </w:rPr>
          <w:t>5.1</w:t>
        </w:r>
        <w:r>
          <w:rPr>
            <w:rFonts w:eastAsiaTheme="minorEastAsia" w:cstheme="minorBidi"/>
            <w:b w:val="0"/>
            <w:noProof/>
            <w:sz w:val="24"/>
            <w:szCs w:val="24"/>
          </w:rPr>
          <w:tab/>
        </w:r>
        <w:r>
          <w:rPr>
            <w:noProof/>
          </w:rPr>
          <w:t>DataWidth equals ByteWidth</w:t>
        </w:r>
        <w:r>
          <w:rPr>
            <w:noProof/>
          </w:rPr>
          <w:tab/>
        </w:r>
        <w:r w:rsidR="0094753D">
          <w:rPr>
            <w:noProof/>
          </w:rPr>
          <w:fldChar w:fldCharType="begin"/>
        </w:r>
        <w:r>
          <w:rPr>
            <w:noProof/>
          </w:rPr>
          <w:instrText xml:space="preserve"> PAGEREF _Toc141235457 \h </w:instrText>
        </w:r>
      </w:ins>
      <w:r w:rsidR="00D454E5">
        <w:rPr>
          <w:noProof/>
        </w:rPr>
      </w:r>
      <w:r w:rsidR="0094753D">
        <w:rPr>
          <w:noProof/>
        </w:rPr>
        <w:fldChar w:fldCharType="separate"/>
      </w:r>
      <w:ins w:id="1223" w:author="Jim Kulp" w:date="2010-07-20T09:47:00Z">
        <w:r w:rsidR="00AF5D6E">
          <w:rPr>
            <w:noProof/>
          </w:rPr>
          <w:t>37</w:t>
        </w:r>
      </w:ins>
      <w:ins w:id="1224" w:author="Jim Kulp" w:date="2010-07-20T08:54:00Z">
        <w:r w:rsidR="0094753D">
          <w:rPr>
            <w:noProof/>
          </w:rPr>
          <w:fldChar w:fldCharType="end"/>
        </w:r>
      </w:ins>
    </w:p>
    <w:p w:rsidR="00D11A27" w:rsidRDefault="00D11A27">
      <w:pPr>
        <w:pStyle w:val="TOC2"/>
        <w:numPr>
          <w:ins w:id="1225" w:author="Jim Kulp" w:date="2010-07-20T08:54:00Z"/>
        </w:numPr>
        <w:tabs>
          <w:tab w:val="left" w:pos="792"/>
          <w:tab w:val="right" w:leader="dot" w:pos="9350"/>
        </w:tabs>
        <w:rPr>
          <w:ins w:id="1226" w:author="Jim Kulp" w:date="2010-07-20T08:54:00Z"/>
          <w:rFonts w:eastAsiaTheme="minorEastAsia" w:cstheme="minorBidi"/>
          <w:b w:val="0"/>
          <w:noProof/>
          <w:sz w:val="24"/>
          <w:szCs w:val="24"/>
        </w:rPr>
      </w:pPr>
      <w:ins w:id="1227" w:author="Jim Kulp" w:date="2010-07-20T08:54:00Z">
        <w:r>
          <w:rPr>
            <w:noProof/>
          </w:rPr>
          <w:t>5.2</w:t>
        </w:r>
        <w:r>
          <w:rPr>
            <w:rFonts w:eastAsiaTheme="minorEastAsia" w:cstheme="minorBidi"/>
            <w:b w:val="0"/>
            <w:noProof/>
            <w:sz w:val="24"/>
            <w:szCs w:val="24"/>
          </w:rPr>
          <w:tab/>
        </w:r>
        <w:r>
          <w:rPr>
            <w:noProof/>
          </w:rPr>
          <w:t>DataWidth is a multiple of ByteWidth, and ByteWidth is 8 (bytes are octets)</w:t>
        </w:r>
        <w:r>
          <w:rPr>
            <w:noProof/>
          </w:rPr>
          <w:tab/>
        </w:r>
        <w:r w:rsidR="0094753D">
          <w:rPr>
            <w:noProof/>
          </w:rPr>
          <w:fldChar w:fldCharType="begin"/>
        </w:r>
        <w:r>
          <w:rPr>
            <w:noProof/>
          </w:rPr>
          <w:instrText xml:space="preserve"> PAGEREF _Toc141235458 \h </w:instrText>
        </w:r>
      </w:ins>
      <w:r w:rsidR="00D454E5">
        <w:rPr>
          <w:noProof/>
        </w:rPr>
      </w:r>
      <w:r w:rsidR="0094753D">
        <w:rPr>
          <w:noProof/>
        </w:rPr>
        <w:fldChar w:fldCharType="separate"/>
      </w:r>
      <w:ins w:id="1228" w:author="Jim Kulp" w:date="2010-07-20T09:47:00Z">
        <w:r w:rsidR="00AF5D6E">
          <w:rPr>
            <w:noProof/>
          </w:rPr>
          <w:t>37</w:t>
        </w:r>
      </w:ins>
      <w:ins w:id="1229" w:author="Jim Kulp" w:date="2010-07-20T08:54:00Z">
        <w:r w:rsidR="0094753D">
          <w:rPr>
            <w:noProof/>
          </w:rPr>
          <w:fldChar w:fldCharType="end"/>
        </w:r>
      </w:ins>
    </w:p>
    <w:p w:rsidR="00D11A27" w:rsidRDefault="00D11A27">
      <w:pPr>
        <w:pStyle w:val="TOC2"/>
        <w:numPr>
          <w:ins w:id="1230" w:author="Jim Kulp" w:date="2010-07-20T08:54:00Z"/>
        </w:numPr>
        <w:tabs>
          <w:tab w:val="left" w:pos="792"/>
          <w:tab w:val="right" w:leader="dot" w:pos="9350"/>
        </w:tabs>
        <w:rPr>
          <w:ins w:id="1231" w:author="Jim Kulp" w:date="2010-07-20T08:54:00Z"/>
          <w:rFonts w:eastAsiaTheme="minorEastAsia" w:cstheme="minorBidi"/>
          <w:b w:val="0"/>
          <w:noProof/>
          <w:sz w:val="24"/>
          <w:szCs w:val="24"/>
        </w:rPr>
      </w:pPr>
      <w:ins w:id="1232" w:author="Jim Kulp" w:date="2010-07-20T08:54:00Z">
        <w:r>
          <w:rPr>
            <w:noProof/>
          </w:rPr>
          <w:t>5.3</w:t>
        </w:r>
        <w:r>
          <w:rPr>
            <w:rFonts w:eastAsiaTheme="minorEastAsia" w:cstheme="minorBidi"/>
            <w:b w:val="0"/>
            <w:noProof/>
            <w:sz w:val="24"/>
            <w:szCs w:val="24"/>
          </w:rPr>
          <w:tab/>
        </w:r>
        <w:r>
          <w:rPr>
            <w:noProof/>
          </w:rPr>
          <w:t>DataWidth is a multiple of ByteWidth, and ByteWidth is greater than 8</w:t>
        </w:r>
        <w:r>
          <w:rPr>
            <w:noProof/>
          </w:rPr>
          <w:tab/>
        </w:r>
        <w:r w:rsidR="0094753D">
          <w:rPr>
            <w:noProof/>
          </w:rPr>
          <w:fldChar w:fldCharType="begin"/>
        </w:r>
        <w:r>
          <w:rPr>
            <w:noProof/>
          </w:rPr>
          <w:instrText xml:space="preserve"> PAGEREF _Toc141235459 \h </w:instrText>
        </w:r>
      </w:ins>
      <w:r w:rsidR="00D454E5">
        <w:rPr>
          <w:noProof/>
        </w:rPr>
      </w:r>
      <w:r w:rsidR="0094753D">
        <w:rPr>
          <w:noProof/>
        </w:rPr>
        <w:fldChar w:fldCharType="separate"/>
      </w:r>
      <w:ins w:id="1233" w:author="Jim Kulp" w:date="2010-07-20T09:47:00Z">
        <w:r w:rsidR="00AF5D6E">
          <w:rPr>
            <w:noProof/>
          </w:rPr>
          <w:t>37</w:t>
        </w:r>
      </w:ins>
      <w:ins w:id="1234" w:author="Jim Kulp" w:date="2010-07-20T08:54:00Z">
        <w:r w:rsidR="0094753D">
          <w:rPr>
            <w:noProof/>
          </w:rPr>
          <w:fldChar w:fldCharType="end"/>
        </w:r>
      </w:ins>
    </w:p>
    <w:p w:rsidR="00D11A27" w:rsidRDefault="00D11A27">
      <w:pPr>
        <w:pStyle w:val="TOC1"/>
        <w:numPr>
          <w:ins w:id="1235" w:author="Jim Kulp" w:date="2010-07-20T08:54:00Z"/>
        </w:numPr>
        <w:tabs>
          <w:tab w:val="left" w:pos="382"/>
          <w:tab w:val="right" w:leader="dot" w:pos="9350"/>
        </w:tabs>
        <w:rPr>
          <w:ins w:id="1236" w:author="Jim Kulp" w:date="2010-07-20T08:54:00Z"/>
          <w:rFonts w:eastAsiaTheme="minorEastAsia" w:cstheme="minorBidi"/>
          <w:b w:val="0"/>
          <w:noProof/>
        </w:rPr>
      </w:pPr>
      <w:ins w:id="1237" w:author="Jim Kulp" w:date="2010-07-20T08:54:00Z">
        <w:r>
          <w:rPr>
            <w:noProof/>
          </w:rPr>
          <w:t>6</w:t>
        </w:r>
        <w:r>
          <w:rPr>
            <w:rFonts w:eastAsiaTheme="minorEastAsia" w:cstheme="minorBidi"/>
            <w:b w:val="0"/>
            <w:noProof/>
          </w:rPr>
          <w:tab/>
        </w:r>
        <w:r>
          <w:rPr>
            <w:noProof/>
          </w:rPr>
          <w:t>Worker Streaming Interface (WSI)</w:t>
        </w:r>
        <w:r>
          <w:rPr>
            <w:noProof/>
          </w:rPr>
          <w:tab/>
        </w:r>
        <w:r w:rsidR="0094753D">
          <w:rPr>
            <w:noProof/>
          </w:rPr>
          <w:fldChar w:fldCharType="begin"/>
        </w:r>
        <w:r>
          <w:rPr>
            <w:noProof/>
          </w:rPr>
          <w:instrText xml:space="preserve"> PAGEREF _Toc141235460 \h </w:instrText>
        </w:r>
      </w:ins>
      <w:r w:rsidR="00D454E5">
        <w:rPr>
          <w:noProof/>
        </w:rPr>
      </w:r>
      <w:r w:rsidR="0094753D">
        <w:rPr>
          <w:noProof/>
        </w:rPr>
        <w:fldChar w:fldCharType="separate"/>
      </w:r>
      <w:ins w:id="1238" w:author="Jim Kulp" w:date="2010-07-20T09:47:00Z">
        <w:r w:rsidR="00AF5D6E">
          <w:rPr>
            <w:noProof/>
          </w:rPr>
          <w:t>38</w:t>
        </w:r>
      </w:ins>
      <w:ins w:id="1239" w:author="Jim Kulp" w:date="2010-07-20T08:54:00Z">
        <w:r w:rsidR="0094753D">
          <w:rPr>
            <w:noProof/>
          </w:rPr>
          <w:fldChar w:fldCharType="end"/>
        </w:r>
      </w:ins>
    </w:p>
    <w:p w:rsidR="00D11A27" w:rsidRDefault="00D11A27">
      <w:pPr>
        <w:pStyle w:val="TOC2"/>
        <w:numPr>
          <w:ins w:id="1240" w:author="Jim Kulp" w:date="2010-07-20T08:54:00Z"/>
        </w:numPr>
        <w:tabs>
          <w:tab w:val="left" w:pos="792"/>
          <w:tab w:val="right" w:leader="dot" w:pos="9350"/>
        </w:tabs>
        <w:rPr>
          <w:ins w:id="1241" w:author="Jim Kulp" w:date="2010-07-20T08:54:00Z"/>
          <w:rFonts w:eastAsiaTheme="minorEastAsia" w:cstheme="minorBidi"/>
          <w:b w:val="0"/>
          <w:noProof/>
          <w:sz w:val="24"/>
          <w:szCs w:val="24"/>
        </w:rPr>
      </w:pPr>
      <w:ins w:id="1242" w:author="Jim Kulp" w:date="2010-07-20T08:54:00Z">
        <w:r>
          <w:rPr>
            <w:noProof/>
          </w:rPr>
          <w:t>6.1</w:t>
        </w:r>
        <w:r>
          <w:rPr>
            <w:rFonts w:eastAsiaTheme="minorEastAsia" w:cstheme="minorBidi"/>
            <w:b w:val="0"/>
            <w:noProof/>
            <w:sz w:val="24"/>
            <w:szCs w:val="24"/>
          </w:rPr>
          <w:tab/>
        </w:r>
        <w:r>
          <w:rPr>
            <w:noProof/>
          </w:rPr>
          <w:t>WSI Motivation</w:t>
        </w:r>
        <w:r>
          <w:rPr>
            <w:noProof/>
          </w:rPr>
          <w:tab/>
        </w:r>
        <w:r w:rsidR="0094753D">
          <w:rPr>
            <w:noProof/>
          </w:rPr>
          <w:fldChar w:fldCharType="begin"/>
        </w:r>
        <w:r>
          <w:rPr>
            <w:noProof/>
          </w:rPr>
          <w:instrText xml:space="preserve"> PAGEREF _Toc141235461 \h </w:instrText>
        </w:r>
      </w:ins>
      <w:r w:rsidR="00D454E5">
        <w:rPr>
          <w:noProof/>
        </w:rPr>
      </w:r>
      <w:r w:rsidR="0094753D">
        <w:rPr>
          <w:noProof/>
        </w:rPr>
        <w:fldChar w:fldCharType="separate"/>
      </w:r>
      <w:ins w:id="1243" w:author="Jim Kulp" w:date="2010-07-20T09:47:00Z">
        <w:r w:rsidR="00AF5D6E">
          <w:rPr>
            <w:noProof/>
          </w:rPr>
          <w:t>38</w:t>
        </w:r>
      </w:ins>
      <w:ins w:id="1244" w:author="Jim Kulp" w:date="2010-07-20T08:54:00Z">
        <w:r w:rsidR="0094753D">
          <w:rPr>
            <w:noProof/>
          </w:rPr>
          <w:fldChar w:fldCharType="end"/>
        </w:r>
      </w:ins>
    </w:p>
    <w:p w:rsidR="00D11A27" w:rsidRDefault="00D11A27">
      <w:pPr>
        <w:pStyle w:val="TOC2"/>
        <w:numPr>
          <w:ins w:id="1245" w:author="Jim Kulp" w:date="2010-07-20T08:54:00Z"/>
        </w:numPr>
        <w:tabs>
          <w:tab w:val="left" w:pos="792"/>
          <w:tab w:val="right" w:leader="dot" w:pos="9350"/>
        </w:tabs>
        <w:rPr>
          <w:ins w:id="1246" w:author="Jim Kulp" w:date="2010-07-20T08:54:00Z"/>
          <w:rFonts w:eastAsiaTheme="minorEastAsia" w:cstheme="minorBidi"/>
          <w:b w:val="0"/>
          <w:noProof/>
          <w:sz w:val="24"/>
          <w:szCs w:val="24"/>
        </w:rPr>
      </w:pPr>
      <w:ins w:id="1247" w:author="Jim Kulp" w:date="2010-07-20T08:54:00Z">
        <w:r>
          <w:rPr>
            <w:noProof/>
          </w:rPr>
          <w:t>6.2</w:t>
        </w:r>
        <w:r>
          <w:rPr>
            <w:rFonts w:eastAsiaTheme="minorEastAsia" w:cstheme="minorBidi"/>
            <w:b w:val="0"/>
            <w:noProof/>
            <w:sz w:val="24"/>
            <w:szCs w:val="24"/>
          </w:rPr>
          <w:tab/>
        </w:r>
        <w:r>
          <w:rPr>
            <w:noProof/>
          </w:rPr>
          <w:t>WSI Overview</w:t>
        </w:r>
        <w:r>
          <w:rPr>
            <w:noProof/>
          </w:rPr>
          <w:tab/>
        </w:r>
        <w:r w:rsidR="0094753D">
          <w:rPr>
            <w:noProof/>
          </w:rPr>
          <w:fldChar w:fldCharType="begin"/>
        </w:r>
        <w:r>
          <w:rPr>
            <w:noProof/>
          </w:rPr>
          <w:instrText xml:space="preserve"> PAGEREF _Toc141235462 \h </w:instrText>
        </w:r>
      </w:ins>
      <w:r w:rsidR="00D454E5">
        <w:rPr>
          <w:noProof/>
        </w:rPr>
      </w:r>
      <w:r w:rsidR="0094753D">
        <w:rPr>
          <w:noProof/>
        </w:rPr>
        <w:fldChar w:fldCharType="separate"/>
      </w:r>
      <w:ins w:id="1248" w:author="Jim Kulp" w:date="2010-07-20T09:47:00Z">
        <w:r w:rsidR="00AF5D6E">
          <w:rPr>
            <w:noProof/>
          </w:rPr>
          <w:t>38</w:t>
        </w:r>
      </w:ins>
      <w:ins w:id="1249" w:author="Jim Kulp" w:date="2010-07-20T08:54:00Z">
        <w:r w:rsidR="0094753D">
          <w:rPr>
            <w:noProof/>
          </w:rPr>
          <w:fldChar w:fldCharType="end"/>
        </w:r>
      </w:ins>
    </w:p>
    <w:p w:rsidR="00D11A27" w:rsidRDefault="00D11A27">
      <w:pPr>
        <w:pStyle w:val="TOC2"/>
        <w:numPr>
          <w:ins w:id="1250" w:author="Jim Kulp" w:date="2010-07-20T08:54:00Z"/>
        </w:numPr>
        <w:tabs>
          <w:tab w:val="left" w:pos="792"/>
          <w:tab w:val="right" w:leader="dot" w:pos="9350"/>
        </w:tabs>
        <w:rPr>
          <w:ins w:id="1251" w:author="Jim Kulp" w:date="2010-07-20T08:54:00Z"/>
          <w:rFonts w:eastAsiaTheme="minorEastAsia" w:cstheme="minorBidi"/>
          <w:b w:val="0"/>
          <w:noProof/>
          <w:sz w:val="24"/>
          <w:szCs w:val="24"/>
        </w:rPr>
      </w:pPr>
      <w:ins w:id="1252" w:author="Jim Kulp" w:date="2010-07-20T08:54:00Z">
        <w:r>
          <w:rPr>
            <w:noProof/>
          </w:rPr>
          <w:t>6.3</w:t>
        </w:r>
        <w:r>
          <w:rPr>
            <w:rFonts w:eastAsiaTheme="minorEastAsia" w:cstheme="minorBidi"/>
            <w:b w:val="0"/>
            <w:noProof/>
            <w:sz w:val="24"/>
            <w:szCs w:val="24"/>
          </w:rPr>
          <w:tab/>
        </w:r>
        <w:r>
          <w:rPr>
            <w:noProof/>
          </w:rPr>
          <w:t>WSI Attributes</w:t>
        </w:r>
        <w:r>
          <w:rPr>
            <w:noProof/>
          </w:rPr>
          <w:tab/>
        </w:r>
        <w:r w:rsidR="0094753D">
          <w:rPr>
            <w:noProof/>
          </w:rPr>
          <w:fldChar w:fldCharType="begin"/>
        </w:r>
        <w:r>
          <w:rPr>
            <w:noProof/>
          </w:rPr>
          <w:instrText xml:space="preserve"> PAGEREF _Toc141235463 \h </w:instrText>
        </w:r>
      </w:ins>
      <w:r w:rsidR="00D454E5">
        <w:rPr>
          <w:noProof/>
        </w:rPr>
      </w:r>
      <w:r w:rsidR="0094753D">
        <w:rPr>
          <w:noProof/>
        </w:rPr>
        <w:fldChar w:fldCharType="separate"/>
      </w:r>
      <w:ins w:id="1253" w:author="Jim Kulp" w:date="2010-07-20T09:47:00Z">
        <w:r w:rsidR="00AF5D6E">
          <w:rPr>
            <w:noProof/>
          </w:rPr>
          <w:t>39</w:t>
        </w:r>
      </w:ins>
      <w:ins w:id="1254" w:author="Jim Kulp" w:date="2010-07-20T08:54:00Z">
        <w:r w:rsidR="0094753D">
          <w:rPr>
            <w:noProof/>
          </w:rPr>
          <w:fldChar w:fldCharType="end"/>
        </w:r>
      </w:ins>
    </w:p>
    <w:p w:rsidR="00D11A27" w:rsidRDefault="00D11A27">
      <w:pPr>
        <w:pStyle w:val="TOC3"/>
        <w:numPr>
          <w:ins w:id="1255" w:author="Jim Kulp" w:date="2010-07-20T08:54:00Z"/>
        </w:numPr>
        <w:tabs>
          <w:tab w:val="left" w:pos="1176"/>
          <w:tab w:val="right" w:leader="dot" w:pos="9350"/>
        </w:tabs>
        <w:rPr>
          <w:ins w:id="1256" w:author="Jim Kulp" w:date="2010-07-20T08:54:00Z"/>
          <w:rFonts w:eastAsiaTheme="minorEastAsia" w:cstheme="minorBidi"/>
          <w:noProof/>
          <w:sz w:val="24"/>
          <w:szCs w:val="24"/>
        </w:rPr>
      </w:pPr>
      <w:ins w:id="1257" w:author="Jim Kulp" w:date="2010-07-20T08:54:00Z">
        <w:r>
          <w:rPr>
            <w:noProof/>
          </w:rPr>
          <w:t>6.3.1</w:t>
        </w:r>
        <w:r>
          <w:rPr>
            <w:rFonts w:eastAsiaTheme="minorEastAsia" w:cstheme="minorBidi"/>
            <w:noProof/>
            <w:sz w:val="24"/>
            <w:szCs w:val="24"/>
          </w:rPr>
          <w:tab/>
        </w:r>
        <w:r>
          <w:rPr>
            <w:noProof/>
          </w:rPr>
          <w:t>WSI Attribute Summary</w:t>
        </w:r>
        <w:r>
          <w:rPr>
            <w:noProof/>
          </w:rPr>
          <w:tab/>
        </w:r>
        <w:r w:rsidR="0094753D">
          <w:rPr>
            <w:noProof/>
          </w:rPr>
          <w:fldChar w:fldCharType="begin"/>
        </w:r>
        <w:r>
          <w:rPr>
            <w:noProof/>
          </w:rPr>
          <w:instrText xml:space="preserve"> PAGEREF _Toc141235464 \h </w:instrText>
        </w:r>
      </w:ins>
      <w:r w:rsidR="00D454E5">
        <w:rPr>
          <w:noProof/>
        </w:rPr>
      </w:r>
      <w:r w:rsidR="0094753D">
        <w:rPr>
          <w:noProof/>
        </w:rPr>
        <w:fldChar w:fldCharType="separate"/>
      </w:r>
      <w:ins w:id="1258" w:author="Jim Kulp" w:date="2010-07-20T09:47:00Z">
        <w:r w:rsidR="00AF5D6E">
          <w:rPr>
            <w:noProof/>
          </w:rPr>
          <w:t>39</w:t>
        </w:r>
      </w:ins>
      <w:ins w:id="1259" w:author="Jim Kulp" w:date="2010-07-20T08:54:00Z">
        <w:r w:rsidR="0094753D">
          <w:rPr>
            <w:noProof/>
          </w:rPr>
          <w:fldChar w:fldCharType="end"/>
        </w:r>
      </w:ins>
    </w:p>
    <w:p w:rsidR="00D11A27" w:rsidRDefault="00D11A27">
      <w:pPr>
        <w:pStyle w:val="TOC3"/>
        <w:numPr>
          <w:ins w:id="1260" w:author="Jim Kulp" w:date="2010-07-20T08:54:00Z"/>
        </w:numPr>
        <w:tabs>
          <w:tab w:val="left" w:pos="1176"/>
          <w:tab w:val="right" w:leader="dot" w:pos="9350"/>
        </w:tabs>
        <w:rPr>
          <w:ins w:id="1261" w:author="Jim Kulp" w:date="2010-07-20T08:54:00Z"/>
          <w:rFonts w:eastAsiaTheme="minorEastAsia" w:cstheme="minorBidi"/>
          <w:noProof/>
          <w:sz w:val="24"/>
          <w:szCs w:val="24"/>
        </w:rPr>
      </w:pPr>
      <w:ins w:id="1262" w:author="Jim Kulp" w:date="2010-07-20T08:54:00Z">
        <w:r>
          <w:rPr>
            <w:noProof/>
          </w:rPr>
          <w:t>6.3.2</w:t>
        </w:r>
        <w:r>
          <w:rPr>
            <w:rFonts w:eastAsiaTheme="minorEastAsia" w:cstheme="minorBidi"/>
            <w:noProof/>
            <w:sz w:val="24"/>
            <w:szCs w:val="24"/>
          </w:rPr>
          <w:tab/>
        </w:r>
        <w:r>
          <w:rPr>
            <w:noProof/>
          </w:rPr>
          <w:t>WSI Attribute Details</w:t>
        </w:r>
        <w:r>
          <w:rPr>
            <w:noProof/>
          </w:rPr>
          <w:tab/>
        </w:r>
        <w:r w:rsidR="0094753D">
          <w:rPr>
            <w:noProof/>
          </w:rPr>
          <w:fldChar w:fldCharType="begin"/>
        </w:r>
        <w:r>
          <w:rPr>
            <w:noProof/>
          </w:rPr>
          <w:instrText xml:space="preserve"> PAGEREF _Toc141235465 \h </w:instrText>
        </w:r>
      </w:ins>
      <w:r w:rsidR="00D454E5">
        <w:rPr>
          <w:noProof/>
        </w:rPr>
      </w:r>
      <w:r w:rsidR="0094753D">
        <w:rPr>
          <w:noProof/>
        </w:rPr>
        <w:fldChar w:fldCharType="separate"/>
      </w:r>
      <w:ins w:id="1263" w:author="Jim Kulp" w:date="2010-07-20T09:47:00Z">
        <w:r w:rsidR="00AF5D6E">
          <w:rPr>
            <w:noProof/>
          </w:rPr>
          <w:t>39</w:t>
        </w:r>
      </w:ins>
      <w:ins w:id="1264" w:author="Jim Kulp" w:date="2010-07-20T08:54:00Z">
        <w:r w:rsidR="0094753D">
          <w:rPr>
            <w:noProof/>
          </w:rPr>
          <w:fldChar w:fldCharType="end"/>
        </w:r>
      </w:ins>
    </w:p>
    <w:p w:rsidR="00D11A27" w:rsidRDefault="00D11A27">
      <w:pPr>
        <w:pStyle w:val="TOC2"/>
        <w:numPr>
          <w:ins w:id="1265" w:author="Jim Kulp" w:date="2010-07-20T08:54:00Z"/>
        </w:numPr>
        <w:tabs>
          <w:tab w:val="left" w:pos="792"/>
          <w:tab w:val="right" w:leader="dot" w:pos="9350"/>
        </w:tabs>
        <w:rPr>
          <w:ins w:id="1266" w:author="Jim Kulp" w:date="2010-07-20T08:54:00Z"/>
          <w:rFonts w:eastAsiaTheme="minorEastAsia" w:cstheme="minorBidi"/>
          <w:b w:val="0"/>
          <w:noProof/>
          <w:sz w:val="24"/>
          <w:szCs w:val="24"/>
        </w:rPr>
      </w:pPr>
      <w:ins w:id="1267" w:author="Jim Kulp" w:date="2010-07-20T08:54:00Z">
        <w:r>
          <w:rPr>
            <w:noProof/>
          </w:rPr>
          <w:t>6.4</w:t>
        </w:r>
        <w:r>
          <w:rPr>
            <w:rFonts w:eastAsiaTheme="minorEastAsia" w:cstheme="minorBidi"/>
            <w:b w:val="0"/>
            <w:noProof/>
            <w:sz w:val="24"/>
            <w:szCs w:val="24"/>
          </w:rPr>
          <w:tab/>
        </w:r>
        <w:r>
          <w:rPr>
            <w:noProof/>
          </w:rPr>
          <w:t>WSI OCP Profile/Configuration Parameters</w:t>
        </w:r>
        <w:r>
          <w:rPr>
            <w:noProof/>
          </w:rPr>
          <w:tab/>
        </w:r>
        <w:r w:rsidR="0094753D">
          <w:rPr>
            <w:noProof/>
          </w:rPr>
          <w:fldChar w:fldCharType="begin"/>
        </w:r>
        <w:r>
          <w:rPr>
            <w:noProof/>
          </w:rPr>
          <w:instrText xml:space="preserve"> PAGEREF _Toc141235466 \h </w:instrText>
        </w:r>
      </w:ins>
      <w:r w:rsidR="00D454E5">
        <w:rPr>
          <w:noProof/>
        </w:rPr>
      </w:r>
      <w:r w:rsidR="0094753D">
        <w:rPr>
          <w:noProof/>
        </w:rPr>
        <w:fldChar w:fldCharType="separate"/>
      </w:r>
      <w:ins w:id="1268" w:author="Jim Kulp" w:date="2010-07-20T09:47:00Z">
        <w:r w:rsidR="00AF5D6E">
          <w:rPr>
            <w:noProof/>
          </w:rPr>
          <w:t>41</w:t>
        </w:r>
      </w:ins>
      <w:ins w:id="1269" w:author="Jim Kulp" w:date="2010-07-20T08:54:00Z">
        <w:r w:rsidR="0094753D">
          <w:rPr>
            <w:noProof/>
          </w:rPr>
          <w:fldChar w:fldCharType="end"/>
        </w:r>
      </w:ins>
    </w:p>
    <w:p w:rsidR="00D11A27" w:rsidRDefault="00D11A27">
      <w:pPr>
        <w:pStyle w:val="TOC2"/>
        <w:numPr>
          <w:ins w:id="1270" w:author="Jim Kulp" w:date="2010-07-20T08:54:00Z"/>
        </w:numPr>
        <w:tabs>
          <w:tab w:val="left" w:pos="792"/>
          <w:tab w:val="right" w:leader="dot" w:pos="9350"/>
        </w:tabs>
        <w:rPr>
          <w:ins w:id="1271" w:author="Jim Kulp" w:date="2010-07-20T08:54:00Z"/>
          <w:rFonts w:eastAsiaTheme="minorEastAsia" w:cstheme="minorBidi"/>
          <w:b w:val="0"/>
          <w:noProof/>
          <w:sz w:val="24"/>
          <w:szCs w:val="24"/>
        </w:rPr>
      </w:pPr>
      <w:ins w:id="1272" w:author="Jim Kulp" w:date="2010-07-20T08:54:00Z">
        <w:r>
          <w:rPr>
            <w:noProof/>
          </w:rPr>
          <w:t>6.5</w:t>
        </w:r>
        <w:r>
          <w:rPr>
            <w:rFonts w:eastAsiaTheme="minorEastAsia" w:cstheme="minorBidi"/>
            <w:b w:val="0"/>
            <w:noProof/>
            <w:sz w:val="24"/>
            <w:szCs w:val="24"/>
          </w:rPr>
          <w:tab/>
        </w:r>
        <w:r>
          <w:rPr>
            <w:noProof/>
          </w:rPr>
          <w:t>WSI OCP Signals</w:t>
        </w:r>
        <w:r>
          <w:rPr>
            <w:noProof/>
          </w:rPr>
          <w:tab/>
        </w:r>
        <w:r w:rsidR="0094753D">
          <w:rPr>
            <w:noProof/>
          </w:rPr>
          <w:fldChar w:fldCharType="begin"/>
        </w:r>
        <w:r>
          <w:rPr>
            <w:noProof/>
          </w:rPr>
          <w:instrText xml:space="preserve"> PAGEREF _Toc141235467 \h </w:instrText>
        </w:r>
      </w:ins>
      <w:r w:rsidR="00D454E5">
        <w:rPr>
          <w:noProof/>
        </w:rPr>
      </w:r>
      <w:r w:rsidR="0094753D">
        <w:rPr>
          <w:noProof/>
        </w:rPr>
        <w:fldChar w:fldCharType="separate"/>
      </w:r>
      <w:ins w:id="1273" w:author="Jim Kulp" w:date="2010-07-20T09:47:00Z">
        <w:r w:rsidR="00AF5D6E">
          <w:rPr>
            <w:noProof/>
          </w:rPr>
          <w:t>42</w:t>
        </w:r>
      </w:ins>
      <w:ins w:id="1274" w:author="Jim Kulp" w:date="2010-07-20T08:54:00Z">
        <w:r w:rsidR="0094753D">
          <w:rPr>
            <w:noProof/>
          </w:rPr>
          <w:fldChar w:fldCharType="end"/>
        </w:r>
      </w:ins>
    </w:p>
    <w:p w:rsidR="00D11A27" w:rsidRDefault="00D11A27">
      <w:pPr>
        <w:pStyle w:val="TOC2"/>
        <w:numPr>
          <w:ins w:id="1275" w:author="Jim Kulp" w:date="2010-07-20T08:54:00Z"/>
        </w:numPr>
        <w:tabs>
          <w:tab w:val="left" w:pos="792"/>
          <w:tab w:val="right" w:leader="dot" w:pos="9350"/>
        </w:tabs>
        <w:rPr>
          <w:ins w:id="1276" w:author="Jim Kulp" w:date="2010-07-20T08:54:00Z"/>
          <w:rFonts w:eastAsiaTheme="minorEastAsia" w:cstheme="minorBidi"/>
          <w:b w:val="0"/>
          <w:noProof/>
          <w:sz w:val="24"/>
          <w:szCs w:val="24"/>
        </w:rPr>
      </w:pPr>
      <w:ins w:id="1277" w:author="Jim Kulp" w:date="2010-07-20T08:54:00Z">
        <w:r>
          <w:rPr>
            <w:noProof/>
          </w:rPr>
          <w:t>6.6</w:t>
        </w:r>
        <w:r>
          <w:rPr>
            <w:rFonts w:eastAsiaTheme="minorEastAsia" w:cstheme="minorBidi"/>
            <w:b w:val="0"/>
            <w:noProof/>
            <w:sz w:val="24"/>
            <w:szCs w:val="24"/>
          </w:rPr>
          <w:tab/>
        </w:r>
        <w:r>
          <w:rPr>
            <w:noProof/>
          </w:rPr>
          <w:t>WSI Semantics</w:t>
        </w:r>
        <w:r>
          <w:rPr>
            <w:noProof/>
          </w:rPr>
          <w:tab/>
        </w:r>
        <w:r w:rsidR="0094753D">
          <w:rPr>
            <w:noProof/>
          </w:rPr>
          <w:fldChar w:fldCharType="begin"/>
        </w:r>
        <w:r>
          <w:rPr>
            <w:noProof/>
          </w:rPr>
          <w:instrText xml:space="preserve"> PAGEREF _Toc141235468 \h </w:instrText>
        </w:r>
      </w:ins>
      <w:r w:rsidR="00D454E5">
        <w:rPr>
          <w:noProof/>
        </w:rPr>
      </w:r>
      <w:r w:rsidR="0094753D">
        <w:rPr>
          <w:noProof/>
        </w:rPr>
        <w:fldChar w:fldCharType="separate"/>
      </w:r>
      <w:ins w:id="1278" w:author="Jim Kulp" w:date="2010-07-20T09:47:00Z">
        <w:r w:rsidR="00AF5D6E">
          <w:rPr>
            <w:noProof/>
          </w:rPr>
          <w:t>43</w:t>
        </w:r>
      </w:ins>
      <w:ins w:id="1279" w:author="Jim Kulp" w:date="2010-07-20T08:54:00Z">
        <w:r w:rsidR="0094753D">
          <w:rPr>
            <w:noProof/>
          </w:rPr>
          <w:fldChar w:fldCharType="end"/>
        </w:r>
      </w:ins>
    </w:p>
    <w:p w:rsidR="00D11A27" w:rsidRDefault="00D11A27">
      <w:pPr>
        <w:pStyle w:val="TOC3"/>
        <w:numPr>
          <w:ins w:id="1280" w:author="Jim Kulp" w:date="2010-07-20T08:54:00Z"/>
        </w:numPr>
        <w:tabs>
          <w:tab w:val="left" w:pos="1176"/>
          <w:tab w:val="right" w:leader="dot" w:pos="9350"/>
        </w:tabs>
        <w:rPr>
          <w:ins w:id="1281" w:author="Jim Kulp" w:date="2010-07-20T08:54:00Z"/>
          <w:rFonts w:eastAsiaTheme="minorEastAsia" w:cstheme="minorBidi"/>
          <w:noProof/>
          <w:sz w:val="24"/>
          <w:szCs w:val="24"/>
        </w:rPr>
      </w:pPr>
      <w:ins w:id="1282" w:author="Jim Kulp" w:date="2010-07-20T08:54:00Z">
        <w:r>
          <w:rPr>
            <w:noProof/>
          </w:rPr>
          <w:t>6.6.1</w:t>
        </w:r>
        <w:r>
          <w:rPr>
            <w:rFonts w:eastAsiaTheme="minorEastAsia" w:cstheme="minorBidi"/>
            <w:noProof/>
            <w:sz w:val="24"/>
            <w:szCs w:val="24"/>
          </w:rPr>
          <w:tab/>
        </w:r>
        <w:r>
          <w:rPr>
            <w:noProof/>
          </w:rPr>
          <w:t>Opcode Indication on MReqInfo</w:t>
        </w:r>
        <w:r>
          <w:rPr>
            <w:noProof/>
          </w:rPr>
          <w:tab/>
        </w:r>
        <w:r w:rsidR="0094753D">
          <w:rPr>
            <w:noProof/>
          </w:rPr>
          <w:fldChar w:fldCharType="begin"/>
        </w:r>
        <w:r>
          <w:rPr>
            <w:noProof/>
          </w:rPr>
          <w:instrText xml:space="preserve"> PAGEREF _Toc141235469 \h </w:instrText>
        </w:r>
      </w:ins>
      <w:r w:rsidR="00D454E5">
        <w:rPr>
          <w:noProof/>
        </w:rPr>
      </w:r>
      <w:r w:rsidR="0094753D">
        <w:rPr>
          <w:noProof/>
        </w:rPr>
        <w:fldChar w:fldCharType="separate"/>
      </w:r>
      <w:ins w:id="1283" w:author="Jim Kulp" w:date="2010-07-20T09:47:00Z">
        <w:r w:rsidR="00AF5D6E">
          <w:rPr>
            <w:noProof/>
          </w:rPr>
          <w:t>43</w:t>
        </w:r>
      </w:ins>
      <w:ins w:id="1284" w:author="Jim Kulp" w:date="2010-07-20T08:54:00Z">
        <w:r w:rsidR="0094753D">
          <w:rPr>
            <w:noProof/>
          </w:rPr>
          <w:fldChar w:fldCharType="end"/>
        </w:r>
      </w:ins>
    </w:p>
    <w:p w:rsidR="00D11A27" w:rsidRDefault="00D11A27">
      <w:pPr>
        <w:pStyle w:val="TOC3"/>
        <w:numPr>
          <w:ins w:id="1285" w:author="Jim Kulp" w:date="2010-07-20T08:54:00Z"/>
        </w:numPr>
        <w:tabs>
          <w:tab w:val="left" w:pos="1176"/>
          <w:tab w:val="right" w:leader="dot" w:pos="9350"/>
        </w:tabs>
        <w:rPr>
          <w:ins w:id="1286" w:author="Jim Kulp" w:date="2010-07-20T08:54:00Z"/>
          <w:rFonts w:eastAsiaTheme="minorEastAsia" w:cstheme="minorBidi"/>
          <w:noProof/>
          <w:sz w:val="24"/>
          <w:szCs w:val="24"/>
        </w:rPr>
      </w:pPr>
      <w:ins w:id="1287" w:author="Jim Kulp" w:date="2010-07-20T08:54:00Z">
        <w:r>
          <w:rPr>
            <w:noProof/>
          </w:rPr>
          <w:t>6.6.2</w:t>
        </w:r>
        <w:r>
          <w:rPr>
            <w:rFonts w:eastAsiaTheme="minorEastAsia" w:cstheme="minorBidi"/>
            <w:noProof/>
            <w:sz w:val="24"/>
            <w:szCs w:val="24"/>
          </w:rPr>
          <w:tab/>
        </w:r>
        <w:r>
          <w:rPr>
            <w:noProof/>
          </w:rPr>
          <w:t>Messages (or “frames”) are OCP Bursts</w:t>
        </w:r>
        <w:r>
          <w:rPr>
            <w:noProof/>
          </w:rPr>
          <w:tab/>
        </w:r>
        <w:r w:rsidR="0094753D">
          <w:rPr>
            <w:noProof/>
          </w:rPr>
          <w:fldChar w:fldCharType="begin"/>
        </w:r>
        <w:r>
          <w:rPr>
            <w:noProof/>
          </w:rPr>
          <w:instrText xml:space="preserve"> PAGEREF _Toc141235470 \h </w:instrText>
        </w:r>
      </w:ins>
      <w:r w:rsidR="00D454E5">
        <w:rPr>
          <w:noProof/>
        </w:rPr>
      </w:r>
      <w:r w:rsidR="0094753D">
        <w:rPr>
          <w:noProof/>
        </w:rPr>
        <w:fldChar w:fldCharType="separate"/>
      </w:r>
      <w:ins w:id="1288" w:author="Jim Kulp" w:date="2010-07-20T09:47:00Z">
        <w:r w:rsidR="00AF5D6E">
          <w:rPr>
            <w:noProof/>
          </w:rPr>
          <w:t>44</w:t>
        </w:r>
      </w:ins>
      <w:ins w:id="1289" w:author="Jim Kulp" w:date="2010-07-20T08:54:00Z">
        <w:r w:rsidR="0094753D">
          <w:rPr>
            <w:noProof/>
          </w:rPr>
          <w:fldChar w:fldCharType="end"/>
        </w:r>
      </w:ins>
    </w:p>
    <w:p w:rsidR="00D11A27" w:rsidRDefault="00D11A27">
      <w:pPr>
        <w:pStyle w:val="TOC3"/>
        <w:numPr>
          <w:ins w:id="1290" w:author="Jim Kulp" w:date="2010-07-20T08:54:00Z"/>
        </w:numPr>
        <w:tabs>
          <w:tab w:val="left" w:pos="1176"/>
          <w:tab w:val="right" w:leader="dot" w:pos="9350"/>
        </w:tabs>
        <w:rPr>
          <w:ins w:id="1291" w:author="Jim Kulp" w:date="2010-07-20T08:54:00Z"/>
          <w:rFonts w:eastAsiaTheme="minorEastAsia" w:cstheme="minorBidi"/>
          <w:noProof/>
          <w:sz w:val="24"/>
          <w:szCs w:val="24"/>
        </w:rPr>
      </w:pPr>
      <w:ins w:id="1292" w:author="Jim Kulp" w:date="2010-07-20T08:54:00Z">
        <w:r>
          <w:rPr>
            <w:noProof/>
          </w:rPr>
          <w:t>6.6.3</w:t>
        </w:r>
        <w:r>
          <w:rPr>
            <w:rFonts w:eastAsiaTheme="minorEastAsia" w:cstheme="minorBidi"/>
            <w:noProof/>
            <w:sz w:val="24"/>
            <w:szCs w:val="24"/>
          </w:rPr>
          <w:tab/>
        </w:r>
        <w:r>
          <w:rPr>
            <w:noProof/>
          </w:rPr>
          <w:t>Byte enables</w:t>
        </w:r>
        <w:r>
          <w:rPr>
            <w:noProof/>
          </w:rPr>
          <w:tab/>
        </w:r>
        <w:r w:rsidR="0094753D">
          <w:rPr>
            <w:noProof/>
          </w:rPr>
          <w:fldChar w:fldCharType="begin"/>
        </w:r>
        <w:r>
          <w:rPr>
            <w:noProof/>
          </w:rPr>
          <w:instrText xml:space="preserve"> PAGEREF _Toc141235471 \h </w:instrText>
        </w:r>
      </w:ins>
      <w:r w:rsidR="00D454E5">
        <w:rPr>
          <w:noProof/>
        </w:rPr>
      </w:r>
      <w:r w:rsidR="0094753D">
        <w:rPr>
          <w:noProof/>
        </w:rPr>
        <w:fldChar w:fldCharType="separate"/>
      </w:r>
      <w:ins w:id="1293" w:author="Jim Kulp" w:date="2010-07-20T09:47:00Z">
        <w:r w:rsidR="00AF5D6E">
          <w:rPr>
            <w:noProof/>
          </w:rPr>
          <w:t>44</w:t>
        </w:r>
      </w:ins>
      <w:ins w:id="1294" w:author="Jim Kulp" w:date="2010-07-20T08:54:00Z">
        <w:r w:rsidR="0094753D">
          <w:rPr>
            <w:noProof/>
          </w:rPr>
          <w:fldChar w:fldCharType="end"/>
        </w:r>
      </w:ins>
    </w:p>
    <w:p w:rsidR="00D11A27" w:rsidRDefault="00D11A27">
      <w:pPr>
        <w:pStyle w:val="TOC3"/>
        <w:numPr>
          <w:ins w:id="1295" w:author="Jim Kulp" w:date="2010-07-20T08:54:00Z"/>
        </w:numPr>
        <w:tabs>
          <w:tab w:val="left" w:pos="1176"/>
          <w:tab w:val="right" w:leader="dot" w:pos="9350"/>
        </w:tabs>
        <w:rPr>
          <w:ins w:id="1296" w:author="Jim Kulp" w:date="2010-07-20T08:54:00Z"/>
          <w:rFonts w:eastAsiaTheme="minorEastAsia" w:cstheme="minorBidi"/>
          <w:noProof/>
          <w:sz w:val="24"/>
          <w:szCs w:val="24"/>
        </w:rPr>
      </w:pPr>
      <w:ins w:id="1297" w:author="Jim Kulp" w:date="2010-07-20T08:54:00Z">
        <w:r>
          <w:rPr>
            <w:noProof/>
          </w:rPr>
          <w:t>6.6.4</w:t>
        </w:r>
        <w:r>
          <w:rPr>
            <w:rFonts w:eastAsiaTheme="minorEastAsia" w:cstheme="minorBidi"/>
            <w:noProof/>
            <w:sz w:val="24"/>
            <w:szCs w:val="24"/>
          </w:rPr>
          <w:tab/>
        </w:r>
        <w:r>
          <w:rPr>
            <w:noProof/>
          </w:rPr>
          <w:t>Aborting Messages</w:t>
        </w:r>
        <w:r>
          <w:rPr>
            <w:noProof/>
          </w:rPr>
          <w:tab/>
        </w:r>
        <w:r w:rsidR="0094753D">
          <w:rPr>
            <w:noProof/>
          </w:rPr>
          <w:fldChar w:fldCharType="begin"/>
        </w:r>
        <w:r>
          <w:rPr>
            <w:noProof/>
          </w:rPr>
          <w:instrText xml:space="preserve"> PAGEREF _Toc141235472 \h </w:instrText>
        </w:r>
      </w:ins>
      <w:r w:rsidR="00D454E5">
        <w:rPr>
          <w:noProof/>
        </w:rPr>
      </w:r>
      <w:r w:rsidR="0094753D">
        <w:rPr>
          <w:noProof/>
        </w:rPr>
        <w:fldChar w:fldCharType="separate"/>
      </w:r>
      <w:ins w:id="1298" w:author="Jim Kulp" w:date="2010-07-20T09:47:00Z">
        <w:r w:rsidR="00AF5D6E">
          <w:rPr>
            <w:noProof/>
          </w:rPr>
          <w:t>45</w:t>
        </w:r>
      </w:ins>
      <w:ins w:id="1299" w:author="Jim Kulp" w:date="2010-07-20T08:54:00Z">
        <w:r w:rsidR="0094753D">
          <w:rPr>
            <w:noProof/>
          </w:rPr>
          <w:fldChar w:fldCharType="end"/>
        </w:r>
      </w:ins>
    </w:p>
    <w:p w:rsidR="00D11A27" w:rsidRDefault="00D11A27">
      <w:pPr>
        <w:pStyle w:val="TOC2"/>
        <w:numPr>
          <w:ins w:id="1300" w:author="Jim Kulp" w:date="2010-07-20T08:54:00Z"/>
        </w:numPr>
        <w:tabs>
          <w:tab w:val="left" w:pos="792"/>
          <w:tab w:val="right" w:leader="dot" w:pos="9350"/>
        </w:tabs>
        <w:rPr>
          <w:ins w:id="1301" w:author="Jim Kulp" w:date="2010-07-20T08:54:00Z"/>
          <w:rFonts w:eastAsiaTheme="minorEastAsia" w:cstheme="minorBidi"/>
          <w:b w:val="0"/>
          <w:noProof/>
          <w:sz w:val="24"/>
          <w:szCs w:val="24"/>
        </w:rPr>
      </w:pPr>
      <w:ins w:id="1302" w:author="Jim Kulp" w:date="2010-07-20T08:54:00Z">
        <w:r>
          <w:rPr>
            <w:noProof/>
          </w:rPr>
          <w:t>6.7</w:t>
        </w:r>
        <w:r>
          <w:rPr>
            <w:rFonts w:eastAsiaTheme="minorEastAsia" w:cstheme="minorBidi"/>
            <w:b w:val="0"/>
            <w:noProof/>
            <w:sz w:val="24"/>
            <w:szCs w:val="24"/>
          </w:rPr>
          <w:tab/>
        </w:r>
        <w:r>
          <w:rPr>
            <w:noProof/>
          </w:rPr>
          <w:t>WSI Infrastructure Coping</w:t>
        </w:r>
        <w:r>
          <w:rPr>
            <w:noProof/>
          </w:rPr>
          <w:tab/>
        </w:r>
        <w:r w:rsidR="0094753D">
          <w:rPr>
            <w:noProof/>
          </w:rPr>
          <w:fldChar w:fldCharType="begin"/>
        </w:r>
        <w:r>
          <w:rPr>
            <w:noProof/>
          </w:rPr>
          <w:instrText xml:space="preserve"> PAGEREF _Toc141235473 \h </w:instrText>
        </w:r>
      </w:ins>
      <w:r w:rsidR="00D454E5">
        <w:rPr>
          <w:noProof/>
        </w:rPr>
      </w:r>
      <w:r w:rsidR="0094753D">
        <w:rPr>
          <w:noProof/>
        </w:rPr>
        <w:fldChar w:fldCharType="separate"/>
      </w:r>
      <w:ins w:id="1303" w:author="Jim Kulp" w:date="2010-07-20T09:47:00Z">
        <w:r w:rsidR="00AF5D6E">
          <w:rPr>
            <w:noProof/>
          </w:rPr>
          <w:t>45</w:t>
        </w:r>
      </w:ins>
      <w:ins w:id="1304" w:author="Jim Kulp" w:date="2010-07-20T08:54:00Z">
        <w:r w:rsidR="0094753D">
          <w:rPr>
            <w:noProof/>
          </w:rPr>
          <w:fldChar w:fldCharType="end"/>
        </w:r>
      </w:ins>
    </w:p>
    <w:p w:rsidR="00D11A27" w:rsidRDefault="00D11A27">
      <w:pPr>
        <w:pStyle w:val="TOC3"/>
        <w:numPr>
          <w:ins w:id="1305" w:author="Jim Kulp" w:date="2010-07-20T08:54:00Z"/>
        </w:numPr>
        <w:tabs>
          <w:tab w:val="left" w:pos="1176"/>
          <w:tab w:val="right" w:leader="dot" w:pos="9350"/>
        </w:tabs>
        <w:rPr>
          <w:ins w:id="1306" w:author="Jim Kulp" w:date="2010-07-20T08:54:00Z"/>
          <w:rFonts w:eastAsiaTheme="minorEastAsia" w:cstheme="minorBidi"/>
          <w:noProof/>
          <w:sz w:val="24"/>
          <w:szCs w:val="24"/>
        </w:rPr>
      </w:pPr>
      <w:ins w:id="1307" w:author="Jim Kulp" w:date="2010-07-20T08:54:00Z">
        <w:r>
          <w:rPr>
            <w:noProof/>
          </w:rPr>
          <w:t>6.7.1</w:t>
        </w:r>
        <w:r>
          <w:rPr>
            <w:rFonts w:eastAsiaTheme="minorEastAsia" w:cstheme="minorBidi"/>
            <w:noProof/>
            <w:sz w:val="24"/>
            <w:szCs w:val="24"/>
          </w:rPr>
          <w:tab/>
        </w:r>
        <w:r>
          <w:rPr>
            <w:noProof/>
          </w:rPr>
          <w:t>Infrastructure Best Practice for Master/Producers</w:t>
        </w:r>
        <w:r>
          <w:rPr>
            <w:noProof/>
          </w:rPr>
          <w:tab/>
        </w:r>
        <w:r w:rsidR="0094753D">
          <w:rPr>
            <w:noProof/>
          </w:rPr>
          <w:fldChar w:fldCharType="begin"/>
        </w:r>
        <w:r>
          <w:rPr>
            <w:noProof/>
          </w:rPr>
          <w:instrText xml:space="preserve"> PAGEREF _Toc141235474 \h </w:instrText>
        </w:r>
      </w:ins>
      <w:r w:rsidR="00D454E5">
        <w:rPr>
          <w:noProof/>
        </w:rPr>
      </w:r>
      <w:r w:rsidR="0094753D">
        <w:rPr>
          <w:noProof/>
        </w:rPr>
        <w:fldChar w:fldCharType="separate"/>
      </w:r>
      <w:ins w:id="1308" w:author="Jim Kulp" w:date="2010-07-20T09:47:00Z">
        <w:r w:rsidR="00AF5D6E">
          <w:rPr>
            <w:noProof/>
          </w:rPr>
          <w:t>47</w:t>
        </w:r>
      </w:ins>
      <w:ins w:id="1309" w:author="Jim Kulp" w:date="2010-07-20T08:54:00Z">
        <w:r w:rsidR="0094753D">
          <w:rPr>
            <w:noProof/>
          </w:rPr>
          <w:fldChar w:fldCharType="end"/>
        </w:r>
      </w:ins>
    </w:p>
    <w:p w:rsidR="00D11A27" w:rsidRDefault="00D11A27">
      <w:pPr>
        <w:pStyle w:val="TOC3"/>
        <w:numPr>
          <w:ins w:id="1310" w:author="Jim Kulp" w:date="2010-07-20T08:54:00Z"/>
        </w:numPr>
        <w:tabs>
          <w:tab w:val="left" w:pos="1176"/>
          <w:tab w:val="right" w:leader="dot" w:pos="9350"/>
        </w:tabs>
        <w:rPr>
          <w:ins w:id="1311" w:author="Jim Kulp" w:date="2010-07-20T08:54:00Z"/>
          <w:rFonts w:eastAsiaTheme="minorEastAsia" w:cstheme="minorBidi"/>
          <w:noProof/>
          <w:sz w:val="24"/>
          <w:szCs w:val="24"/>
        </w:rPr>
      </w:pPr>
      <w:ins w:id="1312" w:author="Jim Kulp" w:date="2010-07-20T08:54:00Z">
        <w:r>
          <w:rPr>
            <w:noProof/>
          </w:rPr>
          <w:t>6.7.2</w:t>
        </w:r>
        <w:r>
          <w:rPr>
            <w:rFonts w:eastAsiaTheme="minorEastAsia" w:cstheme="minorBidi"/>
            <w:noProof/>
            <w:sz w:val="24"/>
            <w:szCs w:val="24"/>
          </w:rPr>
          <w:tab/>
        </w:r>
        <w:r>
          <w:rPr>
            <w:noProof/>
          </w:rPr>
          <w:t>Infrastructure Best Practice for Slave/Consumers</w:t>
        </w:r>
        <w:r>
          <w:rPr>
            <w:noProof/>
          </w:rPr>
          <w:tab/>
        </w:r>
        <w:r w:rsidR="0094753D">
          <w:rPr>
            <w:noProof/>
          </w:rPr>
          <w:fldChar w:fldCharType="begin"/>
        </w:r>
        <w:r>
          <w:rPr>
            <w:noProof/>
          </w:rPr>
          <w:instrText xml:space="preserve"> PAGEREF _Toc141235475 \h </w:instrText>
        </w:r>
      </w:ins>
      <w:r w:rsidR="00D454E5">
        <w:rPr>
          <w:noProof/>
        </w:rPr>
      </w:r>
      <w:r w:rsidR="0094753D">
        <w:rPr>
          <w:noProof/>
        </w:rPr>
        <w:fldChar w:fldCharType="separate"/>
      </w:r>
      <w:ins w:id="1313" w:author="Jim Kulp" w:date="2010-07-20T09:47:00Z">
        <w:r w:rsidR="00AF5D6E">
          <w:rPr>
            <w:noProof/>
          </w:rPr>
          <w:t>47</w:t>
        </w:r>
      </w:ins>
      <w:ins w:id="1314" w:author="Jim Kulp" w:date="2010-07-20T08:54:00Z">
        <w:r w:rsidR="0094753D">
          <w:rPr>
            <w:noProof/>
          </w:rPr>
          <w:fldChar w:fldCharType="end"/>
        </w:r>
      </w:ins>
    </w:p>
    <w:p w:rsidR="00D11A27" w:rsidRDefault="00D11A27">
      <w:pPr>
        <w:pStyle w:val="TOC1"/>
        <w:numPr>
          <w:ins w:id="1315" w:author="Jim Kulp" w:date="2010-07-20T08:54:00Z"/>
        </w:numPr>
        <w:tabs>
          <w:tab w:val="left" w:pos="382"/>
          <w:tab w:val="right" w:leader="dot" w:pos="9350"/>
        </w:tabs>
        <w:rPr>
          <w:ins w:id="1316" w:author="Jim Kulp" w:date="2010-07-20T08:54:00Z"/>
          <w:rFonts w:eastAsiaTheme="minorEastAsia" w:cstheme="minorBidi"/>
          <w:b w:val="0"/>
          <w:noProof/>
        </w:rPr>
      </w:pPr>
      <w:ins w:id="1317" w:author="Jim Kulp" w:date="2010-07-20T08:54:00Z">
        <w:r>
          <w:rPr>
            <w:noProof/>
          </w:rPr>
          <w:t>7</w:t>
        </w:r>
        <w:r>
          <w:rPr>
            <w:rFonts w:eastAsiaTheme="minorEastAsia" w:cstheme="minorBidi"/>
            <w:b w:val="0"/>
            <w:noProof/>
          </w:rPr>
          <w:tab/>
        </w:r>
        <w:r>
          <w:rPr>
            <w:noProof/>
          </w:rPr>
          <w:t>Worker Message Interface (WMI)</w:t>
        </w:r>
        <w:r>
          <w:rPr>
            <w:noProof/>
          </w:rPr>
          <w:tab/>
        </w:r>
        <w:r w:rsidR="0094753D">
          <w:rPr>
            <w:noProof/>
          </w:rPr>
          <w:fldChar w:fldCharType="begin"/>
        </w:r>
        <w:r>
          <w:rPr>
            <w:noProof/>
          </w:rPr>
          <w:instrText xml:space="preserve"> PAGEREF _Toc141235476 \h </w:instrText>
        </w:r>
      </w:ins>
      <w:r w:rsidR="00D454E5">
        <w:rPr>
          <w:noProof/>
        </w:rPr>
      </w:r>
      <w:r w:rsidR="0094753D">
        <w:rPr>
          <w:noProof/>
        </w:rPr>
        <w:fldChar w:fldCharType="separate"/>
      </w:r>
      <w:ins w:id="1318" w:author="Jim Kulp" w:date="2010-07-20T09:47:00Z">
        <w:r w:rsidR="00AF5D6E">
          <w:rPr>
            <w:noProof/>
          </w:rPr>
          <w:t>48</w:t>
        </w:r>
      </w:ins>
      <w:ins w:id="1319" w:author="Jim Kulp" w:date="2010-07-20T08:54:00Z">
        <w:r w:rsidR="0094753D">
          <w:rPr>
            <w:noProof/>
          </w:rPr>
          <w:fldChar w:fldCharType="end"/>
        </w:r>
      </w:ins>
    </w:p>
    <w:p w:rsidR="00D11A27" w:rsidRDefault="00D11A27">
      <w:pPr>
        <w:pStyle w:val="TOC2"/>
        <w:numPr>
          <w:ins w:id="1320" w:author="Jim Kulp" w:date="2010-07-20T08:54:00Z"/>
        </w:numPr>
        <w:tabs>
          <w:tab w:val="left" w:pos="792"/>
          <w:tab w:val="right" w:leader="dot" w:pos="9350"/>
        </w:tabs>
        <w:rPr>
          <w:ins w:id="1321" w:author="Jim Kulp" w:date="2010-07-20T08:54:00Z"/>
          <w:rFonts w:eastAsiaTheme="minorEastAsia" w:cstheme="minorBidi"/>
          <w:b w:val="0"/>
          <w:noProof/>
          <w:sz w:val="24"/>
          <w:szCs w:val="24"/>
        </w:rPr>
      </w:pPr>
      <w:ins w:id="1322" w:author="Jim Kulp" w:date="2010-07-20T08:54:00Z">
        <w:r>
          <w:rPr>
            <w:noProof/>
          </w:rPr>
          <w:t>7.1</w:t>
        </w:r>
        <w:r>
          <w:rPr>
            <w:rFonts w:eastAsiaTheme="minorEastAsia" w:cstheme="minorBidi"/>
            <w:b w:val="0"/>
            <w:noProof/>
            <w:sz w:val="24"/>
            <w:szCs w:val="24"/>
          </w:rPr>
          <w:tab/>
        </w:r>
        <w:r>
          <w:rPr>
            <w:noProof/>
          </w:rPr>
          <w:t>WMI Motivation</w:t>
        </w:r>
        <w:r>
          <w:rPr>
            <w:noProof/>
          </w:rPr>
          <w:tab/>
        </w:r>
        <w:r w:rsidR="0094753D">
          <w:rPr>
            <w:noProof/>
          </w:rPr>
          <w:fldChar w:fldCharType="begin"/>
        </w:r>
        <w:r>
          <w:rPr>
            <w:noProof/>
          </w:rPr>
          <w:instrText xml:space="preserve"> PAGEREF _Toc141235477 \h </w:instrText>
        </w:r>
      </w:ins>
      <w:r w:rsidR="00D454E5">
        <w:rPr>
          <w:noProof/>
        </w:rPr>
      </w:r>
      <w:r w:rsidR="0094753D">
        <w:rPr>
          <w:noProof/>
        </w:rPr>
        <w:fldChar w:fldCharType="separate"/>
      </w:r>
      <w:ins w:id="1323" w:author="Jim Kulp" w:date="2010-07-20T09:47:00Z">
        <w:r w:rsidR="00AF5D6E">
          <w:rPr>
            <w:noProof/>
          </w:rPr>
          <w:t>48</w:t>
        </w:r>
      </w:ins>
      <w:ins w:id="1324" w:author="Jim Kulp" w:date="2010-07-20T08:54:00Z">
        <w:r w:rsidR="0094753D">
          <w:rPr>
            <w:noProof/>
          </w:rPr>
          <w:fldChar w:fldCharType="end"/>
        </w:r>
      </w:ins>
    </w:p>
    <w:p w:rsidR="00D11A27" w:rsidRDefault="00D11A27">
      <w:pPr>
        <w:pStyle w:val="TOC2"/>
        <w:numPr>
          <w:ins w:id="1325" w:author="Jim Kulp" w:date="2010-07-20T08:54:00Z"/>
        </w:numPr>
        <w:tabs>
          <w:tab w:val="left" w:pos="792"/>
          <w:tab w:val="right" w:leader="dot" w:pos="9350"/>
        </w:tabs>
        <w:rPr>
          <w:ins w:id="1326" w:author="Jim Kulp" w:date="2010-07-20T08:54:00Z"/>
          <w:rFonts w:eastAsiaTheme="minorEastAsia" w:cstheme="minorBidi"/>
          <w:b w:val="0"/>
          <w:noProof/>
          <w:sz w:val="24"/>
          <w:szCs w:val="24"/>
        </w:rPr>
      </w:pPr>
      <w:ins w:id="1327" w:author="Jim Kulp" w:date="2010-07-20T08:54:00Z">
        <w:r>
          <w:rPr>
            <w:noProof/>
          </w:rPr>
          <w:t>7.2</w:t>
        </w:r>
        <w:r>
          <w:rPr>
            <w:rFonts w:eastAsiaTheme="minorEastAsia" w:cstheme="minorBidi"/>
            <w:b w:val="0"/>
            <w:noProof/>
            <w:sz w:val="24"/>
            <w:szCs w:val="24"/>
          </w:rPr>
          <w:tab/>
        </w:r>
        <w:r>
          <w:rPr>
            <w:noProof/>
          </w:rPr>
          <w:t>WMI Overview</w:t>
        </w:r>
        <w:r>
          <w:rPr>
            <w:noProof/>
          </w:rPr>
          <w:tab/>
        </w:r>
        <w:r w:rsidR="0094753D">
          <w:rPr>
            <w:noProof/>
          </w:rPr>
          <w:fldChar w:fldCharType="begin"/>
        </w:r>
        <w:r>
          <w:rPr>
            <w:noProof/>
          </w:rPr>
          <w:instrText xml:space="preserve"> PAGEREF _Toc141235478 \h </w:instrText>
        </w:r>
      </w:ins>
      <w:r w:rsidR="00D454E5">
        <w:rPr>
          <w:noProof/>
        </w:rPr>
      </w:r>
      <w:r w:rsidR="0094753D">
        <w:rPr>
          <w:noProof/>
        </w:rPr>
        <w:fldChar w:fldCharType="separate"/>
      </w:r>
      <w:ins w:id="1328" w:author="Jim Kulp" w:date="2010-07-20T09:47:00Z">
        <w:r w:rsidR="00AF5D6E">
          <w:rPr>
            <w:noProof/>
          </w:rPr>
          <w:t>48</w:t>
        </w:r>
      </w:ins>
      <w:ins w:id="1329" w:author="Jim Kulp" w:date="2010-07-20T08:54:00Z">
        <w:r w:rsidR="0094753D">
          <w:rPr>
            <w:noProof/>
          </w:rPr>
          <w:fldChar w:fldCharType="end"/>
        </w:r>
      </w:ins>
    </w:p>
    <w:p w:rsidR="00D11A27" w:rsidRDefault="00D11A27">
      <w:pPr>
        <w:pStyle w:val="TOC3"/>
        <w:numPr>
          <w:ins w:id="1330" w:author="Jim Kulp" w:date="2010-07-20T08:54:00Z"/>
        </w:numPr>
        <w:tabs>
          <w:tab w:val="left" w:pos="1176"/>
          <w:tab w:val="right" w:leader="dot" w:pos="9350"/>
        </w:tabs>
        <w:rPr>
          <w:ins w:id="1331" w:author="Jim Kulp" w:date="2010-07-20T08:54:00Z"/>
          <w:rFonts w:eastAsiaTheme="minorEastAsia" w:cstheme="minorBidi"/>
          <w:noProof/>
          <w:sz w:val="24"/>
          <w:szCs w:val="24"/>
        </w:rPr>
      </w:pPr>
      <w:ins w:id="1332" w:author="Jim Kulp" w:date="2010-07-20T08:54:00Z">
        <w:r>
          <w:rPr>
            <w:noProof/>
          </w:rPr>
          <w:t>7.2.1</w:t>
        </w:r>
        <w:r>
          <w:rPr>
            <w:rFonts w:eastAsiaTheme="minorEastAsia" w:cstheme="minorBidi"/>
            <w:noProof/>
            <w:sz w:val="24"/>
            <w:szCs w:val="24"/>
          </w:rPr>
          <w:tab/>
        </w:r>
        <w:r>
          <w:rPr>
            <w:noProof/>
          </w:rPr>
          <w:t>WMI Consuming versus Producing:</w:t>
        </w:r>
        <w:r>
          <w:rPr>
            <w:noProof/>
          </w:rPr>
          <w:tab/>
        </w:r>
        <w:r w:rsidR="0094753D">
          <w:rPr>
            <w:noProof/>
          </w:rPr>
          <w:fldChar w:fldCharType="begin"/>
        </w:r>
        <w:r>
          <w:rPr>
            <w:noProof/>
          </w:rPr>
          <w:instrText xml:space="preserve"> PAGEREF _Toc141235479 \h </w:instrText>
        </w:r>
      </w:ins>
      <w:r w:rsidR="00D454E5">
        <w:rPr>
          <w:noProof/>
        </w:rPr>
      </w:r>
      <w:r w:rsidR="0094753D">
        <w:rPr>
          <w:noProof/>
        </w:rPr>
        <w:fldChar w:fldCharType="separate"/>
      </w:r>
      <w:ins w:id="1333" w:author="Jim Kulp" w:date="2010-07-20T09:47:00Z">
        <w:r w:rsidR="00AF5D6E">
          <w:rPr>
            <w:noProof/>
          </w:rPr>
          <w:t>48</w:t>
        </w:r>
      </w:ins>
      <w:ins w:id="1334" w:author="Jim Kulp" w:date="2010-07-20T08:54:00Z">
        <w:r w:rsidR="0094753D">
          <w:rPr>
            <w:noProof/>
          </w:rPr>
          <w:fldChar w:fldCharType="end"/>
        </w:r>
      </w:ins>
    </w:p>
    <w:p w:rsidR="00D11A27" w:rsidRDefault="00D11A27">
      <w:pPr>
        <w:pStyle w:val="TOC3"/>
        <w:numPr>
          <w:ins w:id="1335" w:author="Jim Kulp" w:date="2010-07-20T08:54:00Z"/>
        </w:numPr>
        <w:tabs>
          <w:tab w:val="left" w:pos="1176"/>
          <w:tab w:val="right" w:leader="dot" w:pos="9350"/>
        </w:tabs>
        <w:rPr>
          <w:ins w:id="1336" w:author="Jim Kulp" w:date="2010-07-20T08:54:00Z"/>
          <w:rFonts w:eastAsiaTheme="minorEastAsia" w:cstheme="minorBidi"/>
          <w:noProof/>
          <w:sz w:val="24"/>
          <w:szCs w:val="24"/>
        </w:rPr>
      </w:pPr>
      <w:ins w:id="1337" w:author="Jim Kulp" w:date="2010-07-20T08:54:00Z">
        <w:r w:rsidRPr="006A1A6D">
          <w:rPr>
            <w:rFonts w:cs="Arial"/>
            <w:noProof/>
          </w:rPr>
          <w:t>7.2.2</w:t>
        </w:r>
        <w:r>
          <w:rPr>
            <w:rFonts w:eastAsiaTheme="minorEastAsia" w:cstheme="minorBidi"/>
            <w:noProof/>
            <w:sz w:val="24"/>
            <w:szCs w:val="24"/>
          </w:rPr>
          <w:tab/>
        </w:r>
        <w:r w:rsidRPr="006A1A6D">
          <w:rPr>
            <w:rFonts w:cs="Arial"/>
            <w:noProof/>
          </w:rPr>
          <w:t>Indication of message length</w:t>
        </w:r>
        <w:r>
          <w:rPr>
            <w:noProof/>
          </w:rPr>
          <w:tab/>
        </w:r>
        <w:r w:rsidR="0094753D">
          <w:rPr>
            <w:noProof/>
          </w:rPr>
          <w:fldChar w:fldCharType="begin"/>
        </w:r>
        <w:r>
          <w:rPr>
            <w:noProof/>
          </w:rPr>
          <w:instrText xml:space="preserve"> PAGEREF _Toc141235480 \h </w:instrText>
        </w:r>
      </w:ins>
      <w:r w:rsidR="00D454E5">
        <w:rPr>
          <w:noProof/>
        </w:rPr>
      </w:r>
      <w:r w:rsidR="0094753D">
        <w:rPr>
          <w:noProof/>
        </w:rPr>
        <w:fldChar w:fldCharType="separate"/>
      </w:r>
      <w:ins w:id="1338" w:author="Jim Kulp" w:date="2010-07-20T09:47:00Z">
        <w:r w:rsidR="00AF5D6E">
          <w:rPr>
            <w:noProof/>
          </w:rPr>
          <w:t>49</w:t>
        </w:r>
      </w:ins>
      <w:ins w:id="1339" w:author="Jim Kulp" w:date="2010-07-20T08:54:00Z">
        <w:r w:rsidR="0094753D">
          <w:rPr>
            <w:noProof/>
          </w:rPr>
          <w:fldChar w:fldCharType="end"/>
        </w:r>
      </w:ins>
    </w:p>
    <w:p w:rsidR="00D11A27" w:rsidRDefault="00D11A27">
      <w:pPr>
        <w:pStyle w:val="TOC3"/>
        <w:numPr>
          <w:ins w:id="1340" w:author="Jim Kulp" w:date="2010-07-20T08:54:00Z"/>
        </w:numPr>
        <w:tabs>
          <w:tab w:val="left" w:pos="1176"/>
          <w:tab w:val="right" w:leader="dot" w:pos="9350"/>
        </w:tabs>
        <w:rPr>
          <w:ins w:id="1341" w:author="Jim Kulp" w:date="2010-07-20T08:54:00Z"/>
          <w:rFonts w:eastAsiaTheme="minorEastAsia" w:cstheme="minorBidi"/>
          <w:noProof/>
          <w:sz w:val="24"/>
          <w:szCs w:val="24"/>
        </w:rPr>
      </w:pPr>
      <w:ins w:id="1342" w:author="Jim Kulp" w:date="2010-07-20T08:54:00Z">
        <w:r w:rsidRPr="006A1A6D">
          <w:rPr>
            <w:rFonts w:cs="Arial"/>
            <w:noProof/>
          </w:rPr>
          <w:t>7.2.3</w:t>
        </w:r>
        <w:r>
          <w:rPr>
            <w:rFonts w:eastAsiaTheme="minorEastAsia" w:cstheme="minorBidi"/>
            <w:noProof/>
            <w:sz w:val="24"/>
            <w:szCs w:val="24"/>
          </w:rPr>
          <w:tab/>
        </w:r>
        <w:r w:rsidRPr="006A1A6D">
          <w:rPr>
            <w:rFonts w:cs="Arial"/>
            <w:noProof/>
          </w:rPr>
          <w:t>Indication of done-with-message</w:t>
        </w:r>
        <w:r>
          <w:rPr>
            <w:noProof/>
          </w:rPr>
          <w:tab/>
        </w:r>
        <w:r w:rsidR="0094753D">
          <w:rPr>
            <w:noProof/>
          </w:rPr>
          <w:fldChar w:fldCharType="begin"/>
        </w:r>
        <w:r>
          <w:rPr>
            <w:noProof/>
          </w:rPr>
          <w:instrText xml:space="preserve"> PAGEREF _Toc141235481 \h </w:instrText>
        </w:r>
      </w:ins>
      <w:r w:rsidR="00D454E5">
        <w:rPr>
          <w:noProof/>
        </w:rPr>
      </w:r>
      <w:r w:rsidR="0094753D">
        <w:rPr>
          <w:noProof/>
        </w:rPr>
        <w:fldChar w:fldCharType="separate"/>
      </w:r>
      <w:ins w:id="1343" w:author="Jim Kulp" w:date="2010-07-20T09:47:00Z">
        <w:r w:rsidR="00AF5D6E">
          <w:rPr>
            <w:noProof/>
          </w:rPr>
          <w:t>50</w:t>
        </w:r>
      </w:ins>
      <w:ins w:id="1344" w:author="Jim Kulp" w:date="2010-07-20T08:54:00Z">
        <w:r w:rsidR="0094753D">
          <w:rPr>
            <w:noProof/>
          </w:rPr>
          <w:fldChar w:fldCharType="end"/>
        </w:r>
      </w:ins>
    </w:p>
    <w:p w:rsidR="00D11A27" w:rsidRDefault="00D11A27">
      <w:pPr>
        <w:pStyle w:val="TOC3"/>
        <w:numPr>
          <w:ins w:id="1345" w:author="Jim Kulp" w:date="2010-07-20T08:54:00Z"/>
        </w:numPr>
        <w:tabs>
          <w:tab w:val="left" w:pos="1176"/>
          <w:tab w:val="right" w:leader="dot" w:pos="9350"/>
        </w:tabs>
        <w:rPr>
          <w:ins w:id="1346" w:author="Jim Kulp" w:date="2010-07-20T08:54:00Z"/>
          <w:rFonts w:eastAsiaTheme="minorEastAsia" w:cstheme="minorBidi"/>
          <w:noProof/>
          <w:sz w:val="24"/>
          <w:szCs w:val="24"/>
        </w:rPr>
      </w:pPr>
      <w:ins w:id="1347" w:author="Jim Kulp" w:date="2010-07-20T08:54:00Z">
        <w:r>
          <w:rPr>
            <w:noProof/>
          </w:rPr>
          <w:t>7.2.4</w:t>
        </w:r>
        <w:r>
          <w:rPr>
            <w:rFonts w:eastAsiaTheme="minorEastAsia" w:cstheme="minorBidi"/>
            <w:noProof/>
            <w:sz w:val="24"/>
            <w:szCs w:val="24"/>
          </w:rPr>
          <w:tab/>
        </w:r>
        <w:r>
          <w:rPr>
            <w:noProof/>
          </w:rPr>
          <w:t>Indication of buffer available</w:t>
        </w:r>
        <w:r>
          <w:rPr>
            <w:noProof/>
          </w:rPr>
          <w:tab/>
        </w:r>
        <w:r w:rsidR="0094753D">
          <w:rPr>
            <w:noProof/>
          </w:rPr>
          <w:fldChar w:fldCharType="begin"/>
        </w:r>
        <w:r>
          <w:rPr>
            <w:noProof/>
          </w:rPr>
          <w:instrText xml:space="preserve"> PAGEREF _Toc141235482 \h </w:instrText>
        </w:r>
      </w:ins>
      <w:r w:rsidR="00D454E5">
        <w:rPr>
          <w:noProof/>
        </w:rPr>
      </w:r>
      <w:r w:rsidR="0094753D">
        <w:rPr>
          <w:noProof/>
        </w:rPr>
        <w:fldChar w:fldCharType="separate"/>
      </w:r>
      <w:ins w:id="1348" w:author="Jim Kulp" w:date="2010-07-20T09:47:00Z">
        <w:r w:rsidR="00AF5D6E">
          <w:rPr>
            <w:noProof/>
          </w:rPr>
          <w:t>50</w:t>
        </w:r>
      </w:ins>
      <w:ins w:id="1349" w:author="Jim Kulp" w:date="2010-07-20T08:54:00Z">
        <w:r w:rsidR="0094753D">
          <w:rPr>
            <w:noProof/>
          </w:rPr>
          <w:fldChar w:fldCharType="end"/>
        </w:r>
      </w:ins>
    </w:p>
    <w:p w:rsidR="00D11A27" w:rsidRDefault="00D11A27">
      <w:pPr>
        <w:pStyle w:val="TOC3"/>
        <w:numPr>
          <w:ins w:id="1350" w:author="Jim Kulp" w:date="2010-07-20T08:54:00Z"/>
        </w:numPr>
        <w:tabs>
          <w:tab w:val="left" w:pos="1176"/>
          <w:tab w:val="right" w:leader="dot" w:pos="9350"/>
        </w:tabs>
        <w:rPr>
          <w:ins w:id="1351" w:author="Jim Kulp" w:date="2010-07-20T08:54:00Z"/>
          <w:rFonts w:eastAsiaTheme="minorEastAsia" w:cstheme="minorBidi"/>
          <w:noProof/>
          <w:sz w:val="24"/>
          <w:szCs w:val="24"/>
        </w:rPr>
      </w:pPr>
      <w:ins w:id="1352" w:author="Jim Kulp" w:date="2010-07-20T08:54:00Z">
        <w:r>
          <w:rPr>
            <w:noProof/>
          </w:rPr>
          <w:t>7.2.5</w:t>
        </w:r>
        <w:r>
          <w:rPr>
            <w:rFonts w:eastAsiaTheme="minorEastAsia" w:cstheme="minorBidi"/>
            <w:noProof/>
            <w:sz w:val="24"/>
            <w:szCs w:val="24"/>
          </w:rPr>
          <w:tab/>
        </w:r>
        <w:r>
          <w:rPr>
            <w:noProof/>
          </w:rPr>
          <w:t>Message content addressing</w:t>
        </w:r>
        <w:r>
          <w:rPr>
            <w:noProof/>
          </w:rPr>
          <w:tab/>
        </w:r>
        <w:r w:rsidR="0094753D">
          <w:rPr>
            <w:noProof/>
          </w:rPr>
          <w:fldChar w:fldCharType="begin"/>
        </w:r>
        <w:r>
          <w:rPr>
            <w:noProof/>
          </w:rPr>
          <w:instrText xml:space="preserve"> PAGEREF _Toc141235483 \h </w:instrText>
        </w:r>
      </w:ins>
      <w:r w:rsidR="00D454E5">
        <w:rPr>
          <w:noProof/>
        </w:rPr>
      </w:r>
      <w:r w:rsidR="0094753D">
        <w:rPr>
          <w:noProof/>
        </w:rPr>
        <w:fldChar w:fldCharType="separate"/>
      </w:r>
      <w:ins w:id="1353" w:author="Jim Kulp" w:date="2010-07-20T09:47:00Z">
        <w:r w:rsidR="00AF5D6E">
          <w:rPr>
            <w:noProof/>
          </w:rPr>
          <w:t>50</w:t>
        </w:r>
      </w:ins>
      <w:ins w:id="1354" w:author="Jim Kulp" w:date="2010-07-20T08:54:00Z">
        <w:r w:rsidR="0094753D">
          <w:rPr>
            <w:noProof/>
          </w:rPr>
          <w:fldChar w:fldCharType="end"/>
        </w:r>
      </w:ins>
    </w:p>
    <w:p w:rsidR="00D11A27" w:rsidRDefault="00D11A27">
      <w:pPr>
        <w:pStyle w:val="TOC2"/>
        <w:numPr>
          <w:ins w:id="1355" w:author="Jim Kulp" w:date="2010-07-20T08:54:00Z"/>
        </w:numPr>
        <w:tabs>
          <w:tab w:val="left" w:pos="792"/>
          <w:tab w:val="right" w:leader="dot" w:pos="9350"/>
        </w:tabs>
        <w:rPr>
          <w:ins w:id="1356" w:author="Jim Kulp" w:date="2010-07-20T08:54:00Z"/>
          <w:rFonts w:eastAsiaTheme="minorEastAsia" w:cstheme="minorBidi"/>
          <w:b w:val="0"/>
          <w:noProof/>
          <w:sz w:val="24"/>
          <w:szCs w:val="24"/>
        </w:rPr>
      </w:pPr>
      <w:ins w:id="1357" w:author="Jim Kulp" w:date="2010-07-20T08:54:00Z">
        <w:r>
          <w:rPr>
            <w:noProof/>
          </w:rPr>
          <w:t>7.3</w:t>
        </w:r>
        <w:r>
          <w:rPr>
            <w:rFonts w:eastAsiaTheme="minorEastAsia" w:cstheme="minorBidi"/>
            <w:b w:val="0"/>
            <w:noProof/>
            <w:sz w:val="24"/>
            <w:szCs w:val="24"/>
          </w:rPr>
          <w:tab/>
        </w:r>
        <w:r>
          <w:rPr>
            <w:noProof/>
          </w:rPr>
          <w:t>WMI Worker Attributes</w:t>
        </w:r>
        <w:r>
          <w:rPr>
            <w:noProof/>
          </w:rPr>
          <w:tab/>
        </w:r>
        <w:r w:rsidR="0094753D">
          <w:rPr>
            <w:noProof/>
          </w:rPr>
          <w:fldChar w:fldCharType="begin"/>
        </w:r>
        <w:r>
          <w:rPr>
            <w:noProof/>
          </w:rPr>
          <w:instrText xml:space="preserve"> PAGEREF _Toc141235484 \h </w:instrText>
        </w:r>
      </w:ins>
      <w:r w:rsidR="00D454E5">
        <w:rPr>
          <w:noProof/>
        </w:rPr>
      </w:r>
      <w:r w:rsidR="0094753D">
        <w:rPr>
          <w:noProof/>
        </w:rPr>
        <w:fldChar w:fldCharType="separate"/>
      </w:r>
      <w:ins w:id="1358" w:author="Jim Kulp" w:date="2010-07-20T09:47:00Z">
        <w:r w:rsidR="00AF5D6E">
          <w:rPr>
            <w:noProof/>
          </w:rPr>
          <w:t>50</w:t>
        </w:r>
      </w:ins>
      <w:ins w:id="1359" w:author="Jim Kulp" w:date="2010-07-20T08:54:00Z">
        <w:r w:rsidR="0094753D">
          <w:rPr>
            <w:noProof/>
          </w:rPr>
          <w:fldChar w:fldCharType="end"/>
        </w:r>
      </w:ins>
    </w:p>
    <w:p w:rsidR="00D11A27" w:rsidRDefault="00D11A27">
      <w:pPr>
        <w:pStyle w:val="TOC3"/>
        <w:numPr>
          <w:ins w:id="1360" w:author="Jim Kulp" w:date="2010-07-20T08:54:00Z"/>
        </w:numPr>
        <w:tabs>
          <w:tab w:val="left" w:pos="1176"/>
          <w:tab w:val="right" w:leader="dot" w:pos="9350"/>
        </w:tabs>
        <w:rPr>
          <w:ins w:id="1361" w:author="Jim Kulp" w:date="2010-07-20T08:54:00Z"/>
          <w:rFonts w:eastAsiaTheme="minorEastAsia" w:cstheme="minorBidi"/>
          <w:noProof/>
          <w:sz w:val="24"/>
          <w:szCs w:val="24"/>
        </w:rPr>
      </w:pPr>
      <w:ins w:id="1362" w:author="Jim Kulp" w:date="2010-07-20T08:54:00Z">
        <w:r>
          <w:rPr>
            <w:noProof/>
          </w:rPr>
          <w:t>7.3.1</w:t>
        </w:r>
        <w:r>
          <w:rPr>
            <w:rFonts w:eastAsiaTheme="minorEastAsia" w:cstheme="minorBidi"/>
            <w:noProof/>
            <w:sz w:val="24"/>
            <w:szCs w:val="24"/>
          </w:rPr>
          <w:tab/>
        </w:r>
        <w:r>
          <w:rPr>
            <w:noProof/>
          </w:rPr>
          <w:t>WMI Attribute Summary</w:t>
        </w:r>
        <w:r>
          <w:rPr>
            <w:noProof/>
          </w:rPr>
          <w:tab/>
        </w:r>
        <w:r w:rsidR="0094753D">
          <w:rPr>
            <w:noProof/>
          </w:rPr>
          <w:fldChar w:fldCharType="begin"/>
        </w:r>
        <w:r>
          <w:rPr>
            <w:noProof/>
          </w:rPr>
          <w:instrText xml:space="preserve"> PAGEREF _Toc141235485 \h </w:instrText>
        </w:r>
      </w:ins>
      <w:r w:rsidR="00D454E5">
        <w:rPr>
          <w:noProof/>
        </w:rPr>
      </w:r>
      <w:r w:rsidR="0094753D">
        <w:rPr>
          <w:noProof/>
        </w:rPr>
        <w:fldChar w:fldCharType="separate"/>
      </w:r>
      <w:ins w:id="1363" w:author="Jim Kulp" w:date="2010-07-20T09:47:00Z">
        <w:r w:rsidR="00AF5D6E">
          <w:rPr>
            <w:noProof/>
          </w:rPr>
          <w:t>51</w:t>
        </w:r>
      </w:ins>
      <w:ins w:id="1364" w:author="Jim Kulp" w:date="2010-07-20T08:54:00Z">
        <w:r w:rsidR="0094753D">
          <w:rPr>
            <w:noProof/>
          </w:rPr>
          <w:fldChar w:fldCharType="end"/>
        </w:r>
      </w:ins>
    </w:p>
    <w:p w:rsidR="00D11A27" w:rsidRDefault="00D11A27">
      <w:pPr>
        <w:pStyle w:val="TOC3"/>
        <w:numPr>
          <w:ins w:id="1365" w:author="Jim Kulp" w:date="2010-07-20T08:54:00Z"/>
        </w:numPr>
        <w:tabs>
          <w:tab w:val="left" w:pos="1176"/>
          <w:tab w:val="right" w:leader="dot" w:pos="9350"/>
        </w:tabs>
        <w:rPr>
          <w:ins w:id="1366" w:author="Jim Kulp" w:date="2010-07-20T08:54:00Z"/>
          <w:rFonts w:eastAsiaTheme="minorEastAsia" w:cstheme="minorBidi"/>
          <w:noProof/>
          <w:sz w:val="24"/>
          <w:szCs w:val="24"/>
        </w:rPr>
      </w:pPr>
      <w:ins w:id="1367" w:author="Jim Kulp" w:date="2010-07-20T08:54:00Z">
        <w:r>
          <w:rPr>
            <w:noProof/>
          </w:rPr>
          <w:t>7.3.2</w:t>
        </w:r>
        <w:r>
          <w:rPr>
            <w:rFonts w:eastAsiaTheme="minorEastAsia" w:cstheme="minorBidi"/>
            <w:noProof/>
            <w:sz w:val="24"/>
            <w:szCs w:val="24"/>
          </w:rPr>
          <w:tab/>
        </w:r>
        <w:r>
          <w:rPr>
            <w:noProof/>
          </w:rPr>
          <w:t>WMI Worker Attribute Details</w:t>
        </w:r>
        <w:r>
          <w:rPr>
            <w:noProof/>
          </w:rPr>
          <w:tab/>
        </w:r>
        <w:r w:rsidR="0094753D">
          <w:rPr>
            <w:noProof/>
          </w:rPr>
          <w:fldChar w:fldCharType="begin"/>
        </w:r>
        <w:r>
          <w:rPr>
            <w:noProof/>
          </w:rPr>
          <w:instrText xml:space="preserve"> PAGEREF _Toc141235486 \h </w:instrText>
        </w:r>
      </w:ins>
      <w:r w:rsidR="00D454E5">
        <w:rPr>
          <w:noProof/>
        </w:rPr>
      </w:r>
      <w:r w:rsidR="0094753D">
        <w:rPr>
          <w:noProof/>
        </w:rPr>
        <w:fldChar w:fldCharType="separate"/>
      </w:r>
      <w:ins w:id="1368" w:author="Jim Kulp" w:date="2010-07-20T09:47:00Z">
        <w:r w:rsidR="00AF5D6E">
          <w:rPr>
            <w:noProof/>
          </w:rPr>
          <w:t>51</w:t>
        </w:r>
      </w:ins>
      <w:ins w:id="1369" w:author="Jim Kulp" w:date="2010-07-20T08:54:00Z">
        <w:r w:rsidR="0094753D">
          <w:rPr>
            <w:noProof/>
          </w:rPr>
          <w:fldChar w:fldCharType="end"/>
        </w:r>
      </w:ins>
    </w:p>
    <w:p w:rsidR="00D11A27" w:rsidRDefault="00D11A27">
      <w:pPr>
        <w:pStyle w:val="TOC2"/>
        <w:numPr>
          <w:ins w:id="1370" w:author="Jim Kulp" w:date="2010-07-20T08:54:00Z"/>
        </w:numPr>
        <w:tabs>
          <w:tab w:val="left" w:pos="792"/>
          <w:tab w:val="right" w:leader="dot" w:pos="9350"/>
        </w:tabs>
        <w:rPr>
          <w:ins w:id="1371" w:author="Jim Kulp" w:date="2010-07-20T08:54:00Z"/>
          <w:rFonts w:eastAsiaTheme="minorEastAsia" w:cstheme="minorBidi"/>
          <w:b w:val="0"/>
          <w:noProof/>
          <w:sz w:val="24"/>
          <w:szCs w:val="24"/>
        </w:rPr>
      </w:pPr>
      <w:ins w:id="1372" w:author="Jim Kulp" w:date="2010-07-20T08:54:00Z">
        <w:r>
          <w:rPr>
            <w:noProof/>
          </w:rPr>
          <w:t>7.4</w:t>
        </w:r>
        <w:r>
          <w:rPr>
            <w:rFonts w:eastAsiaTheme="minorEastAsia" w:cstheme="minorBidi"/>
            <w:b w:val="0"/>
            <w:noProof/>
            <w:sz w:val="24"/>
            <w:szCs w:val="24"/>
          </w:rPr>
          <w:tab/>
        </w:r>
        <w:r>
          <w:rPr>
            <w:noProof/>
          </w:rPr>
          <w:t>WMI OCP Profile/Configuration Parameters</w:t>
        </w:r>
        <w:r>
          <w:rPr>
            <w:noProof/>
          </w:rPr>
          <w:tab/>
        </w:r>
        <w:r w:rsidR="0094753D">
          <w:rPr>
            <w:noProof/>
          </w:rPr>
          <w:fldChar w:fldCharType="begin"/>
        </w:r>
        <w:r>
          <w:rPr>
            <w:noProof/>
          </w:rPr>
          <w:instrText xml:space="preserve"> PAGEREF _Toc141235487 \h </w:instrText>
        </w:r>
      </w:ins>
      <w:r w:rsidR="00D454E5">
        <w:rPr>
          <w:noProof/>
        </w:rPr>
      </w:r>
      <w:r w:rsidR="0094753D">
        <w:rPr>
          <w:noProof/>
        </w:rPr>
        <w:fldChar w:fldCharType="separate"/>
      </w:r>
      <w:ins w:id="1373" w:author="Jim Kulp" w:date="2010-07-20T09:47:00Z">
        <w:r w:rsidR="00AF5D6E">
          <w:rPr>
            <w:noProof/>
          </w:rPr>
          <w:t>52</w:t>
        </w:r>
      </w:ins>
      <w:ins w:id="1374" w:author="Jim Kulp" w:date="2010-07-20T08:54:00Z">
        <w:r w:rsidR="0094753D">
          <w:rPr>
            <w:noProof/>
          </w:rPr>
          <w:fldChar w:fldCharType="end"/>
        </w:r>
      </w:ins>
    </w:p>
    <w:p w:rsidR="00D11A27" w:rsidRDefault="00D11A27">
      <w:pPr>
        <w:pStyle w:val="TOC2"/>
        <w:numPr>
          <w:ins w:id="1375" w:author="Jim Kulp" w:date="2010-07-20T08:54:00Z"/>
        </w:numPr>
        <w:tabs>
          <w:tab w:val="left" w:pos="792"/>
          <w:tab w:val="right" w:leader="dot" w:pos="9350"/>
        </w:tabs>
        <w:rPr>
          <w:ins w:id="1376" w:author="Jim Kulp" w:date="2010-07-20T08:54:00Z"/>
          <w:rFonts w:eastAsiaTheme="minorEastAsia" w:cstheme="minorBidi"/>
          <w:b w:val="0"/>
          <w:noProof/>
          <w:sz w:val="24"/>
          <w:szCs w:val="24"/>
        </w:rPr>
      </w:pPr>
      <w:ins w:id="1377" w:author="Jim Kulp" w:date="2010-07-20T08:54:00Z">
        <w:r>
          <w:rPr>
            <w:noProof/>
          </w:rPr>
          <w:t>7.5</w:t>
        </w:r>
        <w:r>
          <w:rPr>
            <w:rFonts w:eastAsiaTheme="minorEastAsia" w:cstheme="minorBidi"/>
            <w:b w:val="0"/>
            <w:noProof/>
            <w:sz w:val="24"/>
            <w:szCs w:val="24"/>
          </w:rPr>
          <w:tab/>
        </w:r>
        <w:r>
          <w:rPr>
            <w:noProof/>
          </w:rPr>
          <w:t>WMI OCP Signals</w:t>
        </w:r>
        <w:r>
          <w:rPr>
            <w:noProof/>
          </w:rPr>
          <w:tab/>
        </w:r>
        <w:r w:rsidR="0094753D">
          <w:rPr>
            <w:noProof/>
          </w:rPr>
          <w:fldChar w:fldCharType="begin"/>
        </w:r>
        <w:r>
          <w:rPr>
            <w:noProof/>
          </w:rPr>
          <w:instrText xml:space="preserve"> PAGEREF _Toc141235488 \h </w:instrText>
        </w:r>
      </w:ins>
      <w:r w:rsidR="00D454E5">
        <w:rPr>
          <w:noProof/>
        </w:rPr>
      </w:r>
      <w:r w:rsidR="0094753D">
        <w:rPr>
          <w:noProof/>
        </w:rPr>
        <w:fldChar w:fldCharType="separate"/>
      </w:r>
      <w:ins w:id="1378" w:author="Jim Kulp" w:date="2010-07-20T09:47:00Z">
        <w:r w:rsidR="00AF5D6E">
          <w:rPr>
            <w:noProof/>
          </w:rPr>
          <w:t>53</w:t>
        </w:r>
      </w:ins>
      <w:ins w:id="1379" w:author="Jim Kulp" w:date="2010-07-20T08:54:00Z">
        <w:r w:rsidR="0094753D">
          <w:rPr>
            <w:noProof/>
          </w:rPr>
          <w:fldChar w:fldCharType="end"/>
        </w:r>
      </w:ins>
    </w:p>
    <w:p w:rsidR="00D11A27" w:rsidRDefault="00D11A27">
      <w:pPr>
        <w:pStyle w:val="TOC2"/>
        <w:numPr>
          <w:ins w:id="1380" w:author="Jim Kulp" w:date="2010-07-20T08:54:00Z"/>
        </w:numPr>
        <w:tabs>
          <w:tab w:val="left" w:pos="792"/>
          <w:tab w:val="right" w:leader="dot" w:pos="9350"/>
        </w:tabs>
        <w:rPr>
          <w:ins w:id="1381" w:author="Jim Kulp" w:date="2010-07-20T08:54:00Z"/>
          <w:rFonts w:eastAsiaTheme="minorEastAsia" w:cstheme="minorBidi"/>
          <w:b w:val="0"/>
          <w:noProof/>
          <w:sz w:val="24"/>
          <w:szCs w:val="24"/>
        </w:rPr>
      </w:pPr>
      <w:ins w:id="1382" w:author="Jim Kulp" w:date="2010-07-20T08:54:00Z">
        <w:r w:rsidRPr="006A1A6D">
          <w:rPr>
            <w:rFonts w:cs="Arial"/>
            <w:noProof/>
          </w:rPr>
          <w:t>7.6</w:t>
        </w:r>
        <w:r>
          <w:rPr>
            <w:rFonts w:eastAsiaTheme="minorEastAsia" w:cstheme="minorBidi"/>
            <w:b w:val="0"/>
            <w:noProof/>
            <w:sz w:val="24"/>
            <w:szCs w:val="24"/>
          </w:rPr>
          <w:tab/>
        </w:r>
        <w:r>
          <w:rPr>
            <w:noProof/>
          </w:rPr>
          <w:t>WMI Semantics</w:t>
        </w:r>
        <w:r>
          <w:rPr>
            <w:noProof/>
          </w:rPr>
          <w:tab/>
        </w:r>
        <w:r w:rsidR="0094753D">
          <w:rPr>
            <w:noProof/>
          </w:rPr>
          <w:fldChar w:fldCharType="begin"/>
        </w:r>
        <w:r>
          <w:rPr>
            <w:noProof/>
          </w:rPr>
          <w:instrText xml:space="preserve"> PAGEREF _Toc141235489 \h </w:instrText>
        </w:r>
      </w:ins>
      <w:r w:rsidR="00D454E5">
        <w:rPr>
          <w:noProof/>
        </w:rPr>
      </w:r>
      <w:r w:rsidR="0094753D">
        <w:rPr>
          <w:noProof/>
        </w:rPr>
        <w:fldChar w:fldCharType="separate"/>
      </w:r>
      <w:ins w:id="1383" w:author="Jim Kulp" w:date="2010-07-20T09:47:00Z">
        <w:r w:rsidR="00AF5D6E">
          <w:rPr>
            <w:noProof/>
          </w:rPr>
          <w:t>56</w:t>
        </w:r>
      </w:ins>
      <w:ins w:id="1384" w:author="Jim Kulp" w:date="2010-07-20T08:54:00Z">
        <w:r w:rsidR="0094753D">
          <w:rPr>
            <w:noProof/>
          </w:rPr>
          <w:fldChar w:fldCharType="end"/>
        </w:r>
      </w:ins>
    </w:p>
    <w:p w:rsidR="00D11A27" w:rsidRDefault="00D11A27">
      <w:pPr>
        <w:pStyle w:val="TOC3"/>
        <w:numPr>
          <w:ins w:id="1385" w:author="Jim Kulp" w:date="2010-07-20T08:54:00Z"/>
        </w:numPr>
        <w:tabs>
          <w:tab w:val="left" w:pos="1176"/>
          <w:tab w:val="right" w:leader="dot" w:pos="9350"/>
        </w:tabs>
        <w:rPr>
          <w:ins w:id="1386" w:author="Jim Kulp" w:date="2010-07-20T08:54:00Z"/>
          <w:rFonts w:eastAsiaTheme="minorEastAsia" w:cstheme="minorBidi"/>
          <w:noProof/>
          <w:sz w:val="24"/>
          <w:szCs w:val="24"/>
        </w:rPr>
      </w:pPr>
      <w:ins w:id="1387" w:author="Jim Kulp" w:date="2010-07-20T08:54:00Z">
        <w:r>
          <w:rPr>
            <w:noProof/>
          </w:rPr>
          <w:t>7.6.1</w:t>
        </w:r>
        <w:r>
          <w:rPr>
            <w:rFonts w:eastAsiaTheme="minorEastAsia" w:cstheme="minorBidi"/>
            <w:noProof/>
            <w:sz w:val="24"/>
            <w:szCs w:val="24"/>
          </w:rPr>
          <w:tab/>
        </w:r>
        <w:r>
          <w:rPr>
            <w:noProof/>
          </w:rPr>
          <w:t>“Done with Message” (DWM) Indicated on MReqInfo[0]</w:t>
        </w:r>
        <w:r>
          <w:rPr>
            <w:noProof/>
          </w:rPr>
          <w:tab/>
        </w:r>
        <w:r w:rsidR="0094753D">
          <w:rPr>
            <w:noProof/>
          </w:rPr>
          <w:fldChar w:fldCharType="begin"/>
        </w:r>
        <w:r>
          <w:rPr>
            <w:noProof/>
          </w:rPr>
          <w:instrText xml:space="preserve"> PAGEREF _Toc141235490 \h </w:instrText>
        </w:r>
      </w:ins>
      <w:r w:rsidR="00D454E5">
        <w:rPr>
          <w:noProof/>
        </w:rPr>
      </w:r>
      <w:r w:rsidR="0094753D">
        <w:rPr>
          <w:noProof/>
        </w:rPr>
        <w:fldChar w:fldCharType="separate"/>
      </w:r>
      <w:ins w:id="1388" w:author="Jim Kulp" w:date="2010-07-20T09:47:00Z">
        <w:r w:rsidR="00AF5D6E">
          <w:rPr>
            <w:noProof/>
          </w:rPr>
          <w:t>56</w:t>
        </w:r>
      </w:ins>
      <w:ins w:id="1389" w:author="Jim Kulp" w:date="2010-07-20T08:54:00Z">
        <w:r w:rsidR="0094753D">
          <w:rPr>
            <w:noProof/>
          </w:rPr>
          <w:fldChar w:fldCharType="end"/>
        </w:r>
      </w:ins>
    </w:p>
    <w:p w:rsidR="00D11A27" w:rsidRDefault="00D11A27">
      <w:pPr>
        <w:pStyle w:val="TOC3"/>
        <w:numPr>
          <w:ins w:id="1390" w:author="Jim Kulp" w:date="2010-07-20T08:54:00Z"/>
        </w:numPr>
        <w:tabs>
          <w:tab w:val="left" w:pos="1176"/>
          <w:tab w:val="right" w:leader="dot" w:pos="9350"/>
        </w:tabs>
        <w:rPr>
          <w:ins w:id="1391" w:author="Jim Kulp" w:date="2010-07-20T08:54:00Z"/>
          <w:rFonts w:eastAsiaTheme="minorEastAsia" w:cstheme="minorBidi"/>
          <w:noProof/>
          <w:sz w:val="24"/>
          <w:szCs w:val="24"/>
        </w:rPr>
      </w:pPr>
      <w:ins w:id="1392" w:author="Jim Kulp" w:date="2010-07-20T08:54:00Z">
        <w:r>
          <w:rPr>
            <w:noProof/>
          </w:rPr>
          <w:t>7.6.2</w:t>
        </w:r>
        <w:r>
          <w:rPr>
            <w:rFonts w:eastAsiaTheme="minorEastAsia" w:cstheme="minorBidi"/>
            <w:noProof/>
            <w:sz w:val="24"/>
            <w:szCs w:val="24"/>
          </w:rPr>
          <w:tab/>
        </w:r>
        <w:r>
          <w:rPr>
            <w:noProof/>
          </w:rPr>
          <w:t>No-Data Indication on MAddrSpace[0]</w:t>
        </w:r>
        <w:r>
          <w:rPr>
            <w:noProof/>
          </w:rPr>
          <w:tab/>
        </w:r>
        <w:r w:rsidR="0094753D">
          <w:rPr>
            <w:noProof/>
          </w:rPr>
          <w:fldChar w:fldCharType="begin"/>
        </w:r>
        <w:r>
          <w:rPr>
            <w:noProof/>
          </w:rPr>
          <w:instrText xml:space="preserve"> PAGEREF _Toc141235491 \h </w:instrText>
        </w:r>
      </w:ins>
      <w:r w:rsidR="00D454E5">
        <w:rPr>
          <w:noProof/>
        </w:rPr>
      </w:r>
      <w:r w:rsidR="0094753D">
        <w:rPr>
          <w:noProof/>
        </w:rPr>
        <w:fldChar w:fldCharType="separate"/>
      </w:r>
      <w:ins w:id="1393" w:author="Jim Kulp" w:date="2010-07-20T09:47:00Z">
        <w:r w:rsidR="00AF5D6E">
          <w:rPr>
            <w:noProof/>
          </w:rPr>
          <w:t>56</w:t>
        </w:r>
      </w:ins>
      <w:ins w:id="1394" w:author="Jim Kulp" w:date="2010-07-20T08:54:00Z">
        <w:r w:rsidR="0094753D">
          <w:rPr>
            <w:noProof/>
          </w:rPr>
          <w:fldChar w:fldCharType="end"/>
        </w:r>
      </w:ins>
    </w:p>
    <w:p w:rsidR="00D11A27" w:rsidRDefault="00D11A27">
      <w:pPr>
        <w:pStyle w:val="TOC3"/>
        <w:numPr>
          <w:ins w:id="1395" w:author="Jim Kulp" w:date="2010-07-20T08:54:00Z"/>
        </w:numPr>
        <w:tabs>
          <w:tab w:val="left" w:pos="1176"/>
          <w:tab w:val="right" w:leader="dot" w:pos="9350"/>
        </w:tabs>
        <w:rPr>
          <w:ins w:id="1396" w:author="Jim Kulp" w:date="2010-07-20T08:54:00Z"/>
          <w:rFonts w:eastAsiaTheme="minorEastAsia" w:cstheme="minorBidi"/>
          <w:noProof/>
          <w:sz w:val="24"/>
          <w:szCs w:val="24"/>
        </w:rPr>
      </w:pPr>
      <w:ins w:id="1397" w:author="Jim Kulp" w:date="2010-07-20T08:54:00Z">
        <w:r>
          <w:rPr>
            <w:noProof/>
          </w:rPr>
          <w:t>7.6.3</w:t>
        </w:r>
        <w:r>
          <w:rPr>
            <w:rFonts w:eastAsiaTheme="minorEastAsia" w:cstheme="minorBidi"/>
            <w:noProof/>
            <w:sz w:val="24"/>
            <w:szCs w:val="24"/>
          </w:rPr>
          <w:tab/>
        </w:r>
        <w:r>
          <w:rPr>
            <w:noProof/>
          </w:rPr>
          <w:t>Buffer Availability Indicated on SThreadBusy</w:t>
        </w:r>
        <w:r>
          <w:rPr>
            <w:noProof/>
          </w:rPr>
          <w:tab/>
        </w:r>
        <w:r w:rsidR="0094753D">
          <w:rPr>
            <w:noProof/>
          </w:rPr>
          <w:fldChar w:fldCharType="begin"/>
        </w:r>
        <w:r>
          <w:rPr>
            <w:noProof/>
          </w:rPr>
          <w:instrText xml:space="preserve"> PAGEREF _Toc141235492 \h </w:instrText>
        </w:r>
      </w:ins>
      <w:r w:rsidR="00D454E5">
        <w:rPr>
          <w:noProof/>
        </w:rPr>
      </w:r>
      <w:r w:rsidR="0094753D">
        <w:rPr>
          <w:noProof/>
        </w:rPr>
        <w:fldChar w:fldCharType="separate"/>
      </w:r>
      <w:ins w:id="1398" w:author="Jim Kulp" w:date="2010-07-20T09:47:00Z">
        <w:r w:rsidR="00AF5D6E">
          <w:rPr>
            <w:noProof/>
          </w:rPr>
          <w:t>56</w:t>
        </w:r>
      </w:ins>
      <w:ins w:id="1399" w:author="Jim Kulp" w:date="2010-07-20T08:54:00Z">
        <w:r w:rsidR="0094753D">
          <w:rPr>
            <w:noProof/>
          </w:rPr>
          <w:fldChar w:fldCharType="end"/>
        </w:r>
      </w:ins>
    </w:p>
    <w:p w:rsidR="00D11A27" w:rsidRDefault="00D11A27">
      <w:pPr>
        <w:pStyle w:val="TOC3"/>
        <w:numPr>
          <w:ins w:id="1400" w:author="Jim Kulp" w:date="2010-07-20T08:54:00Z"/>
        </w:numPr>
        <w:tabs>
          <w:tab w:val="left" w:pos="1176"/>
          <w:tab w:val="right" w:leader="dot" w:pos="9350"/>
        </w:tabs>
        <w:rPr>
          <w:ins w:id="1401" w:author="Jim Kulp" w:date="2010-07-20T08:54:00Z"/>
          <w:rFonts w:eastAsiaTheme="minorEastAsia" w:cstheme="minorBidi"/>
          <w:noProof/>
          <w:sz w:val="24"/>
          <w:szCs w:val="24"/>
        </w:rPr>
      </w:pPr>
      <w:ins w:id="1402" w:author="Jim Kulp" w:date="2010-07-20T08:54:00Z">
        <w:r>
          <w:rPr>
            <w:noProof/>
          </w:rPr>
          <w:t>7.6.4</w:t>
        </w:r>
        <w:r>
          <w:rPr>
            <w:rFonts w:eastAsiaTheme="minorEastAsia" w:cstheme="minorBidi"/>
            <w:noProof/>
            <w:sz w:val="24"/>
            <w:szCs w:val="24"/>
          </w:rPr>
          <w:tab/>
        </w:r>
        <w:r>
          <w:rPr>
            <w:noProof/>
          </w:rPr>
          <w:t>Opcode and Message Size Move Downstream on {M|S}Flag</w:t>
        </w:r>
        <w:r>
          <w:rPr>
            <w:noProof/>
          </w:rPr>
          <w:tab/>
        </w:r>
        <w:r w:rsidR="0094753D">
          <w:rPr>
            <w:noProof/>
          </w:rPr>
          <w:fldChar w:fldCharType="begin"/>
        </w:r>
        <w:r>
          <w:rPr>
            <w:noProof/>
          </w:rPr>
          <w:instrText xml:space="preserve"> PAGEREF _Toc141235493 \h </w:instrText>
        </w:r>
      </w:ins>
      <w:r w:rsidR="00D454E5">
        <w:rPr>
          <w:noProof/>
        </w:rPr>
      </w:r>
      <w:r w:rsidR="0094753D">
        <w:rPr>
          <w:noProof/>
        </w:rPr>
        <w:fldChar w:fldCharType="separate"/>
      </w:r>
      <w:ins w:id="1403" w:author="Jim Kulp" w:date="2010-07-20T09:47:00Z">
        <w:r w:rsidR="00AF5D6E">
          <w:rPr>
            <w:noProof/>
          </w:rPr>
          <w:t>57</w:t>
        </w:r>
      </w:ins>
      <w:ins w:id="1404" w:author="Jim Kulp" w:date="2010-07-20T08:54:00Z">
        <w:r w:rsidR="0094753D">
          <w:rPr>
            <w:noProof/>
          </w:rPr>
          <w:fldChar w:fldCharType="end"/>
        </w:r>
      </w:ins>
    </w:p>
    <w:p w:rsidR="00D11A27" w:rsidRDefault="00D11A27">
      <w:pPr>
        <w:pStyle w:val="TOC2"/>
        <w:numPr>
          <w:ins w:id="1405" w:author="Jim Kulp" w:date="2010-07-20T08:54:00Z"/>
        </w:numPr>
        <w:tabs>
          <w:tab w:val="left" w:pos="792"/>
          <w:tab w:val="right" w:leader="dot" w:pos="9350"/>
        </w:tabs>
        <w:rPr>
          <w:ins w:id="1406" w:author="Jim Kulp" w:date="2010-07-20T08:54:00Z"/>
          <w:rFonts w:eastAsiaTheme="minorEastAsia" w:cstheme="minorBidi"/>
          <w:b w:val="0"/>
          <w:noProof/>
          <w:sz w:val="24"/>
          <w:szCs w:val="24"/>
        </w:rPr>
      </w:pPr>
      <w:ins w:id="1407" w:author="Jim Kulp" w:date="2010-07-20T08:54:00Z">
        <w:r>
          <w:rPr>
            <w:noProof/>
          </w:rPr>
          <w:t>7.7</w:t>
        </w:r>
        <w:r>
          <w:rPr>
            <w:rFonts w:eastAsiaTheme="minorEastAsia" w:cstheme="minorBidi"/>
            <w:b w:val="0"/>
            <w:noProof/>
            <w:sz w:val="24"/>
            <w:szCs w:val="24"/>
          </w:rPr>
          <w:tab/>
        </w:r>
        <w:r>
          <w:rPr>
            <w:noProof/>
          </w:rPr>
          <w:t>WMI Infrastructure Coping</w:t>
        </w:r>
        <w:r>
          <w:rPr>
            <w:noProof/>
          </w:rPr>
          <w:tab/>
        </w:r>
        <w:r w:rsidR="0094753D">
          <w:rPr>
            <w:noProof/>
          </w:rPr>
          <w:fldChar w:fldCharType="begin"/>
        </w:r>
        <w:r>
          <w:rPr>
            <w:noProof/>
          </w:rPr>
          <w:instrText xml:space="preserve"> PAGEREF _Toc141235494 \h </w:instrText>
        </w:r>
      </w:ins>
      <w:r w:rsidR="00D454E5">
        <w:rPr>
          <w:noProof/>
        </w:rPr>
      </w:r>
      <w:r w:rsidR="0094753D">
        <w:rPr>
          <w:noProof/>
        </w:rPr>
        <w:fldChar w:fldCharType="separate"/>
      </w:r>
      <w:ins w:id="1408" w:author="Jim Kulp" w:date="2010-07-20T09:47:00Z">
        <w:r w:rsidR="00AF5D6E">
          <w:rPr>
            <w:noProof/>
          </w:rPr>
          <w:t>58</w:t>
        </w:r>
      </w:ins>
      <w:ins w:id="1409" w:author="Jim Kulp" w:date="2010-07-20T08:54:00Z">
        <w:r w:rsidR="0094753D">
          <w:rPr>
            <w:noProof/>
          </w:rPr>
          <w:fldChar w:fldCharType="end"/>
        </w:r>
      </w:ins>
    </w:p>
    <w:p w:rsidR="00D11A27" w:rsidRDefault="00D11A27">
      <w:pPr>
        <w:pStyle w:val="TOC3"/>
        <w:numPr>
          <w:ins w:id="1410" w:author="Jim Kulp" w:date="2010-07-20T08:54:00Z"/>
        </w:numPr>
        <w:tabs>
          <w:tab w:val="left" w:pos="1176"/>
          <w:tab w:val="right" w:leader="dot" w:pos="9350"/>
        </w:tabs>
        <w:rPr>
          <w:ins w:id="1411" w:author="Jim Kulp" w:date="2010-07-20T08:54:00Z"/>
          <w:rFonts w:eastAsiaTheme="minorEastAsia" w:cstheme="minorBidi"/>
          <w:noProof/>
          <w:sz w:val="24"/>
          <w:szCs w:val="24"/>
        </w:rPr>
      </w:pPr>
      <w:ins w:id="1412" w:author="Jim Kulp" w:date="2010-07-20T08:54:00Z">
        <w:r>
          <w:rPr>
            <w:noProof/>
          </w:rPr>
          <w:t>7.7.1</w:t>
        </w:r>
        <w:r>
          <w:rPr>
            <w:rFonts w:eastAsiaTheme="minorEastAsia" w:cstheme="minorBidi"/>
            <w:noProof/>
            <w:sz w:val="24"/>
            <w:szCs w:val="24"/>
          </w:rPr>
          <w:tab/>
        </w:r>
        <w:r>
          <w:rPr>
            <w:noProof/>
          </w:rPr>
          <w:t>Infrastructure Best Practice for Slave Producers (feeding Worker Consumers)</w:t>
        </w:r>
        <w:r>
          <w:rPr>
            <w:noProof/>
          </w:rPr>
          <w:tab/>
        </w:r>
        <w:r w:rsidR="0094753D">
          <w:rPr>
            <w:noProof/>
          </w:rPr>
          <w:fldChar w:fldCharType="begin"/>
        </w:r>
        <w:r>
          <w:rPr>
            <w:noProof/>
          </w:rPr>
          <w:instrText xml:space="preserve"> PAGEREF _Toc141235495 \h </w:instrText>
        </w:r>
      </w:ins>
      <w:r w:rsidR="00D454E5">
        <w:rPr>
          <w:noProof/>
        </w:rPr>
      </w:r>
      <w:r w:rsidR="0094753D">
        <w:rPr>
          <w:noProof/>
        </w:rPr>
        <w:fldChar w:fldCharType="separate"/>
      </w:r>
      <w:ins w:id="1413" w:author="Jim Kulp" w:date="2010-07-20T09:47:00Z">
        <w:r w:rsidR="00AF5D6E">
          <w:rPr>
            <w:noProof/>
          </w:rPr>
          <w:t>58</w:t>
        </w:r>
      </w:ins>
      <w:ins w:id="1414" w:author="Jim Kulp" w:date="2010-07-20T08:54:00Z">
        <w:r w:rsidR="0094753D">
          <w:rPr>
            <w:noProof/>
          </w:rPr>
          <w:fldChar w:fldCharType="end"/>
        </w:r>
      </w:ins>
    </w:p>
    <w:p w:rsidR="00D11A27" w:rsidRDefault="00D11A27">
      <w:pPr>
        <w:pStyle w:val="TOC3"/>
        <w:numPr>
          <w:ins w:id="1415" w:author="Jim Kulp" w:date="2010-07-20T08:54:00Z"/>
        </w:numPr>
        <w:tabs>
          <w:tab w:val="left" w:pos="1176"/>
          <w:tab w:val="right" w:leader="dot" w:pos="9350"/>
        </w:tabs>
        <w:rPr>
          <w:ins w:id="1416" w:author="Jim Kulp" w:date="2010-07-20T08:54:00Z"/>
          <w:rFonts w:eastAsiaTheme="minorEastAsia" w:cstheme="minorBidi"/>
          <w:noProof/>
          <w:sz w:val="24"/>
          <w:szCs w:val="24"/>
        </w:rPr>
      </w:pPr>
      <w:ins w:id="1417" w:author="Jim Kulp" w:date="2010-07-20T08:54:00Z">
        <w:r>
          <w:rPr>
            <w:noProof/>
          </w:rPr>
          <w:t>7.7.2</w:t>
        </w:r>
        <w:r>
          <w:rPr>
            <w:rFonts w:eastAsiaTheme="minorEastAsia" w:cstheme="minorBidi"/>
            <w:noProof/>
            <w:sz w:val="24"/>
            <w:szCs w:val="24"/>
          </w:rPr>
          <w:tab/>
        </w:r>
        <w:r>
          <w:rPr>
            <w:noProof/>
          </w:rPr>
          <w:t>Infrastructure Best Practice for Slave Consumers (fed by Worker Producers)</w:t>
        </w:r>
        <w:r>
          <w:rPr>
            <w:noProof/>
          </w:rPr>
          <w:tab/>
        </w:r>
        <w:r w:rsidR="0094753D">
          <w:rPr>
            <w:noProof/>
          </w:rPr>
          <w:fldChar w:fldCharType="begin"/>
        </w:r>
        <w:r>
          <w:rPr>
            <w:noProof/>
          </w:rPr>
          <w:instrText xml:space="preserve"> PAGEREF _Toc141235496 \h </w:instrText>
        </w:r>
      </w:ins>
      <w:r w:rsidR="00D454E5">
        <w:rPr>
          <w:noProof/>
        </w:rPr>
      </w:r>
      <w:r w:rsidR="0094753D">
        <w:rPr>
          <w:noProof/>
        </w:rPr>
        <w:fldChar w:fldCharType="separate"/>
      </w:r>
      <w:ins w:id="1418" w:author="Jim Kulp" w:date="2010-07-20T09:47:00Z">
        <w:r w:rsidR="00AF5D6E">
          <w:rPr>
            <w:noProof/>
          </w:rPr>
          <w:t>58</w:t>
        </w:r>
      </w:ins>
      <w:ins w:id="1419" w:author="Jim Kulp" w:date="2010-07-20T08:54:00Z">
        <w:r w:rsidR="0094753D">
          <w:rPr>
            <w:noProof/>
          </w:rPr>
          <w:fldChar w:fldCharType="end"/>
        </w:r>
      </w:ins>
    </w:p>
    <w:p w:rsidR="00D11A27" w:rsidRDefault="00D11A27">
      <w:pPr>
        <w:pStyle w:val="TOC1"/>
        <w:numPr>
          <w:ins w:id="1420" w:author="Jim Kulp" w:date="2010-07-20T08:54:00Z"/>
        </w:numPr>
        <w:tabs>
          <w:tab w:val="left" w:pos="382"/>
          <w:tab w:val="right" w:leader="dot" w:pos="9350"/>
        </w:tabs>
        <w:rPr>
          <w:ins w:id="1421" w:author="Jim Kulp" w:date="2010-07-20T08:54:00Z"/>
          <w:rFonts w:eastAsiaTheme="minorEastAsia" w:cstheme="minorBidi"/>
          <w:b w:val="0"/>
          <w:noProof/>
        </w:rPr>
      </w:pPr>
      <w:ins w:id="1422" w:author="Jim Kulp" w:date="2010-07-20T08:54:00Z">
        <w:r>
          <w:rPr>
            <w:noProof/>
          </w:rPr>
          <w:t>8</w:t>
        </w:r>
        <w:r>
          <w:rPr>
            <w:rFonts w:eastAsiaTheme="minorEastAsia" w:cstheme="minorBidi"/>
            <w:b w:val="0"/>
            <w:noProof/>
          </w:rPr>
          <w:tab/>
        </w:r>
        <w:r>
          <w:rPr>
            <w:noProof/>
          </w:rPr>
          <w:t>Worker Memory Interface (WMemI)</w:t>
        </w:r>
        <w:r>
          <w:rPr>
            <w:noProof/>
          </w:rPr>
          <w:tab/>
        </w:r>
        <w:r w:rsidR="0094753D">
          <w:rPr>
            <w:noProof/>
          </w:rPr>
          <w:fldChar w:fldCharType="begin"/>
        </w:r>
        <w:r>
          <w:rPr>
            <w:noProof/>
          </w:rPr>
          <w:instrText xml:space="preserve"> PAGEREF _Toc141235497 \h </w:instrText>
        </w:r>
      </w:ins>
      <w:r w:rsidR="00D454E5">
        <w:rPr>
          <w:noProof/>
        </w:rPr>
      </w:r>
      <w:r w:rsidR="0094753D">
        <w:rPr>
          <w:noProof/>
        </w:rPr>
        <w:fldChar w:fldCharType="separate"/>
      </w:r>
      <w:ins w:id="1423" w:author="Jim Kulp" w:date="2010-07-20T09:47:00Z">
        <w:r w:rsidR="00AF5D6E">
          <w:rPr>
            <w:noProof/>
          </w:rPr>
          <w:t>59</w:t>
        </w:r>
      </w:ins>
      <w:ins w:id="1424" w:author="Jim Kulp" w:date="2010-07-20T08:54:00Z">
        <w:r w:rsidR="0094753D">
          <w:rPr>
            <w:noProof/>
          </w:rPr>
          <w:fldChar w:fldCharType="end"/>
        </w:r>
      </w:ins>
    </w:p>
    <w:p w:rsidR="00D11A27" w:rsidRDefault="00D11A27">
      <w:pPr>
        <w:pStyle w:val="TOC2"/>
        <w:numPr>
          <w:ins w:id="1425" w:author="Jim Kulp" w:date="2010-07-20T08:54:00Z"/>
        </w:numPr>
        <w:tabs>
          <w:tab w:val="left" w:pos="792"/>
          <w:tab w:val="right" w:leader="dot" w:pos="9350"/>
        </w:tabs>
        <w:rPr>
          <w:ins w:id="1426" w:author="Jim Kulp" w:date="2010-07-20T08:54:00Z"/>
          <w:rFonts w:eastAsiaTheme="minorEastAsia" w:cstheme="minorBidi"/>
          <w:b w:val="0"/>
          <w:noProof/>
          <w:sz w:val="24"/>
          <w:szCs w:val="24"/>
        </w:rPr>
      </w:pPr>
      <w:ins w:id="1427" w:author="Jim Kulp" w:date="2010-07-20T08:54:00Z">
        <w:r>
          <w:rPr>
            <w:noProof/>
          </w:rPr>
          <w:t>8.1</w:t>
        </w:r>
        <w:r>
          <w:rPr>
            <w:rFonts w:eastAsiaTheme="minorEastAsia" w:cstheme="minorBidi"/>
            <w:b w:val="0"/>
            <w:noProof/>
            <w:sz w:val="24"/>
            <w:szCs w:val="24"/>
          </w:rPr>
          <w:tab/>
        </w:r>
        <w:r>
          <w:rPr>
            <w:noProof/>
          </w:rPr>
          <w:t>WMemI Motivation</w:t>
        </w:r>
        <w:r>
          <w:rPr>
            <w:noProof/>
          </w:rPr>
          <w:tab/>
        </w:r>
        <w:r w:rsidR="0094753D">
          <w:rPr>
            <w:noProof/>
          </w:rPr>
          <w:fldChar w:fldCharType="begin"/>
        </w:r>
        <w:r>
          <w:rPr>
            <w:noProof/>
          </w:rPr>
          <w:instrText xml:space="preserve"> PAGEREF _Toc141235498 \h </w:instrText>
        </w:r>
      </w:ins>
      <w:r w:rsidR="00D454E5">
        <w:rPr>
          <w:noProof/>
        </w:rPr>
      </w:r>
      <w:r w:rsidR="0094753D">
        <w:rPr>
          <w:noProof/>
        </w:rPr>
        <w:fldChar w:fldCharType="separate"/>
      </w:r>
      <w:ins w:id="1428" w:author="Jim Kulp" w:date="2010-07-20T09:47:00Z">
        <w:r w:rsidR="00AF5D6E">
          <w:rPr>
            <w:noProof/>
          </w:rPr>
          <w:t>59</w:t>
        </w:r>
      </w:ins>
      <w:ins w:id="1429" w:author="Jim Kulp" w:date="2010-07-20T08:54:00Z">
        <w:r w:rsidR="0094753D">
          <w:rPr>
            <w:noProof/>
          </w:rPr>
          <w:fldChar w:fldCharType="end"/>
        </w:r>
      </w:ins>
    </w:p>
    <w:p w:rsidR="00D11A27" w:rsidRDefault="00D11A27">
      <w:pPr>
        <w:pStyle w:val="TOC2"/>
        <w:numPr>
          <w:ins w:id="1430" w:author="Jim Kulp" w:date="2010-07-20T08:54:00Z"/>
        </w:numPr>
        <w:tabs>
          <w:tab w:val="left" w:pos="792"/>
          <w:tab w:val="right" w:leader="dot" w:pos="9350"/>
        </w:tabs>
        <w:rPr>
          <w:ins w:id="1431" w:author="Jim Kulp" w:date="2010-07-20T08:54:00Z"/>
          <w:rFonts w:eastAsiaTheme="minorEastAsia" w:cstheme="minorBidi"/>
          <w:b w:val="0"/>
          <w:noProof/>
          <w:sz w:val="24"/>
          <w:szCs w:val="24"/>
        </w:rPr>
      </w:pPr>
      <w:ins w:id="1432" w:author="Jim Kulp" w:date="2010-07-20T08:54:00Z">
        <w:r>
          <w:rPr>
            <w:noProof/>
          </w:rPr>
          <w:t>8.2</w:t>
        </w:r>
        <w:r>
          <w:rPr>
            <w:rFonts w:eastAsiaTheme="minorEastAsia" w:cstheme="minorBidi"/>
            <w:b w:val="0"/>
            <w:noProof/>
            <w:sz w:val="24"/>
            <w:szCs w:val="24"/>
          </w:rPr>
          <w:tab/>
        </w:r>
        <w:r>
          <w:rPr>
            <w:noProof/>
          </w:rPr>
          <w:t>WMemI Overview</w:t>
        </w:r>
        <w:r>
          <w:rPr>
            <w:noProof/>
          </w:rPr>
          <w:tab/>
        </w:r>
        <w:r w:rsidR="0094753D">
          <w:rPr>
            <w:noProof/>
          </w:rPr>
          <w:fldChar w:fldCharType="begin"/>
        </w:r>
        <w:r>
          <w:rPr>
            <w:noProof/>
          </w:rPr>
          <w:instrText xml:space="preserve"> PAGEREF _Toc141235499 \h </w:instrText>
        </w:r>
      </w:ins>
      <w:r w:rsidR="00D454E5">
        <w:rPr>
          <w:noProof/>
        </w:rPr>
      </w:r>
      <w:r w:rsidR="0094753D">
        <w:rPr>
          <w:noProof/>
        </w:rPr>
        <w:fldChar w:fldCharType="separate"/>
      </w:r>
      <w:ins w:id="1433" w:author="Jim Kulp" w:date="2010-07-20T09:47:00Z">
        <w:r w:rsidR="00AF5D6E">
          <w:rPr>
            <w:noProof/>
          </w:rPr>
          <w:t>59</w:t>
        </w:r>
      </w:ins>
      <w:ins w:id="1434" w:author="Jim Kulp" w:date="2010-07-20T08:54:00Z">
        <w:r w:rsidR="0094753D">
          <w:rPr>
            <w:noProof/>
          </w:rPr>
          <w:fldChar w:fldCharType="end"/>
        </w:r>
      </w:ins>
    </w:p>
    <w:p w:rsidR="00D11A27" w:rsidRDefault="00D11A27">
      <w:pPr>
        <w:pStyle w:val="TOC2"/>
        <w:numPr>
          <w:ins w:id="1435" w:author="Jim Kulp" w:date="2010-07-20T08:54:00Z"/>
        </w:numPr>
        <w:tabs>
          <w:tab w:val="left" w:pos="792"/>
          <w:tab w:val="right" w:leader="dot" w:pos="9350"/>
        </w:tabs>
        <w:rPr>
          <w:ins w:id="1436" w:author="Jim Kulp" w:date="2010-07-20T08:54:00Z"/>
          <w:rFonts w:eastAsiaTheme="minorEastAsia" w:cstheme="minorBidi"/>
          <w:b w:val="0"/>
          <w:noProof/>
          <w:sz w:val="24"/>
          <w:szCs w:val="24"/>
        </w:rPr>
      </w:pPr>
      <w:ins w:id="1437" w:author="Jim Kulp" w:date="2010-07-20T08:54:00Z">
        <w:r>
          <w:rPr>
            <w:noProof/>
          </w:rPr>
          <w:t>8.3</w:t>
        </w:r>
        <w:r>
          <w:rPr>
            <w:rFonts w:eastAsiaTheme="minorEastAsia" w:cstheme="minorBidi"/>
            <w:b w:val="0"/>
            <w:noProof/>
            <w:sz w:val="24"/>
            <w:szCs w:val="24"/>
          </w:rPr>
          <w:tab/>
        </w:r>
        <w:r>
          <w:rPr>
            <w:noProof/>
          </w:rPr>
          <w:t>WMemI Worker Attributes</w:t>
        </w:r>
        <w:r>
          <w:rPr>
            <w:noProof/>
          </w:rPr>
          <w:tab/>
        </w:r>
        <w:r w:rsidR="0094753D">
          <w:rPr>
            <w:noProof/>
          </w:rPr>
          <w:fldChar w:fldCharType="begin"/>
        </w:r>
        <w:r>
          <w:rPr>
            <w:noProof/>
          </w:rPr>
          <w:instrText xml:space="preserve"> PAGEREF _Toc141235500 \h </w:instrText>
        </w:r>
      </w:ins>
      <w:r w:rsidR="00D454E5">
        <w:rPr>
          <w:noProof/>
        </w:rPr>
      </w:r>
      <w:r w:rsidR="0094753D">
        <w:rPr>
          <w:noProof/>
        </w:rPr>
        <w:fldChar w:fldCharType="separate"/>
      </w:r>
      <w:ins w:id="1438" w:author="Jim Kulp" w:date="2010-07-20T09:47:00Z">
        <w:r w:rsidR="00AF5D6E">
          <w:rPr>
            <w:noProof/>
          </w:rPr>
          <w:t>62</w:t>
        </w:r>
      </w:ins>
      <w:ins w:id="1439" w:author="Jim Kulp" w:date="2010-07-20T08:54:00Z">
        <w:r w:rsidR="0094753D">
          <w:rPr>
            <w:noProof/>
          </w:rPr>
          <w:fldChar w:fldCharType="end"/>
        </w:r>
      </w:ins>
    </w:p>
    <w:p w:rsidR="00D11A27" w:rsidRDefault="00D11A27">
      <w:pPr>
        <w:pStyle w:val="TOC3"/>
        <w:numPr>
          <w:ins w:id="1440" w:author="Jim Kulp" w:date="2010-07-20T08:54:00Z"/>
        </w:numPr>
        <w:tabs>
          <w:tab w:val="left" w:pos="1176"/>
          <w:tab w:val="right" w:leader="dot" w:pos="9350"/>
        </w:tabs>
        <w:rPr>
          <w:ins w:id="1441" w:author="Jim Kulp" w:date="2010-07-20T08:54:00Z"/>
          <w:rFonts w:eastAsiaTheme="minorEastAsia" w:cstheme="minorBidi"/>
          <w:noProof/>
          <w:sz w:val="24"/>
          <w:szCs w:val="24"/>
        </w:rPr>
      </w:pPr>
      <w:ins w:id="1442" w:author="Jim Kulp" w:date="2010-07-20T08:54:00Z">
        <w:r>
          <w:rPr>
            <w:noProof/>
          </w:rPr>
          <w:t>8.3.1</w:t>
        </w:r>
        <w:r>
          <w:rPr>
            <w:rFonts w:eastAsiaTheme="minorEastAsia" w:cstheme="minorBidi"/>
            <w:noProof/>
            <w:sz w:val="24"/>
            <w:szCs w:val="24"/>
          </w:rPr>
          <w:tab/>
        </w:r>
        <w:r>
          <w:rPr>
            <w:noProof/>
          </w:rPr>
          <w:t>WMemI Attribute Summary</w:t>
        </w:r>
        <w:r>
          <w:rPr>
            <w:noProof/>
          </w:rPr>
          <w:tab/>
        </w:r>
        <w:r w:rsidR="0094753D">
          <w:rPr>
            <w:noProof/>
          </w:rPr>
          <w:fldChar w:fldCharType="begin"/>
        </w:r>
        <w:r>
          <w:rPr>
            <w:noProof/>
          </w:rPr>
          <w:instrText xml:space="preserve"> PAGEREF _Toc141235501 \h </w:instrText>
        </w:r>
      </w:ins>
      <w:r w:rsidR="00D454E5">
        <w:rPr>
          <w:noProof/>
        </w:rPr>
      </w:r>
      <w:r w:rsidR="0094753D">
        <w:rPr>
          <w:noProof/>
        </w:rPr>
        <w:fldChar w:fldCharType="separate"/>
      </w:r>
      <w:ins w:id="1443" w:author="Jim Kulp" w:date="2010-07-20T09:47:00Z">
        <w:r w:rsidR="00AF5D6E">
          <w:rPr>
            <w:noProof/>
          </w:rPr>
          <w:t>63</w:t>
        </w:r>
      </w:ins>
      <w:ins w:id="1444" w:author="Jim Kulp" w:date="2010-07-20T08:54:00Z">
        <w:r w:rsidR="0094753D">
          <w:rPr>
            <w:noProof/>
          </w:rPr>
          <w:fldChar w:fldCharType="end"/>
        </w:r>
      </w:ins>
    </w:p>
    <w:p w:rsidR="00D11A27" w:rsidRDefault="00D11A27">
      <w:pPr>
        <w:pStyle w:val="TOC3"/>
        <w:numPr>
          <w:ins w:id="1445" w:author="Jim Kulp" w:date="2010-07-20T08:54:00Z"/>
        </w:numPr>
        <w:tabs>
          <w:tab w:val="left" w:pos="1176"/>
          <w:tab w:val="right" w:leader="dot" w:pos="9350"/>
        </w:tabs>
        <w:rPr>
          <w:ins w:id="1446" w:author="Jim Kulp" w:date="2010-07-20T08:54:00Z"/>
          <w:rFonts w:eastAsiaTheme="minorEastAsia" w:cstheme="minorBidi"/>
          <w:noProof/>
          <w:sz w:val="24"/>
          <w:szCs w:val="24"/>
        </w:rPr>
      </w:pPr>
      <w:ins w:id="1447" w:author="Jim Kulp" w:date="2010-07-20T08:54:00Z">
        <w:r>
          <w:rPr>
            <w:noProof/>
          </w:rPr>
          <w:t>8.3.2</w:t>
        </w:r>
        <w:r>
          <w:rPr>
            <w:rFonts w:eastAsiaTheme="minorEastAsia" w:cstheme="minorBidi"/>
            <w:noProof/>
            <w:sz w:val="24"/>
            <w:szCs w:val="24"/>
          </w:rPr>
          <w:tab/>
        </w:r>
        <w:r>
          <w:rPr>
            <w:noProof/>
          </w:rPr>
          <w:t>WMemI Attribute Details</w:t>
        </w:r>
        <w:r>
          <w:rPr>
            <w:noProof/>
          </w:rPr>
          <w:tab/>
        </w:r>
        <w:r w:rsidR="0094753D">
          <w:rPr>
            <w:noProof/>
          </w:rPr>
          <w:fldChar w:fldCharType="begin"/>
        </w:r>
        <w:r>
          <w:rPr>
            <w:noProof/>
          </w:rPr>
          <w:instrText xml:space="preserve"> PAGEREF _Toc141235502 \h </w:instrText>
        </w:r>
      </w:ins>
      <w:r w:rsidR="00D454E5">
        <w:rPr>
          <w:noProof/>
        </w:rPr>
      </w:r>
      <w:r w:rsidR="0094753D">
        <w:rPr>
          <w:noProof/>
        </w:rPr>
        <w:fldChar w:fldCharType="separate"/>
      </w:r>
      <w:ins w:id="1448" w:author="Jim Kulp" w:date="2010-07-20T09:47:00Z">
        <w:r w:rsidR="00AF5D6E">
          <w:rPr>
            <w:noProof/>
          </w:rPr>
          <w:t>63</w:t>
        </w:r>
      </w:ins>
      <w:ins w:id="1449" w:author="Jim Kulp" w:date="2010-07-20T08:54:00Z">
        <w:r w:rsidR="0094753D">
          <w:rPr>
            <w:noProof/>
          </w:rPr>
          <w:fldChar w:fldCharType="end"/>
        </w:r>
      </w:ins>
    </w:p>
    <w:p w:rsidR="00D11A27" w:rsidRDefault="00D11A27">
      <w:pPr>
        <w:pStyle w:val="TOC2"/>
        <w:numPr>
          <w:ins w:id="1450" w:author="Jim Kulp" w:date="2010-07-20T08:54:00Z"/>
        </w:numPr>
        <w:tabs>
          <w:tab w:val="left" w:pos="792"/>
          <w:tab w:val="right" w:leader="dot" w:pos="9350"/>
        </w:tabs>
        <w:rPr>
          <w:ins w:id="1451" w:author="Jim Kulp" w:date="2010-07-20T08:54:00Z"/>
          <w:rFonts w:eastAsiaTheme="minorEastAsia" w:cstheme="minorBidi"/>
          <w:b w:val="0"/>
          <w:noProof/>
          <w:sz w:val="24"/>
          <w:szCs w:val="24"/>
        </w:rPr>
      </w:pPr>
      <w:ins w:id="1452" w:author="Jim Kulp" w:date="2010-07-20T08:54:00Z">
        <w:r>
          <w:rPr>
            <w:noProof/>
          </w:rPr>
          <w:t>8.4</w:t>
        </w:r>
        <w:r>
          <w:rPr>
            <w:rFonts w:eastAsiaTheme="minorEastAsia" w:cstheme="minorBidi"/>
            <w:b w:val="0"/>
            <w:noProof/>
            <w:sz w:val="24"/>
            <w:szCs w:val="24"/>
          </w:rPr>
          <w:tab/>
        </w:r>
        <w:r>
          <w:rPr>
            <w:noProof/>
          </w:rPr>
          <w:t>WMemI OCP Profile/Configuration Parameters</w:t>
        </w:r>
        <w:r>
          <w:rPr>
            <w:noProof/>
          </w:rPr>
          <w:tab/>
        </w:r>
        <w:r w:rsidR="0094753D">
          <w:rPr>
            <w:noProof/>
          </w:rPr>
          <w:fldChar w:fldCharType="begin"/>
        </w:r>
        <w:r>
          <w:rPr>
            <w:noProof/>
          </w:rPr>
          <w:instrText xml:space="preserve"> PAGEREF _Toc141235503 \h </w:instrText>
        </w:r>
      </w:ins>
      <w:r w:rsidR="00D454E5">
        <w:rPr>
          <w:noProof/>
        </w:rPr>
      </w:r>
      <w:r w:rsidR="0094753D">
        <w:rPr>
          <w:noProof/>
        </w:rPr>
        <w:fldChar w:fldCharType="separate"/>
      </w:r>
      <w:ins w:id="1453" w:author="Jim Kulp" w:date="2010-07-20T09:47:00Z">
        <w:r w:rsidR="00AF5D6E">
          <w:rPr>
            <w:noProof/>
          </w:rPr>
          <w:t>64</w:t>
        </w:r>
      </w:ins>
      <w:ins w:id="1454" w:author="Jim Kulp" w:date="2010-07-20T08:54:00Z">
        <w:r w:rsidR="0094753D">
          <w:rPr>
            <w:noProof/>
          </w:rPr>
          <w:fldChar w:fldCharType="end"/>
        </w:r>
      </w:ins>
    </w:p>
    <w:p w:rsidR="00D11A27" w:rsidRDefault="00D11A27">
      <w:pPr>
        <w:pStyle w:val="TOC2"/>
        <w:numPr>
          <w:ins w:id="1455" w:author="Jim Kulp" w:date="2010-07-20T08:54:00Z"/>
        </w:numPr>
        <w:tabs>
          <w:tab w:val="left" w:pos="792"/>
          <w:tab w:val="right" w:leader="dot" w:pos="9350"/>
        </w:tabs>
        <w:rPr>
          <w:ins w:id="1456" w:author="Jim Kulp" w:date="2010-07-20T08:54:00Z"/>
          <w:rFonts w:eastAsiaTheme="minorEastAsia" w:cstheme="minorBidi"/>
          <w:b w:val="0"/>
          <w:noProof/>
          <w:sz w:val="24"/>
          <w:szCs w:val="24"/>
        </w:rPr>
      </w:pPr>
      <w:ins w:id="1457" w:author="Jim Kulp" w:date="2010-07-20T08:54:00Z">
        <w:r>
          <w:rPr>
            <w:noProof/>
          </w:rPr>
          <w:t>8.5</w:t>
        </w:r>
        <w:r>
          <w:rPr>
            <w:rFonts w:eastAsiaTheme="minorEastAsia" w:cstheme="minorBidi"/>
            <w:b w:val="0"/>
            <w:noProof/>
            <w:sz w:val="24"/>
            <w:szCs w:val="24"/>
          </w:rPr>
          <w:tab/>
        </w:r>
        <w:r>
          <w:rPr>
            <w:noProof/>
          </w:rPr>
          <w:t>WMemI OCP Signals</w:t>
        </w:r>
        <w:r>
          <w:rPr>
            <w:noProof/>
          </w:rPr>
          <w:tab/>
        </w:r>
        <w:r w:rsidR="0094753D">
          <w:rPr>
            <w:noProof/>
          </w:rPr>
          <w:fldChar w:fldCharType="begin"/>
        </w:r>
        <w:r>
          <w:rPr>
            <w:noProof/>
          </w:rPr>
          <w:instrText xml:space="preserve"> PAGEREF _Toc141235504 \h </w:instrText>
        </w:r>
      </w:ins>
      <w:r w:rsidR="00D454E5">
        <w:rPr>
          <w:noProof/>
        </w:rPr>
      </w:r>
      <w:r w:rsidR="0094753D">
        <w:rPr>
          <w:noProof/>
        </w:rPr>
        <w:fldChar w:fldCharType="separate"/>
      </w:r>
      <w:ins w:id="1458" w:author="Jim Kulp" w:date="2010-07-20T09:47:00Z">
        <w:r w:rsidR="00AF5D6E">
          <w:rPr>
            <w:noProof/>
          </w:rPr>
          <w:t>65</w:t>
        </w:r>
      </w:ins>
      <w:ins w:id="1459" w:author="Jim Kulp" w:date="2010-07-20T08:54:00Z">
        <w:r w:rsidR="0094753D">
          <w:rPr>
            <w:noProof/>
          </w:rPr>
          <w:fldChar w:fldCharType="end"/>
        </w:r>
      </w:ins>
    </w:p>
    <w:p w:rsidR="00D11A27" w:rsidRDefault="00D11A27">
      <w:pPr>
        <w:pStyle w:val="TOC2"/>
        <w:numPr>
          <w:ins w:id="1460" w:author="Jim Kulp" w:date="2010-07-20T08:54:00Z"/>
        </w:numPr>
        <w:tabs>
          <w:tab w:val="left" w:pos="792"/>
          <w:tab w:val="right" w:leader="dot" w:pos="9350"/>
        </w:tabs>
        <w:rPr>
          <w:ins w:id="1461" w:author="Jim Kulp" w:date="2010-07-20T08:54:00Z"/>
          <w:rFonts w:eastAsiaTheme="minorEastAsia" w:cstheme="minorBidi"/>
          <w:b w:val="0"/>
          <w:noProof/>
          <w:sz w:val="24"/>
          <w:szCs w:val="24"/>
        </w:rPr>
      </w:pPr>
      <w:ins w:id="1462" w:author="Jim Kulp" w:date="2010-07-20T08:54:00Z">
        <w:r>
          <w:rPr>
            <w:noProof/>
          </w:rPr>
          <w:t>8.6</w:t>
        </w:r>
        <w:r>
          <w:rPr>
            <w:rFonts w:eastAsiaTheme="minorEastAsia" w:cstheme="minorBidi"/>
            <w:b w:val="0"/>
            <w:noProof/>
            <w:sz w:val="24"/>
            <w:szCs w:val="24"/>
          </w:rPr>
          <w:tab/>
        </w:r>
        <w:r>
          <w:rPr>
            <w:noProof/>
          </w:rPr>
          <w:t>WMemI Semantics</w:t>
        </w:r>
        <w:r>
          <w:rPr>
            <w:noProof/>
          </w:rPr>
          <w:tab/>
        </w:r>
        <w:r w:rsidR="0094753D">
          <w:rPr>
            <w:noProof/>
          </w:rPr>
          <w:fldChar w:fldCharType="begin"/>
        </w:r>
        <w:r>
          <w:rPr>
            <w:noProof/>
          </w:rPr>
          <w:instrText xml:space="preserve"> PAGEREF _Toc141235505 \h </w:instrText>
        </w:r>
      </w:ins>
      <w:r w:rsidR="00D454E5">
        <w:rPr>
          <w:noProof/>
        </w:rPr>
      </w:r>
      <w:r w:rsidR="0094753D">
        <w:rPr>
          <w:noProof/>
        </w:rPr>
        <w:fldChar w:fldCharType="separate"/>
      </w:r>
      <w:ins w:id="1463" w:author="Jim Kulp" w:date="2010-07-20T09:47:00Z">
        <w:r w:rsidR="00AF5D6E">
          <w:rPr>
            <w:noProof/>
          </w:rPr>
          <w:t>67</w:t>
        </w:r>
      </w:ins>
      <w:ins w:id="1464" w:author="Jim Kulp" w:date="2010-07-20T08:54:00Z">
        <w:r w:rsidR="0094753D">
          <w:rPr>
            <w:noProof/>
          </w:rPr>
          <w:fldChar w:fldCharType="end"/>
        </w:r>
      </w:ins>
    </w:p>
    <w:p w:rsidR="00D11A27" w:rsidRDefault="00D11A27">
      <w:pPr>
        <w:pStyle w:val="TOC3"/>
        <w:numPr>
          <w:ins w:id="1465" w:author="Jim Kulp" w:date="2010-07-20T08:54:00Z"/>
        </w:numPr>
        <w:tabs>
          <w:tab w:val="left" w:pos="1176"/>
          <w:tab w:val="right" w:leader="dot" w:pos="9350"/>
        </w:tabs>
        <w:rPr>
          <w:ins w:id="1466" w:author="Jim Kulp" w:date="2010-07-20T08:54:00Z"/>
          <w:rFonts w:eastAsiaTheme="minorEastAsia" w:cstheme="minorBidi"/>
          <w:noProof/>
          <w:sz w:val="24"/>
          <w:szCs w:val="24"/>
        </w:rPr>
      </w:pPr>
      <w:ins w:id="1467" w:author="Jim Kulp" w:date="2010-07-20T08:54:00Z">
        <w:r>
          <w:rPr>
            <w:noProof/>
          </w:rPr>
          <w:t>8.6.1</w:t>
        </w:r>
        <w:r>
          <w:rPr>
            <w:rFonts w:eastAsiaTheme="minorEastAsia" w:cstheme="minorBidi"/>
            <w:noProof/>
            <w:sz w:val="24"/>
            <w:szCs w:val="24"/>
          </w:rPr>
          <w:tab/>
        </w:r>
        <w:r>
          <w:rPr>
            <w:noProof/>
          </w:rPr>
          <w:t>Two basic modes of WMemI: bursts or not</w:t>
        </w:r>
        <w:r>
          <w:rPr>
            <w:noProof/>
          </w:rPr>
          <w:tab/>
        </w:r>
        <w:r w:rsidR="0094753D">
          <w:rPr>
            <w:noProof/>
          </w:rPr>
          <w:fldChar w:fldCharType="begin"/>
        </w:r>
        <w:r>
          <w:rPr>
            <w:noProof/>
          </w:rPr>
          <w:instrText xml:space="preserve"> PAGEREF _Toc141235506 \h </w:instrText>
        </w:r>
      </w:ins>
      <w:r w:rsidR="00D454E5">
        <w:rPr>
          <w:noProof/>
        </w:rPr>
      </w:r>
      <w:r w:rsidR="0094753D">
        <w:rPr>
          <w:noProof/>
        </w:rPr>
        <w:fldChar w:fldCharType="separate"/>
      </w:r>
      <w:ins w:id="1468" w:author="Jim Kulp" w:date="2010-07-20T09:47:00Z">
        <w:r w:rsidR="00AF5D6E">
          <w:rPr>
            <w:noProof/>
          </w:rPr>
          <w:t>67</w:t>
        </w:r>
      </w:ins>
      <w:ins w:id="1469" w:author="Jim Kulp" w:date="2010-07-20T08:54:00Z">
        <w:r w:rsidR="0094753D">
          <w:rPr>
            <w:noProof/>
          </w:rPr>
          <w:fldChar w:fldCharType="end"/>
        </w:r>
      </w:ins>
    </w:p>
    <w:p w:rsidR="00D11A27" w:rsidRDefault="00D11A27">
      <w:pPr>
        <w:pStyle w:val="TOC3"/>
        <w:numPr>
          <w:ins w:id="1470" w:author="Jim Kulp" w:date="2010-07-20T08:54:00Z"/>
        </w:numPr>
        <w:tabs>
          <w:tab w:val="left" w:pos="1176"/>
          <w:tab w:val="right" w:leader="dot" w:pos="9350"/>
        </w:tabs>
        <w:rPr>
          <w:ins w:id="1471" w:author="Jim Kulp" w:date="2010-07-20T08:54:00Z"/>
          <w:rFonts w:eastAsiaTheme="minorEastAsia" w:cstheme="minorBidi"/>
          <w:noProof/>
          <w:sz w:val="24"/>
          <w:szCs w:val="24"/>
        </w:rPr>
      </w:pPr>
      <w:ins w:id="1472" w:author="Jim Kulp" w:date="2010-07-20T08:54:00Z">
        <w:r>
          <w:rPr>
            <w:noProof/>
          </w:rPr>
          <w:t>8.6.2</w:t>
        </w:r>
        <w:r>
          <w:rPr>
            <w:rFonts w:eastAsiaTheme="minorEastAsia" w:cstheme="minorBidi"/>
            <w:noProof/>
            <w:sz w:val="24"/>
            <w:szCs w:val="24"/>
          </w:rPr>
          <w:tab/>
        </w:r>
        <w:r>
          <w:rPr>
            <w:noProof/>
          </w:rPr>
          <w:t>Use only Single-Request Multiple-Data for Precise Bursts</w:t>
        </w:r>
        <w:r>
          <w:rPr>
            <w:noProof/>
          </w:rPr>
          <w:tab/>
        </w:r>
        <w:r w:rsidR="0094753D">
          <w:rPr>
            <w:noProof/>
          </w:rPr>
          <w:fldChar w:fldCharType="begin"/>
        </w:r>
        <w:r>
          <w:rPr>
            <w:noProof/>
          </w:rPr>
          <w:instrText xml:space="preserve"> PAGEREF _Toc141235507 \h </w:instrText>
        </w:r>
      </w:ins>
      <w:r w:rsidR="00D454E5">
        <w:rPr>
          <w:noProof/>
        </w:rPr>
      </w:r>
      <w:r w:rsidR="0094753D">
        <w:rPr>
          <w:noProof/>
        </w:rPr>
        <w:fldChar w:fldCharType="separate"/>
      </w:r>
      <w:ins w:id="1473" w:author="Jim Kulp" w:date="2010-07-20T09:47:00Z">
        <w:r w:rsidR="00AF5D6E">
          <w:rPr>
            <w:noProof/>
          </w:rPr>
          <w:t>67</w:t>
        </w:r>
      </w:ins>
      <w:ins w:id="1474" w:author="Jim Kulp" w:date="2010-07-20T08:54:00Z">
        <w:r w:rsidR="0094753D">
          <w:rPr>
            <w:noProof/>
          </w:rPr>
          <w:fldChar w:fldCharType="end"/>
        </w:r>
      </w:ins>
    </w:p>
    <w:p w:rsidR="00D11A27" w:rsidRDefault="00D11A27">
      <w:pPr>
        <w:pStyle w:val="TOC3"/>
        <w:numPr>
          <w:ins w:id="1475" w:author="Jim Kulp" w:date="2010-07-20T08:54:00Z"/>
        </w:numPr>
        <w:tabs>
          <w:tab w:val="left" w:pos="1176"/>
          <w:tab w:val="right" w:leader="dot" w:pos="9350"/>
        </w:tabs>
        <w:rPr>
          <w:ins w:id="1476" w:author="Jim Kulp" w:date="2010-07-20T08:54:00Z"/>
          <w:rFonts w:eastAsiaTheme="minorEastAsia" w:cstheme="minorBidi"/>
          <w:noProof/>
          <w:sz w:val="24"/>
          <w:szCs w:val="24"/>
        </w:rPr>
      </w:pPr>
      <w:ins w:id="1477" w:author="Jim Kulp" w:date="2010-07-20T08:54:00Z">
        <w:r>
          <w:rPr>
            <w:noProof/>
          </w:rPr>
          <w:t>8.6.3</w:t>
        </w:r>
        <w:r>
          <w:rPr>
            <w:rFonts w:eastAsiaTheme="minorEastAsia" w:cstheme="minorBidi"/>
            <w:noProof/>
            <w:sz w:val="24"/>
            <w:szCs w:val="24"/>
          </w:rPr>
          <w:tab/>
        </w:r>
        <w:r>
          <w:rPr>
            <w:noProof/>
          </w:rPr>
          <w:t>Intra-burst write data flow control</w:t>
        </w:r>
        <w:r>
          <w:rPr>
            <w:noProof/>
          </w:rPr>
          <w:tab/>
        </w:r>
        <w:r w:rsidR="0094753D">
          <w:rPr>
            <w:noProof/>
          </w:rPr>
          <w:fldChar w:fldCharType="begin"/>
        </w:r>
        <w:r>
          <w:rPr>
            <w:noProof/>
          </w:rPr>
          <w:instrText xml:space="preserve"> PAGEREF _Toc141235508 \h </w:instrText>
        </w:r>
      </w:ins>
      <w:r w:rsidR="00D454E5">
        <w:rPr>
          <w:noProof/>
        </w:rPr>
      </w:r>
      <w:r w:rsidR="0094753D">
        <w:rPr>
          <w:noProof/>
        </w:rPr>
        <w:fldChar w:fldCharType="separate"/>
      </w:r>
      <w:ins w:id="1478" w:author="Jim Kulp" w:date="2010-07-20T09:47:00Z">
        <w:r w:rsidR="00AF5D6E">
          <w:rPr>
            <w:noProof/>
          </w:rPr>
          <w:t>67</w:t>
        </w:r>
      </w:ins>
      <w:ins w:id="1479" w:author="Jim Kulp" w:date="2010-07-20T08:54:00Z">
        <w:r w:rsidR="0094753D">
          <w:rPr>
            <w:noProof/>
          </w:rPr>
          <w:fldChar w:fldCharType="end"/>
        </w:r>
      </w:ins>
    </w:p>
    <w:p w:rsidR="00D11A27" w:rsidRDefault="00D11A27">
      <w:pPr>
        <w:pStyle w:val="TOC3"/>
        <w:numPr>
          <w:ins w:id="1480" w:author="Jim Kulp" w:date="2010-07-20T08:54:00Z"/>
        </w:numPr>
        <w:tabs>
          <w:tab w:val="left" w:pos="1176"/>
          <w:tab w:val="right" w:leader="dot" w:pos="9350"/>
        </w:tabs>
        <w:rPr>
          <w:ins w:id="1481" w:author="Jim Kulp" w:date="2010-07-20T08:54:00Z"/>
          <w:rFonts w:eastAsiaTheme="minorEastAsia" w:cstheme="minorBidi"/>
          <w:noProof/>
          <w:sz w:val="24"/>
          <w:szCs w:val="24"/>
        </w:rPr>
      </w:pPr>
      <w:ins w:id="1482" w:author="Jim Kulp" w:date="2010-07-20T08:54:00Z">
        <w:r>
          <w:rPr>
            <w:noProof/>
          </w:rPr>
          <w:t>8.6.4</w:t>
        </w:r>
        <w:r>
          <w:rPr>
            <w:rFonts w:eastAsiaTheme="minorEastAsia" w:cstheme="minorBidi"/>
            <w:noProof/>
            <w:sz w:val="24"/>
            <w:szCs w:val="24"/>
          </w:rPr>
          <w:tab/>
        </w:r>
        <w:r>
          <w:rPr>
            <w:noProof/>
          </w:rPr>
          <w:t>Intra-burst read data flow control</w:t>
        </w:r>
        <w:r>
          <w:rPr>
            <w:noProof/>
          </w:rPr>
          <w:tab/>
        </w:r>
        <w:r w:rsidR="0094753D">
          <w:rPr>
            <w:noProof/>
          </w:rPr>
          <w:fldChar w:fldCharType="begin"/>
        </w:r>
        <w:r>
          <w:rPr>
            <w:noProof/>
          </w:rPr>
          <w:instrText xml:space="preserve"> PAGEREF _Toc141235509 \h </w:instrText>
        </w:r>
      </w:ins>
      <w:r w:rsidR="00D454E5">
        <w:rPr>
          <w:noProof/>
        </w:rPr>
      </w:r>
      <w:r w:rsidR="0094753D">
        <w:rPr>
          <w:noProof/>
        </w:rPr>
        <w:fldChar w:fldCharType="separate"/>
      </w:r>
      <w:ins w:id="1483" w:author="Jim Kulp" w:date="2010-07-20T09:47:00Z">
        <w:r w:rsidR="00AF5D6E">
          <w:rPr>
            <w:noProof/>
          </w:rPr>
          <w:t>68</w:t>
        </w:r>
      </w:ins>
      <w:ins w:id="1484" w:author="Jim Kulp" w:date="2010-07-20T08:54:00Z">
        <w:r w:rsidR="0094753D">
          <w:rPr>
            <w:noProof/>
          </w:rPr>
          <w:fldChar w:fldCharType="end"/>
        </w:r>
      </w:ins>
    </w:p>
    <w:p w:rsidR="00D11A27" w:rsidRDefault="00D11A27">
      <w:pPr>
        <w:pStyle w:val="TOC2"/>
        <w:numPr>
          <w:ins w:id="1485" w:author="Jim Kulp" w:date="2010-07-20T08:54:00Z"/>
        </w:numPr>
        <w:tabs>
          <w:tab w:val="left" w:pos="792"/>
          <w:tab w:val="right" w:leader="dot" w:pos="9350"/>
        </w:tabs>
        <w:rPr>
          <w:ins w:id="1486" w:author="Jim Kulp" w:date="2010-07-20T08:54:00Z"/>
          <w:rFonts w:eastAsiaTheme="minorEastAsia" w:cstheme="minorBidi"/>
          <w:b w:val="0"/>
          <w:noProof/>
          <w:sz w:val="24"/>
          <w:szCs w:val="24"/>
        </w:rPr>
      </w:pPr>
      <w:ins w:id="1487" w:author="Jim Kulp" w:date="2010-07-20T08:54:00Z">
        <w:r>
          <w:rPr>
            <w:noProof/>
          </w:rPr>
          <w:t>8.7</w:t>
        </w:r>
        <w:r>
          <w:rPr>
            <w:rFonts w:eastAsiaTheme="minorEastAsia" w:cstheme="minorBidi"/>
            <w:b w:val="0"/>
            <w:noProof/>
            <w:sz w:val="24"/>
            <w:szCs w:val="24"/>
          </w:rPr>
          <w:tab/>
        </w:r>
        <w:r>
          <w:rPr>
            <w:noProof/>
          </w:rPr>
          <w:t>WMemI Infrastructure Issues</w:t>
        </w:r>
        <w:r>
          <w:rPr>
            <w:noProof/>
          </w:rPr>
          <w:tab/>
        </w:r>
        <w:r w:rsidR="0094753D">
          <w:rPr>
            <w:noProof/>
          </w:rPr>
          <w:fldChar w:fldCharType="begin"/>
        </w:r>
        <w:r>
          <w:rPr>
            <w:noProof/>
          </w:rPr>
          <w:instrText xml:space="preserve"> PAGEREF _Toc141235510 \h </w:instrText>
        </w:r>
      </w:ins>
      <w:r w:rsidR="00D454E5">
        <w:rPr>
          <w:noProof/>
        </w:rPr>
      </w:r>
      <w:r w:rsidR="0094753D">
        <w:rPr>
          <w:noProof/>
        </w:rPr>
        <w:fldChar w:fldCharType="separate"/>
      </w:r>
      <w:ins w:id="1488" w:author="Jim Kulp" w:date="2010-07-20T09:47:00Z">
        <w:r w:rsidR="00AF5D6E">
          <w:rPr>
            <w:noProof/>
          </w:rPr>
          <w:t>68</w:t>
        </w:r>
      </w:ins>
      <w:ins w:id="1489" w:author="Jim Kulp" w:date="2010-07-20T08:54:00Z">
        <w:r w:rsidR="0094753D">
          <w:rPr>
            <w:noProof/>
          </w:rPr>
          <w:fldChar w:fldCharType="end"/>
        </w:r>
      </w:ins>
    </w:p>
    <w:p w:rsidR="00D11A27" w:rsidRDefault="00D11A27">
      <w:pPr>
        <w:pStyle w:val="TOC3"/>
        <w:numPr>
          <w:ins w:id="1490" w:author="Jim Kulp" w:date="2010-07-20T08:54:00Z"/>
        </w:numPr>
        <w:tabs>
          <w:tab w:val="left" w:pos="1176"/>
          <w:tab w:val="right" w:leader="dot" w:pos="9350"/>
        </w:tabs>
        <w:rPr>
          <w:ins w:id="1491" w:author="Jim Kulp" w:date="2010-07-20T08:54:00Z"/>
          <w:rFonts w:eastAsiaTheme="minorEastAsia" w:cstheme="minorBidi"/>
          <w:noProof/>
          <w:sz w:val="24"/>
          <w:szCs w:val="24"/>
        </w:rPr>
      </w:pPr>
      <w:ins w:id="1492" w:author="Jim Kulp" w:date="2010-07-20T08:54:00Z">
        <w:r>
          <w:rPr>
            <w:noProof/>
          </w:rPr>
          <w:t>8.7.1</w:t>
        </w:r>
        <w:r>
          <w:rPr>
            <w:rFonts w:eastAsiaTheme="minorEastAsia" w:cstheme="minorBidi"/>
            <w:noProof/>
            <w:sz w:val="24"/>
            <w:szCs w:val="24"/>
          </w:rPr>
          <w:tab/>
        </w:r>
        <w:r>
          <w:rPr>
            <w:noProof/>
          </w:rPr>
          <w:t>Burst support</w:t>
        </w:r>
        <w:r>
          <w:rPr>
            <w:noProof/>
          </w:rPr>
          <w:tab/>
        </w:r>
        <w:r w:rsidR="0094753D">
          <w:rPr>
            <w:noProof/>
          </w:rPr>
          <w:fldChar w:fldCharType="begin"/>
        </w:r>
        <w:r>
          <w:rPr>
            <w:noProof/>
          </w:rPr>
          <w:instrText xml:space="preserve"> PAGEREF _Toc141235511 \h </w:instrText>
        </w:r>
      </w:ins>
      <w:r w:rsidR="00D454E5">
        <w:rPr>
          <w:noProof/>
        </w:rPr>
      </w:r>
      <w:r w:rsidR="0094753D">
        <w:rPr>
          <w:noProof/>
        </w:rPr>
        <w:fldChar w:fldCharType="separate"/>
      </w:r>
      <w:ins w:id="1493" w:author="Jim Kulp" w:date="2010-07-20T09:47:00Z">
        <w:r w:rsidR="00AF5D6E">
          <w:rPr>
            <w:noProof/>
          </w:rPr>
          <w:t>68</w:t>
        </w:r>
      </w:ins>
      <w:ins w:id="1494" w:author="Jim Kulp" w:date="2010-07-20T08:54:00Z">
        <w:r w:rsidR="0094753D">
          <w:rPr>
            <w:noProof/>
          </w:rPr>
          <w:fldChar w:fldCharType="end"/>
        </w:r>
      </w:ins>
    </w:p>
    <w:p w:rsidR="00D11A27" w:rsidRDefault="00D11A27">
      <w:pPr>
        <w:pStyle w:val="TOC3"/>
        <w:numPr>
          <w:ins w:id="1495" w:author="Jim Kulp" w:date="2010-07-20T08:54:00Z"/>
        </w:numPr>
        <w:tabs>
          <w:tab w:val="left" w:pos="1176"/>
          <w:tab w:val="right" w:leader="dot" w:pos="9350"/>
        </w:tabs>
        <w:rPr>
          <w:ins w:id="1496" w:author="Jim Kulp" w:date="2010-07-20T08:54:00Z"/>
          <w:rFonts w:eastAsiaTheme="minorEastAsia" w:cstheme="minorBidi"/>
          <w:noProof/>
          <w:sz w:val="24"/>
          <w:szCs w:val="24"/>
        </w:rPr>
      </w:pPr>
      <w:ins w:id="1497" w:author="Jim Kulp" w:date="2010-07-20T08:54:00Z">
        <w:r>
          <w:rPr>
            <w:noProof/>
          </w:rPr>
          <w:t>8.7.2</w:t>
        </w:r>
        <w:r>
          <w:rPr>
            <w:rFonts w:eastAsiaTheme="minorEastAsia" w:cstheme="minorBidi"/>
            <w:noProof/>
            <w:sz w:val="24"/>
            <w:szCs w:val="24"/>
          </w:rPr>
          <w:tab/>
        </w:r>
        <w:r>
          <w:rPr>
            <w:noProof/>
          </w:rPr>
          <w:t>Intra-burst flow control</w:t>
        </w:r>
        <w:r>
          <w:rPr>
            <w:noProof/>
          </w:rPr>
          <w:tab/>
        </w:r>
        <w:r w:rsidR="0094753D">
          <w:rPr>
            <w:noProof/>
          </w:rPr>
          <w:fldChar w:fldCharType="begin"/>
        </w:r>
        <w:r>
          <w:rPr>
            <w:noProof/>
          </w:rPr>
          <w:instrText xml:space="preserve"> PAGEREF _Toc141235512 \h </w:instrText>
        </w:r>
      </w:ins>
      <w:r w:rsidR="00D454E5">
        <w:rPr>
          <w:noProof/>
        </w:rPr>
      </w:r>
      <w:r w:rsidR="0094753D">
        <w:rPr>
          <w:noProof/>
        </w:rPr>
        <w:fldChar w:fldCharType="separate"/>
      </w:r>
      <w:ins w:id="1498" w:author="Jim Kulp" w:date="2010-07-20T09:47:00Z">
        <w:r w:rsidR="00AF5D6E">
          <w:rPr>
            <w:noProof/>
          </w:rPr>
          <w:t>69</w:t>
        </w:r>
      </w:ins>
      <w:ins w:id="1499" w:author="Jim Kulp" w:date="2010-07-20T08:54:00Z">
        <w:r w:rsidR="0094753D">
          <w:rPr>
            <w:noProof/>
          </w:rPr>
          <w:fldChar w:fldCharType="end"/>
        </w:r>
      </w:ins>
    </w:p>
    <w:p w:rsidR="00D11A27" w:rsidRDefault="00D11A27">
      <w:pPr>
        <w:pStyle w:val="TOC3"/>
        <w:numPr>
          <w:ins w:id="1500" w:author="Jim Kulp" w:date="2010-07-20T08:54:00Z"/>
        </w:numPr>
        <w:tabs>
          <w:tab w:val="left" w:pos="1176"/>
          <w:tab w:val="right" w:leader="dot" w:pos="9350"/>
        </w:tabs>
        <w:rPr>
          <w:ins w:id="1501" w:author="Jim Kulp" w:date="2010-07-20T08:54:00Z"/>
          <w:rFonts w:eastAsiaTheme="minorEastAsia" w:cstheme="minorBidi"/>
          <w:noProof/>
          <w:sz w:val="24"/>
          <w:szCs w:val="24"/>
        </w:rPr>
      </w:pPr>
      <w:ins w:id="1502" w:author="Jim Kulp" w:date="2010-07-20T08:54:00Z">
        <w:r>
          <w:rPr>
            <w:noProof/>
          </w:rPr>
          <w:t>8.7.3</w:t>
        </w:r>
        <w:r>
          <w:rPr>
            <w:rFonts w:eastAsiaTheme="minorEastAsia" w:cstheme="minorBidi"/>
            <w:noProof/>
            <w:sz w:val="24"/>
            <w:szCs w:val="24"/>
          </w:rPr>
          <w:tab/>
        </w:r>
        <w:r>
          <w:rPr>
            <w:noProof/>
          </w:rPr>
          <w:t>Data/byte widths</w:t>
        </w:r>
        <w:r>
          <w:rPr>
            <w:noProof/>
          </w:rPr>
          <w:tab/>
        </w:r>
        <w:r w:rsidR="0094753D">
          <w:rPr>
            <w:noProof/>
          </w:rPr>
          <w:fldChar w:fldCharType="begin"/>
        </w:r>
        <w:r>
          <w:rPr>
            <w:noProof/>
          </w:rPr>
          <w:instrText xml:space="preserve"> PAGEREF _Toc141235513 \h </w:instrText>
        </w:r>
      </w:ins>
      <w:r w:rsidR="00D454E5">
        <w:rPr>
          <w:noProof/>
        </w:rPr>
      </w:r>
      <w:r w:rsidR="0094753D">
        <w:rPr>
          <w:noProof/>
        </w:rPr>
        <w:fldChar w:fldCharType="separate"/>
      </w:r>
      <w:ins w:id="1503" w:author="Jim Kulp" w:date="2010-07-20T09:47:00Z">
        <w:r w:rsidR="00AF5D6E">
          <w:rPr>
            <w:noProof/>
          </w:rPr>
          <w:t>69</w:t>
        </w:r>
      </w:ins>
      <w:ins w:id="1504" w:author="Jim Kulp" w:date="2010-07-20T08:54:00Z">
        <w:r w:rsidR="0094753D">
          <w:rPr>
            <w:noProof/>
          </w:rPr>
          <w:fldChar w:fldCharType="end"/>
        </w:r>
      </w:ins>
    </w:p>
    <w:p w:rsidR="00D11A27" w:rsidRDefault="00D11A27">
      <w:pPr>
        <w:pStyle w:val="TOC1"/>
        <w:numPr>
          <w:ins w:id="1505" w:author="Jim Kulp" w:date="2010-07-20T08:54:00Z"/>
        </w:numPr>
        <w:tabs>
          <w:tab w:val="left" w:pos="382"/>
          <w:tab w:val="right" w:leader="dot" w:pos="9350"/>
        </w:tabs>
        <w:rPr>
          <w:ins w:id="1506" w:author="Jim Kulp" w:date="2010-07-20T08:54:00Z"/>
          <w:rFonts w:eastAsiaTheme="minorEastAsia" w:cstheme="minorBidi"/>
          <w:b w:val="0"/>
          <w:noProof/>
        </w:rPr>
      </w:pPr>
      <w:ins w:id="1507" w:author="Jim Kulp" w:date="2010-07-20T08:54:00Z">
        <w:r>
          <w:rPr>
            <w:noProof/>
          </w:rPr>
          <w:t>9</w:t>
        </w:r>
        <w:r>
          <w:rPr>
            <w:rFonts w:eastAsiaTheme="minorEastAsia" w:cstheme="minorBidi"/>
            <w:b w:val="0"/>
            <w:noProof/>
          </w:rPr>
          <w:tab/>
        </w:r>
        <w:r>
          <w:rPr>
            <w:noProof/>
          </w:rPr>
          <w:t>Worker Time Interface (WTI)</w:t>
        </w:r>
        <w:r>
          <w:rPr>
            <w:noProof/>
          </w:rPr>
          <w:tab/>
        </w:r>
        <w:r w:rsidR="0094753D">
          <w:rPr>
            <w:noProof/>
          </w:rPr>
          <w:fldChar w:fldCharType="begin"/>
        </w:r>
        <w:r>
          <w:rPr>
            <w:noProof/>
          </w:rPr>
          <w:instrText xml:space="preserve"> PAGEREF _Toc141235514 \h </w:instrText>
        </w:r>
      </w:ins>
      <w:r w:rsidR="00D454E5">
        <w:rPr>
          <w:noProof/>
        </w:rPr>
      </w:r>
      <w:r w:rsidR="0094753D">
        <w:rPr>
          <w:noProof/>
        </w:rPr>
        <w:fldChar w:fldCharType="separate"/>
      </w:r>
      <w:ins w:id="1508" w:author="Jim Kulp" w:date="2010-07-20T09:47:00Z">
        <w:r w:rsidR="00AF5D6E">
          <w:rPr>
            <w:noProof/>
          </w:rPr>
          <w:t>70</w:t>
        </w:r>
      </w:ins>
      <w:ins w:id="1509" w:author="Jim Kulp" w:date="2010-07-20T08:54:00Z">
        <w:r w:rsidR="0094753D">
          <w:rPr>
            <w:noProof/>
          </w:rPr>
          <w:fldChar w:fldCharType="end"/>
        </w:r>
      </w:ins>
    </w:p>
    <w:p w:rsidR="00D11A27" w:rsidRDefault="00D11A27">
      <w:pPr>
        <w:pStyle w:val="TOC2"/>
        <w:numPr>
          <w:ins w:id="1510" w:author="Jim Kulp" w:date="2010-07-20T08:54:00Z"/>
        </w:numPr>
        <w:tabs>
          <w:tab w:val="left" w:pos="792"/>
          <w:tab w:val="right" w:leader="dot" w:pos="9350"/>
        </w:tabs>
        <w:rPr>
          <w:ins w:id="1511" w:author="Jim Kulp" w:date="2010-07-20T08:54:00Z"/>
          <w:rFonts w:eastAsiaTheme="minorEastAsia" w:cstheme="minorBidi"/>
          <w:b w:val="0"/>
          <w:noProof/>
          <w:sz w:val="24"/>
          <w:szCs w:val="24"/>
        </w:rPr>
      </w:pPr>
      <w:ins w:id="1512" w:author="Jim Kulp" w:date="2010-07-20T08:54:00Z">
        <w:r>
          <w:rPr>
            <w:noProof/>
          </w:rPr>
          <w:t>9.1</w:t>
        </w:r>
        <w:r>
          <w:rPr>
            <w:rFonts w:eastAsiaTheme="minorEastAsia" w:cstheme="minorBidi"/>
            <w:b w:val="0"/>
            <w:noProof/>
            <w:sz w:val="24"/>
            <w:szCs w:val="24"/>
          </w:rPr>
          <w:tab/>
        </w:r>
        <w:r>
          <w:rPr>
            <w:noProof/>
          </w:rPr>
          <w:t>WTI Motivation</w:t>
        </w:r>
        <w:r>
          <w:rPr>
            <w:noProof/>
          </w:rPr>
          <w:tab/>
        </w:r>
        <w:r w:rsidR="0094753D">
          <w:rPr>
            <w:noProof/>
          </w:rPr>
          <w:fldChar w:fldCharType="begin"/>
        </w:r>
        <w:r>
          <w:rPr>
            <w:noProof/>
          </w:rPr>
          <w:instrText xml:space="preserve"> PAGEREF _Toc141235515 \h </w:instrText>
        </w:r>
      </w:ins>
      <w:r w:rsidR="00D454E5">
        <w:rPr>
          <w:noProof/>
        </w:rPr>
      </w:r>
      <w:r w:rsidR="0094753D">
        <w:rPr>
          <w:noProof/>
        </w:rPr>
        <w:fldChar w:fldCharType="separate"/>
      </w:r>
      <w:ins w:id="1513" w:author="Jim Kulp" w:date="2010-07-20T09:47:00Z">
        <w:r w:rsidR="00AF5D6E">
          <w:rPr>
            <w:noProof/>
          </w:rPr>
          <w:t>70</w:t>
        </w:r>
      </w:ins>
      <w:ins w:id="1514" w:author="Jim Kulp" w:date="2010-07-20T08:54:00Z">
        <w:r w:rsidR="0094753D">
          <w:rPr>
            <w:noProof/>
          </w:rPr>
          <w:fldChar w:fldCharType="end"/>
        </w:r>
      </w:ins>
    </w:p>
    <w:p w:rsidR="00D11A27" w:rsidRDefault="00D11A27">
      <w:pPr>
        <w:pStyle w:val="TOC2"/>
        <w:numPr>
          <w:ins w:id="1515" w:author="Jim Kulp" w:date="2010-07-20T08:54:00Z"/>
        </w:numPr>
        <w:tabs>
          <w:tab w:val="left" w:pos="792"/>
          <w:tab w:val="right" w:leader="dot" w:pos="9350"/>
        </w:tabs>
        <w:rPr>
          <w:ins w:id="1516" w:author="Jim Kulp" w:date="2010-07-20T08:54:00Z"/>
          <w:rFonts w:eastAsiaTheme="minorEastAsia" w:cstheme="minorBidi"/>
          <w:b w:val="0"/>
          <w:noProof/>
          <w:sz w:val="24"/>
          <w:szCs w:val="24"/>
        </w:rPr>
      </w:pPr>
      <w:ins w:id="1517" w:author="Jim Kulp" w:date="2010-07-20T08:54:00Z">
        <w:r>
          <w:rPr>
            <w:noProof/>
          </w:rPr>
          <w:t>9.2</w:t>
        </w:r>
        <w:r>
          <w:rPr>
            <w:rFonts w:eastAsiaTheme="minorEastAsia" w:cstheme="minorBidi"/>
            <w:b w:val="0"/>
            <w:noProof/>
            <w:sz w:val="24"/>
            <w:szCs w:val="24"/>
          </w:rPr>
          <w:tab/>
        </w:r>
        <w:r>
          <w:rPr>
            <w:noProof/>
          </w:rPr>
          <w:t>WTI Overview</w:t>
        </w:r>
        <w:r>
          <w:rPr>
            <w:noProof/>
          </w:rPr>
          <w:tab/>
        </w:r>
        <w:r w:rsidR="0094753D">
          <w:rPr>
            <w:noProof/>
          </w:rPr>
          <w:fldChar w:fldCharType="begin"/>
        </w:r>
        <w:r>
          <w:rPr>
            <w:noProof/>
          </w:rPr>
          <w:instrText xml:space="preserve"> PAGEREF _Toc141235516 \h </w:instrText>
        </w:r>
      </w:ins>
      <w:r w:rsidR="00D454E5">
        <w:rPr>
          <w:noProof/>
        </w:rPr>
      </w:r>
      <w:r w:rsidR="0094753D">
        <w:rPr>
          <w:noProof/>
        </w:rPr>
        <w:fldChar w:fldCharType="separate"/>
      </w:r>
      <w:ins w:id="1518" w:author="Jim Kulp" w:date="2010-07-20T09:47:00Z">
        <w:r w:rsidR="00AF5D6E">
          <w:rPr>
            <w:noProof/>
          </w:rPr>
          <w:t>70</w:t>
        </w:r>
      </w:ins>
      <w:ins w:id="1519" w:author="Jim Kulp" w:date="2010-07-20T08:54:00Z">
        <w:r w:rsidR="0094753D">
          <w:rPr>
            <w:noProof/>
          </w:rPr>
          <w:fldChar w:fldCharType="end"/>
        </w:r>
      </w:ins>
    </w:p>
    <w:p w:rsidR="00D11A27" w:rsidRDefault="00D11A27">
      <w:pPr>
        <w:pStyle w:val="TOC2"/>
        <w:numPr>
          <w:ins w:id="1520" w:author="Jim Kulp" w:date="2010-07-20T08:54:00Z"/>
        </w:numPr>
        <w:tabs>
          <w:tab w:val="left" w:pos="792"/>
          <w:tab w:val="right" w:leader="dot" w:pos="9350"/>
        </w:tabs>
        <w:rPr>
          <w:ins w:id="1521" w:author="Jim Kulp" w:date="2010-07-20T08:54:00Z"/>
          <w:rFonts w:eastAsiaTheme="minorEastAsia" w:cstheme="minorBidi"/>
          <w:b w:val="0"/>
          <w:noProof/>
          <w:sz w:val="24"/>
          <w:szCs w:val="24"/>
        </w:rPr>
      </w:pPr>
      <w:ins w:id="1522" w:author="Jim Kulp" w:date="2010-07-20T08:54:00Z">
        <w:r>
          <w:rPr>
            <w:noProof/>
          </w:rPr>
          <w:t>9.3</w:t>
        </w:r>
        <w:r>
          <w:rPr>
            <w:rFonts w:eastAsiaTheme="minorEastAsia" w:cstheme="minorBidi"/>
            <w:b w:val="0"/>
            <w:noProof/>
            <w:sz w:val="24"/>
            <w:szCs w:val="24"/>
          </w:rPr>
          <w:tab/>
        </w:r>
        <w:r>
          <w:rPr>
            <w:noProof/>
          </w:rPr>
          <w:t>WTI Worker Attributes</w:t>
        </w:r>
        <w:r>
          <w:rPr>
            <w:noProof/>
          </w:rPr>
          <w:tab/>
        </w:r>
        <w:r w:rsidR="0094753D">
          <w:rPr>
            <w:noProof/>
          </w:rPr>
          <w:fldChar w:fldCharType="begin"/>
        </w:r>
        <w:r>
          <w:rPr>
            <w:noProof/>
          </w:rPr>
          <w:instrText xml:space="preserve"> PAGEREF _Toc141235517 \h </w:instrText>
        </w:r>
      </w:ins>
      <w:r w:rsidR="00D454E5">
        <w:rPr>
          <w:noProof/>
        </w:rPr>
      </w:r>
      <w:r w:rsidR="0094753D">
        <w:rPr>
          <w:noProof/>
        </w:rPr>
        <w:fldChar w:fldCharType="separate"/>
      </w:r>
      <w:ins w:id="1523" w:author="Jim Kulp" w:date="2010-07-20T09:47:00Z">
        <w:r w:rsidR="00AF5D6E">
          <w:rPr>
            <w:noProof/>
          </w:rPr>
          <w:t>71</w:t>
        </w:r>
      </w:ins>
      <w:ins w:id="1524" w:author="Jim Kulp" w:date="2010-07-20T08:54:00Z">
        <w:r w:rsidR="0094753D">
          <w:rPr>
            <w:noProof/>
          </w:rPr>
          <w:fldChar w:fldCharType="end"/>
        </w:r>
      </w:ins>
    </w:p>
    <w:p w:rsidR="00D11A27" w:rsidRDefault="00D11A27">
      <w:pPr>
        <w:pStyle w:val="TOC3"/>
        <w:numPr>
          <w:ins w:id="1525" w:author="Jim Kulp" w:date="2010-07-20T08:54:00Z"/>
        </w:numPr>
        <w:tabs>
          <w:tab w:val="left" w:pos="1176"/>
          <w:tab w:val="right" w:leader="dot" w:pos="9350"/>
        </w:tabs>
        <w:rPr>
          <w:ins w:id="1526" w:author="Jim Kulp" w:date="2010-07-20T08:54:00Z"/>
          <w:rFonts w:eastAsiaTheme="minorEastAsia" w:cstheme="minorBidi"/>
          <w:noProof/>
          <w:sz w:val="24"/>
          <w:szCs w:val="24"/>
        </w:rPr>
      </w:pPr>
      <w:ins w:id="1527" w:author="Jim Kulp" w:date="2010-07-20T08:54:00Z">
        <w:r>
          <w:rPr>
            <w:noProof/>
          </w:rPr>
          <w:t>9.3.1</w:t>
        </w:r>
        <w:r>
          <w:rPr>
            <w:rFonts w:eastAsiaTheme="minorEastAsia" w:cstheme="minorBidi"/>
            <w:noProof/>
            <w:sz w:val="24"/>
            <w:szCs w:val="24"/>
          </w:rPr>
          <w:tab/>
        </w:r>
        <w:r>
          <w:rPr>
            <w:noProof/>
          </w:rPr>
          <w:t>WTI Attribute Summary</w:t>
        </w:r>
        <w:r>
          <w:rPr>
            <w:noProof/>
          </w:rPr>
          <w:tab/>
        </w:r>
        <w:r w:rsidR="0094753D">
          <w:rPr>
            <w:noProof/>
          </w:rPr>
          <w:fldChar w:fldCharType="begin"/>
        </w:r>
        <w:r>
          <w:rPr>
            <w:noProof/>
          </w:rPr>
          <w:instrText xml:space="preserve"> PAGEREF _Toc141235518 \h </w:instrText>
        </w:r>
      </w:ins>
      <w:r w:rsidR="00D454E5">
        <w:rPr>
          <w:noProof/>
        </w:rPr>
      </w:r>
      <w:r w:rsidR="0094753D">
        <w:rPr>
          <w:noProof/>
        </w:rPr>
        <w:fldChar w:fldCharType="separate"/>
      </w:r>
      <w:ins w:id="1528" w:author="Jim Kulp" w:date="2010-07-20T09:47:00Z">
        <w:r w:rsidR="00AF5D6E">
          <w:rPr>
            <w:noProof/>
          </w:rPr>
          <w:t>71</w:t>
        </w:r>
      </w:ins>
      <w:ins w:id="1529" w:author="Jim Kulp" w:date="2010-07-20T08:54:00Z">
        <w:r w:rsidR="0094753D">
          <w:rPr>
            <w:noProof/>
          </w:rPr>
          <w:fldChar w:fldCharType="end"/>
        </w:r>
      </w:ins>
    </w:p>
    <w:p w:rsidR="00D11A27" w:rsidRDefault="00D11A27">
      <w:pPr>
        <w:pStyle w:val="TOC3"/>
        <w:numPr>
          <w:ins w:id="1530" w:author="Jim Kulp" w:date="2010-07-20T08:54:00Z"/>
        </w:numPr>
        <w:tabs>
          <w:tab w:val="left" w:pos="1176"/>
          <w:tab w:val="right" w:leader="dot" w:pos="9350"/>
        </w:tabs>
        <w:rPr>
          <w:ins w:id="1531" w:author="Jim Kulp" w:date="2010-07-20T08:54:00Z"/>
          <w:rFonts w:eastAsiaTheme="minorEastAsia" w:cstheme="minorBidi"/>
          <w:noProof/>
          <w:sz w:val="24"/>
          <w:szCs w:val="24"/>
        </w:rPr>
      </w:pPr>
      <w:ins w:id="1532" w:author="Jim Kulp" w:date="2010-07-20T08:54:00Z">
        <w:r>
          <w:rPr>
            <w:noProof/>
          </w:rPr>
          <w:t>9.3.2</w:t>
        </w:r>
        <w:r>
          <w:rPr>
            <w:rFonts w:eastAsiaTheme="minorEastAsia" w:cstheme="minorBidi"/>
            <w:noProof/>
            <w:sz w:val="24"/>
            <w:szCs w:val="24"/>
          </w:rPr>
          <w:tab/>
        </w:r>
        <w:r>
          <w:rPr>
            <w:noProof/>
          </w:rPr>
          <w:t>WTI Attribute Details</w:t>
        </w:r>
        <w:r>
          <w:rPr>
            <w:noProof/>
          </w:rPr>
          <w:tab/>
        </w:r>
        <w:r w:rsidR="0094753D">
          <w:rPr>
            <w:noProof/>
          </w:rPr>
          <w:fldChar w:fldCharType="begin"/>
        </w:r>
        <w:r>
          <w:rPr>
            <w:noProof/>
          </w:rPr>
          <w:instrText xml:space="preserve"> PAGEREF _Toc141235519 \h </w:instrText>
        </w:r>
      </w:ins>
      <w:r w:rsidR="00D454E5">
        <w:rPr>
          <w:noProof/>
        </w:rPr>
      </w:r>
      <w:r w:rsidR="0094753D">
        <w:rPr>
          <w:noProof/>
        </w:rPr>
        <w:fldChar w:fldCharType="separate"/>
      </w:r>
      <w:ins w:id="1533" w:author="Jim Kulp" w:date="2010-07-20T09:47:00Z">
        <w:r w:rsidR="00AF5D6E">
          <w:rPr>
            <w:noProof/>
          </w:rPr>
          <w:t>71</w:t>
        </w:r>
      </w:ins>
      <w:ins w:id="1534" w:author="Jim Kulp" w:date="2010-07-20T08:54:00Z">
        <w:r w:rsidR="0094753D">
          <w:rPr>
            <w:noProof/>
          </w:rPr>
          <w:fldChar w:fldCharType="end"/>
        </w:r>
      </w:ins>
    </w:p>
    <w:p w:rsidR="00D11A27" w:rsidRDefault="00D11A27">
      <w:pPr>
        <w:pStyle w:val="TOC2"/>
        <w:numPr>
          <w:ins w:id="1535" w:author="Jim Kulp" w:date="2010-07-20T08:54:00Z"/>
        </w:numPr>
        <w:tabs>
          <w:tab w:val="left" w:pos="792"/>
          <w:tab w:val="right" w:leader="dot" w:pos="9350"/>
        </w:tabs>
        <w:rPr>
          <w:ins w:id="1536" w:author="Jim Kulp" w:date="2010-07-20T08:54:00Z"/>
          <w:rFonts w:eastAsiaTheme="minorEastAsia" w:cstheme="minorBidi"/>
          <w:b w:val="0"/>
          <w:noProof/>
          <w:sz w:val="24"/>
          <w:szCs w:val="24"/>
        </w:rPr>
      </w:pPr>
      <w:ins w:id="1537" w:author="Jim Kulp" w:date="2010-07-20T08:54:00Z">
        <w:r>
          <w:rPr>
            <w:noProof/>
          </w:rPr>
          <w:t>9.4</w:t>
        </w:r>
        <w:r>
          <w:rPr>
            <w:rFonts w:eastAsiaTheme="minorEastAsia" w:cstheme="minorBidi"/>
            <w:b w:val="0"/>
            <w:noProof/>
            <w:sz w:val="24"/>
            <w:szCs w:val="24"/>
          </w:rPr>
          <w:tab/>
        </w:r>
        <w:r>
          <w:rPr>
            <w:noProof/>
          </w:rPr>
          <w:t>WTI OCP Profile/Configuration Parameters</w:t>
        </w:r>
        <w:r>
          <w:rPr>
            <w:noProof/>
          </w:rPr>
          <w:tab/>
        </w:r>
        <w:r w:rsidR="0094753D">
          <w:rPr>
            <w:noProof/>
          </w:rPr>
          <w:fldChar w:fldCharType="begin"/>
        </w:r>
        <w:r>
          <w:rPr>
            <w:noProof/>
          </w:rPr>
          <w:instrText xml:space="preserve"> PAGEREF _Toc141235520 \h </w:instrText>
        </w:r>
      </w:ins>
      <w:r w:rsidR="00D454E5">
        <w:rPr>
          <w:noProof/>
        </w:rPr>
      </w:r>
      <w:r w:rsidR="0094753D">
        <w:rPr>
          <w:noProof/>
        </w:rPr>
        <w:fldChar w:fldCharType="separate"/>
      </w:r>
      <w:ins w:id="1538" w:author="Jim Kulp" w:date="2010-07-20T09:47:00Z">
        <w:r w:rsidR="00AF5D6E">
          <w:rPr>
            <w:noProof/>
          </w:rPr>
          <w:t>71</w:t>
        </w:r>
      </w:ins>
      <w:ins w:id="1539" w:author="Jim Kulp" w:date="2010-07-20T08:54:00Z">
        <w:r w:rsidR="0094753D">
          <w:rPr>
            <w:noProof/>
          </w:rPr>
          <w:fldChar w:fldCharType="end"/>
        </w:r>
      </w:ins>
    </w:p>
    <w:p w:rsidR="00D11A27" w:rsidRDefault="00D11A27">
      <w:pPr>
        <w:pStyle w:val="TOC2"/>
        <w:numPr>
          <w:ins w:id="1540" w:author="Jim Kulp" w:date="2010-07-20T08:54:00Z"/>
        </w:numPr>
        <w:tabs>
          <w:tab w:val="left" w:pos="792"/>
          <w:tab w:val="right" w:leader="dot" w:pos="9350"/>
        </w:tabs>
        <w:rPr>
          <w:ins w:id="1541" w:author="Jim Kulp" w:date="2010-07-20T08:54:00Z"/>
          <w:rFonts w:eastAsiaTheme="minorEastAsia" w:cstheme="minorBidi"/>
          <w:b w:val="0"/>
          <w:noProof/>
          <w:sz w:val="24"/>
          <w:szCs w:val="24"/>
        </w:rPr>
      </w:pPr>
      <w:ins w:id="1542" w:author="Jim Kulp" w:date="2010-07-20T08:54:00Z">
        <w:r>
          <w:rPr>
            <w:noProof/>
          </w:rPr>
          <w:t>9.5</w:t>
        </w:r>
        <w:r>
          <w:rPr>
            <w:rFonts w:eastAsiaTheme="minorEastAsia" w:cstheme="minorBidi"/>
            <w:b w:val="0"/>
            <w:noProof/>
            <w:sz w:val="24"/>
            <w:szCs w:val="24"/>
          </w:rPr>
          <w:tab/>
        </w:r>
        <w:r>
          <w:rPr>
            <w:noProof/>
          </w:rPr>
          <w:t>WTI OCP Signals</w:t>
        </w:r>
        <w:r>
          <w:rPr>
            <w:noProof/>
          </w:rPr>
          <w:tab/>
        </w:r>
        <w:r w:rsidR="0094753D">
          <w:rPr>
            <w:noProof/>
          </w:rPr>
          <w:fldChar w:fldCharType="begin"/>
        </w:r>
        <w:r>
          <w:rPr>
            <w:noProof/>
          </w:rPr>
          <w:instrText xml:space="preserve"> PAGEREF _Toc141235521 \h </w:instrText>
        </w:r>
      </w:ins>
      <w:r w:rsidR="00D454E5">
        <w:rPr>
          <w:noProof/>
        </w:rPr>
      </w:r>
      <w:r w:rsidR="0094753D">
        <w:rPr>
          <w:noProof/>
        </w:rPr>
        <w:fldChar w:fldCharType="separate"/>
      </w:r>
      <w:ins w:id="1543" w:author="Jim Kulp" w:date="2010-07-20T09:47:00Z">
        <w:r w:rsidR="00AF5D6E">
          <w:rPr>
            <w:noProof/>
          </w:rPr>
          <w:t>72</w:t>
        </w:r>
      </w:ins>
      <w:ins w:id="1544" w:author="Jim Kulp" w:date="2010-07-20T08:54:00Z">
        <w:r w:rsidR="0094753D">
          <w:rPr>
            <w:noProof/>
          </w:rPr>
          <w:fldChar w:fldCharType="end"/>
        </w:r>
      </w:ins>
    </w:p>
    <w:p w:rsidR="00D11A27" w:rsidRDefault="00D11A27">
      <w:pPr>
        <w:pStyle w:val="TOC2"/>
        <w:numPr>
          <w:ins w:id="1545" w:author="Jim Kulp" w:date="2010-07-20T08:54:00Z"/>
        </w:numPr>
        <w:tabs>
          <w:tab w:val="left" w:pos="792"/>
          <w:tab w:val="right" w:leader="dot" w:pos="9350"/>
        </w:tabs>
        <w:rPr>
          <w:ins w:id="1546" w:author="Jim Kulp" w:date="2010-07-20T08:54:00Z"/>
          <w:rFonts w:eastAsiaTheme="minorEastAsia" w:cstheme="minorBidi"/>
          <w:b w:val="0"/>
          <w:noProof/>
          <w:sz w:val="24"/>
          <w:szCs w:val="24"/>
        </w:rPr>
      </w:pPr>
      <w:ins w:id="1547" w:author="Jim Kulp" w:date="2010-07-20T08:54:00Z">
        <w:r>
          <w:rPr>
            <w:noProof/>
          </w:rPr>
          <w:t>9.6</w:t>
        </w:r>
        <w:r>
          <w:rPr>
            <w:rFonts w:eastAsiaTheme="minorEastAsia" w:cstheme="minorBidi"/>
            <w:b w:val="0"/>
            <w:noProof/>
            <w:sz w:val="24"/>
            <w:szCs w:val="24"/>
          </w:rPr>
          <w:tab/>
        </w:r>
        <w:r>
          <w:rPr>
            <w:noProof/>
          </w:rPr>
          <w:t>WTI Semantics</w:t>
        </w:r>
        <w:r>
          <w:rPr>
            <w:noProof/>
          </w:rPr>
          <w:tab/>
        </w:r>
        <w:r w:rsidR="0094753D">
          <w:rPr>
            <w:noProof/>
          </w:rPr>
          <w:fldChar w:fldCharType="begin"/>
        </w:r>
        <w:r>
          <w:rPr>
            <w:noProof/>
          </w:rPr>
          <w:instrText xml:space="preserve"> PAGEREF _Toc141235522 \h </w:instrText>
        </w:r>
      </w:ins>
      <w:r w:rsidR="00D454E5">
        <w:rPr>
          <w:noProof/>
        </w:rPr>
      </w:r>
      <w:r w:rsidR="0094753D">
        <w:rPr>
          <w:noProof/>
        </w:rPr>
        <w:fldChar w:fldCharType="separate"/>
      </w:r>
      <w:ins w:id="1548" w:author="Jim Kulp" w:date="2010-07-20T09:47:00Z">
        <w:r w:rsidR="00AF5D6E">
          <w:rPr>
            <w:noProof/>
          </w:rPr>
          <w:t>72</w:t>
        </w:r>
      </w:ins>
      <w:ins w:id="1549" w:author="Jim Kulp" w:date="2010-07-20T08:54:00Z">
        <w:r w:rsidR="0094753D">
          <w:rPr>
            <w:noProof/>
          </w:rPr>
          <w:fldChar w:fldCharType="end"/>
        </w:r>
      </w:ins>
    </w:p>
    <w:p w:rsidR="00D11A27" w:rsidRDefault="00D11A27">
      <w:pPr>
        <w:pStyle w:val="TOC3"/>
        <w:numPr>
          <w:ins w:id="1550" w:author="Jim Kulp" w:date="2010-07-20T08:54:00Z"/>
        </w:numPr>
        <w:tabs>
          <w:tab w:val="left" w:pos="1176"/>
          <w:tab w:val="right" w:leader="dot" w:pos="9350"/>
        </w:tabs>
        <w:rPr>
          <w:ins w:id="1551" w:author="Jim Kulp" w:date="2010-07-20T08:54:00Z"/>
          <w:rFonts w:eastAsiaTheme="minorEastAsia" w:cstheme="minorBidi"/>
          <w:noProof/>
          <w:sz w:val="24"/>
          <w:szCs w:val="24"/>
        </w:rPr>
      </w:pPr>
      <w:ins w:id="1552" w:author="Jim Kulp" w:date="2010-07-20T08:54:00Z">
        <w:r>
          <w:rPr>
            <w:noProof/>
          </w:rPr>
          <w:t>9.6.1</w:t>
        </w:r>
        <w:r>
          <w:rPr>
            <w:rFonts w:eastAsiaTheme="minorEastAsia" w:cstheme="minorBidi"/>
            <w:noProof/>
            <w:sz w:val="24"/>
            <w:szCs w:val="24"/>
          </w:rPr>
          <w:tab/>
        </w:r>
        <w:r>
          <w:rPr>
            <w:noProof/>
          </w:rPr>
          <w:t>Indicating to the worker when time is valid and available</w:t>
        </w:r>
        <w:r>
          <w:rPr>
            <w:noProof/>
          </w:rPr>
          <w:tab/>
        </w:r>
        <w:r w:rsidR="0094753D">
          <w:rPr>
            <w:noProof/>
          </w:rPr>
          <w:fldChar w:fldCharType="begin"/>
        </w:r>
        <w:r>
          <w:rPr>
            <w:noProof/>
          </w:rPr>
          <w:instrText xml:space="preserve"> PAGEREF _Toc141235523 \h </w:instrText>
        </w:r>
      </w:ins>
      <w:r w:rsidR="00D454E5">
        <w:rPr>
          <w:noProof/>
        </w:rPr>
      </w:r>
      <w:r w:rsidR="0094753D">
        <w:rPr>
          <w:noProof/>
        </w:rPr>
        <w:fldChar w:fldCharType="separate"/>
      </w:r>
      <w:ins w:id="1553" w:author="Jim Kulp" w:date="2010-07-20T09:47:00Z">
        <w:r w:rsidR="00AF5D6E">
          <w:rPr>
            <w:noProof/>
          </w:rPr>
          <w:t>73</w:t>
        </w:r>
      </w:ins>
      <w:ins w:id="1554" w:author="Jim Kulp" w:date="2010-07-20T08:54:00Z">
        <w:r w:rsidR="0094753D">
          <w:rPr>
            <w:noProof/>
          </w:rPr>
          <w:fldChar w:fldCharType="end"/>
        </w:r>
      </w:ins>
    </w:p>
    <w:p w:rsidR="00D11A27" w:rsidRDefault="00D11A27">
      <w:pPr>
        <w:pStyle w:val="TOC3"/>
        <w:numPr>
          <w:ins w:id="1555" w:author="Jim Kulp" w:date="2010-07-20T08:54:00Z"/>
        </w:numPr>
        <w:tabs>
          <w:tab w:val="left" w:pos="1176"/>
          <w:tab w:val="right" w:leader="dot" w:pos="9350"/>
        </w:tabs>
        <w:rPr>
          <w:ins w:id="1556" w:author="Jim Kulp" w:date="2010-07-20T08:54:00Z"/>
          <w:rFonts w:eastAsiaTheme="minorEastAsia" w:cstheme="minorBidi"/>
          <w:noProof/>
          <w:sz w:val="24"/>
          <w:szCs w:val="24"/>
        </w:rPr>
      </w:pPr>
      <w:ins w:id="1557" w:author="Jim Kulp" w:date="2010-07-20T08:54:00Z">
        <w:r>
          <w:rPr>
            <w:noProof/>
          </w:rPr>
          <w:t>9.6.2</w:t>
        </w:r>
        <w:r>
          <w:rPr>
            <w:rFonts w:eastAsiaTheme="minorEastAsia" w:cstheme="minorBidi"/>
            <w:noProof/>
            <w:sz w:val="24"/>
            <w:szCs w:val="24"/>
          </w:rPr>
          <w:tab/>
        </w:r>
        <w:r>
          <w:rPr>
            <w:noProof/>
          </w:rPr>
          <w:t>Indicating to the infrastructure when time is not required</w:t>
        </w:r>
        <w:r>
          <w:rPr>
            <w:noProof/>
          </w:rPr>
          <w:tab/>
        </w:r>
        <w:r w:rsidR="0094753D">
          <w:rPr>
            <w:noProof/>
          </w:rPr>
          <w:fldChar w:fldCharType="begin"/>
        </w:r>
        <w:r>
          <w:rPr>
            <w:noProof/>
          </w:rPr>
          <w:instrText xml:space="preserve"> PAGEREF _Toc141235524 \h </w:instrText>
        </w:r>
      </w:ins>
      <w:r w:rsidR="00D454E5">
        <w:rPr>
          <w:noProof/>
        </w:rPr>
      </w:r>
      <w:r w:rsidR="0094753D">
        <w:rPr>
          <w:noProof/>
        </w:rPr>
        <w:fldChar w:fldCharType="separate"/>
      </w:r>
      <w:ins w:id="1558" w:author="Jim Kulp" w:date="2010-07-20T09:47:00Z">
        <w:r w:rsidR="00AF5D6E">
          <w:rPr>
            <w:noProof/>
          </w:rPr>
          <w:t>73</w:t>
        </w:r>
      </w:ins>
      <w:ins w:id="1559" w:author="Jim Kulp" w:date="2010-07-20T08:54:00Z">
        <w:r w:rsidR="0094753D">
          <w:rPr>
            <w:noProof/>
          </w:rPr>
          <w:fldChar w:fldCharType="end"/>
        </w:r>
      </w:ins>
    </w:p>
    <w:p w:rsidR="00D11A27" w:rsidRDefault="00D11A27">
      <w:pPr>
        <w:pStyle w:val="TOC3"/>
        <w:numPr>
          <w:ins w:id="1560" w:author="Jim Kulp" w:date="2010-07-20T08:54:00Z"/>
        </w:numPr>
        <w:tabs>
          <w:tab w:val="left" w:pos="1176"/>
          <w:tab w:val="right" w:leader="dot" w:pos="9350"/>
        </w:tabs>
        <w:rPr>
          <w:ins w:id="1561" w:author="Jim Kulp" w:date="2010-07-20T08:54:00Z"/>
          <w:rFonts w:eastAsiaTheme="minorEastAsia" w:cstheme="minorBidi"/>
          <w:noProof/>
          <w:sz w:val="24"/>
          <w:szCs w:val="24"/>
        </w:rPr>
      </w:pPr>
      <w:ins w:id="1562" w:author="Jim Kulp" w:date="2010-07-20T08:54:00Z">
        <w:r>
          <w:rPr>
            <w:noProof/>
          </w:rPr>
          <w:t>9.6.3</w:t>
        </w:r>
        <w:r>
          <w:rPr>
            <w:rFonts w:eastAsiaTheme="minorEastAsia" w:cstheme="minorBidi"/>
            <w:noProof/>
            <w:sz w:val="24"/>
            <w:szCs w:val="24"/>
          </w:rPr>
          <w:tab/>
        </w:r>
        <w:r>
          <w:rPr>
            <w:noProof/>
          </w:rPr>
          <w:t>The simplest case</w:t>
        </w:r>
        <w:r>
          <w:rPr>
            <w:noProof/>
          </w:rPr>
          <w:tab/>
        </w:r>
        <w:r w:rsidR="0094753D">
          <w:rPr>
            <w:noProof/>
          </w:rPr>
          <w:fldChar w:fldCharType="begin"/>
        </w:r>
        <w:r>
          <w:rPr>
            <w:noProof/>
          </w:rPr>
          <w:instrText xml:space="preserve"> PAGEREF _Toc141235525 \h </w:instrText>
        </w:r>
      </w:ins>
      <w:r w:rsidR="00D454E5">
        <w:rPr>
          <w:noProof/>
        </w:rPr>
      </w:r>
      <w:r w:rsidR="0094753D">
        <w:rPr>
          <w:noProof/>
        </w:rPr>
        <w:fldChar w:fldCharType="separate"/>
      </w:r>
      <w:ins w:id="1563" w:author="Jim Kulp" w:date="2010-07-20T09:47:00Z">
        <w:r w:rsidR="00AF5D6E">
          <w:rPr>
            <w:noProof/>
          </w:rPr>
          <w:t>73</w:t>
        </w:r>
      </w:ins>
      <w:ins w:id="1564" w:author="Jim Kulp" w:date="2010-07-20T08:54:00Z">
        <w:r w:rsidR="0094753D">
          <w:rPr>
            <w:noProof/>
          </w:rPr>
          <w:fldChar w:fldCharType="end"/>
        </w:r>
      </w:ins>
    </w:p>
    <w:p w:rsidR="00D11A27" w:rsidRDefault="00D11A27">
      <w:pPr>
        <w:pStyle w:val="TOC2"/>
        <w:numPr>
          <w:ins w:id="1565" w:author="Jim Kulp" w:date="2010-07-20T08:54:00Z"/>
        </w:numPr>
        <w:tabs>
          <w:tab w:val="left" w:pos="792"/>
          <w:tab w:val="right" w:leader="dot" w:pos="9350"/>
        </w:tabs>
        <w:rPr>
          <w:ins w:id="1566" w:author="Jim Kulp" w:date="2010-07-20T08:54:00Z"/>
          <w:rFonts w:eastAsiaTheme="minorEastAsia" w:cstheme="minorBidi"/>
          <w:b w:val="0"/>
          <w:noProof/>
          <w:sz w:val="24"/>
          <w:szCs w:val="24"/>
        </w:rPr>
      </w:pPr>
      <w:ins w:id="1567" w:author="Jim Kulp" w:date="2010-07-20T08:54:00Z">
        <w:r>
          <w:rPr>
            <w:noProof/>
          </w:rPr>
          <w:t>9.7</w:t>
        </w:r>
        <w:r>
          <w:rPr>
            <w:rFonts w:eastAsiaTheme="minorEastAsia" w:cstheme="minorBidi"/>
            <w:b w:val="0"/>
            <w:noProof/>
            <w:sz w:val="24"/>
            <w:szCs w:val="24"/>
          </w:rPr>
          <w:tab/>
        </w:r>
        <w:r>
          <w:rPr>
            <w:noProof/>
          </w:rPr>
          <w:t>WTI Infrastructure Issues</w:t>
        </w:r>
        <w:r>
          <w:rPr>
            <w:noProof/>
          </w:rPr>
          <w:tab/>
        </w:r>
        <w:r w:rsidR="0094753D">
          <w:rPr>
            <w:noProof/>
          </w:rPr>
          <w:fldChar w:fldCharType="begin"/>
        </w:r>
        <w:r>
          <w:rPr>
            <w:noProof/>
          </w:rPr>
          <w:instrText xml:space="preserve"> PAGEREF _Toc141235526 \h </w:instrText>
        </w:r>
      </w:ins>
      <w:r w:rsidR="00D454E5">
        <w:rPr>
          <w:noProof/>
        </w:rPr>
      </w:r>
      <w:r w:rsidR="0094753D">
        <w:rPr>
          <w:noProof/>
        </w:rPr>
        <w:fldChar w:fldCharType="separate"/>
      </w:r>
      <w:ins w:id="1568" w:author="Jim Kulp" w:date="2010-07-20T09:47:00Z">
        <w:r w:rsidR="00AF5D6E">
          <w:rPr>
            <w:noProof/>
          </w:rPr>
          <w:t>73</w:t>
        </w:r>
      </w:ins>
      <w:ins w:id="1569" w:author="Jim Kulp" w:date="2010-07-20T08:54:00Z">
        <w:r w:rsidR="0094753D">
          <w:rPr>
            <w:noProof/>
          </w:rPr>
          <w:fldChar w:fldCharType="end"/>
        </w:r>
      </w:ins>
    </w:p>
    <w:p w:rsidR="00D11A27" w:rsidRDefault="00D11A27">
      <w:pPr>
        <w:pStyle w:val="TOC3"/>
        <w:numPr>
          <w:ins w:id="1570" w:author="Jim Kulp" w:date="2010-07-20T08:54:00Z"/>
        </w:numPr>
        <w:tabs>
          <w:tab w:val="left" w:pos="1176"/>
          <w:tab w:val="right" w:leader="dot" w:pos="9350"/>
        </w:tabs>
        <w:rPr>
          <w:ins w:id="1571" w:author="Jim Kulp" w:date="2010-07-20T08:54:00Z"/>
          <w:rFonts w:eastAsiaTheme="minorEastAsia" w:cstheme="minorBidi"/>
          <w:noProof/>
          <w:sz w:val="24"/>
          <w:szCs w:val="24"/>
        </w:rPr>
      </w:pPr>
      <w:ins w:id="1572" w:author="Jim Kulp" w:date="2010-07-20T08:54:00Z">
        <w:r>
          <w:rPr>
            <w:noProof/>
          </w:rPr>
          <w:t>9.7.1</w:t>
        </w:r>
        <w:r>
          <w:rPr>
            <w:rFonts w:eastAsiaTheme="minorEastAsia" w:cstheme="minorBidi"/>
            <w:noProof/>
            <w:sz w:val="24"/>
            <w:szCs w:val="24"/>
          </w:rPr>
          <w:tab/>
        </w:r>
        <w:r>
          <w:rPr>
            <w:noProof/>
          </w:rPr>
          <w:t>Time not needed</w:t>
        </w:r>
        <w:r>
          <w:rPr>
            <w:noProof/>
          </w:rPr>
          <w:tab/>
        </w:r>
        <w:r w:rsidR="0094753D">
          <w:rPr>
            <w:noProof/>
          </w:rPr>
          <w:fldChar w:fldCharType="begin"/>
        </w:r>
        <w:r>
          <w:rPr>
            <w:noProof/>
          </w:rPr>
          <w:instrText xml:space="preserve"> PAGEREF _Toc141235527 \h </w:instrText>
        </w:r>
      </w:ins>
      <w:r w:rsidR="00D454E5">
        <w:rPr>
          <w:noProof/>
        </w:rPr>
      </w:r>
      <w:r w:rsidR="0094753D">
        <w:rPr>
          <w:noProof/>
        </w:rPr>
        <w:fldChar w:fldCharType="separate"/>
      </w:r>
      <w:ins w:id="1573" w:author="Jim Kulp" w:date="2010-07-20T09:47:00Z">
        <w:r w:rsidR="00AF5D6E">
          <w:rPr>
            <w:noProof/>
          </w:rPr>
          <w:t>73</w:t>
        </w:r>
      </w:ins>
      <w:ins w:id="1574" w:author="Jim Kulp" w:date="2010-07-20T08:54:00Z">
        <w:r w:rsidR="0094753D">
          <w:rPr>
            <w:noProof/>
          </w:rPr>
          <w:fldChar w:fldCharType="end"/>
        </w:r>
      </w:ins>
    </w:p>
    <w:p w:rsidR="00D11A27" w:rsidRDefault="00D11A27">
      <w:pPr>
        <w:pStyle w:val="TOC3"/>
        <w:numPr>
          <w:ins w:id="1575" w:author="Jim Kulp" w:date="2010-07-20T08:54:00Z"/>
        </w:numPr>
        <w:tabs>
          <w:tab w:val="left" w:pos="1176"/>
          <w:tab w:val="right" w:leader="dot" w:pos="9350"/>
        </w:tabs>
        <w:rPr>
          <w:ins w:id="1576" w:author="Jim Kulp" w:date="2010-07-20T08:54:00Z"/>
          <w:rFonts w:eastAsiaTheme="minorEastAsia" w:cstheme="minorBidi"/>
          <w:noProof/>
          <w:sz w:val="24"/>
          <w:szCs w:val="24"/>
        </w:rPr>
      </w:pPr>
      <w:ins w:id="1577" w:author="Jim Kulp" w:date="2010-07-20T08:54:00Z">
        <w:r>
          <w:rPr>
            <w:noProof/>
          </w:rPr>
          <w:t>9.7.2</w:t>
        </w:r>
        <w:r>
          <w:rPr>
            <w:rFonts w:eastAsiaTheme="minorEastAsia" w:cstheme="minorBidi"/>
            <w:noProof/>
            <w:sz w:val="24"/>
            <w:szCs w:val="24"/>
          </w:rPr>
          <w:tab/>
        </w:r>
        <w:r>
          <w:rPr>
            <w:noProof/>
          </w:rPr>
          <w:t>Time not available</w:t>
        </w:r>
        <w:r>
          <w:rPr>
            <w:noProof/>
          </w:rPr>
          <w:tab/>
        </w:r>
        <w:r w:rsidR="0094753D">
          <w:rPr>
            <w:noProof/>
          </w:rPr>
          <w:fldChar w:fldCharType="begin"/>
        </w:r>
        <w:r>
          <w:rPr>
            <w:noProof/>
          </w:rPr>
          <w:instrText xml:space="preserve"> PAGEREF _Toc141235528 \h </w:instrText>
        </w:r>
      </w:ins>
      <w:r w:rsidR="00D454E5">
        <w:rPr>
          <w:noProof/>
        </w:rPr>
      </w:r>
      <w:r w:rsidR="0094753D">
        <w:rPr>
          <w:noProof/>
        </w:rPr>
        <w:fldChar w:fldCharType="separate"/>
      </w:r>
      <w:ins w:id="1578" w:author="Jim Kulp" w:date="2010-07-20T09:47:00Z">
        <w:r w:rsidR="00AF5D6E">
          <w:rPr>
            <w:noProof/>
          </w:rPr>
          <w:t>73</w:t>
        </w:r>
      </w:ins>
      <w:ins w:id="1579" w:author="Jim Kulp" w:date="2010-07-20T08:54:00Z">
        <w:r w:rsidR="0094753D">
          <w:rPr>
            <w:noProof/>
          </w:rPr>
          <w:fldChar w:fldCharType="end"/>
        </w:r>
      </w:ins>
    </w:p>
    <w:p w:rsidR="00D11A27" w:rsidRDefault="00D11A27">
      <w:pPr>
        <w:pStyle w:val="TOC1"/>
        <w:numPr>
          <w:ins w:id="1580" w:author="Jim Kulp" w:date="2010-07-20T08:54:00Z"/>
        </w:numPr>
        <w:tabs>
          <w:tab w:val="left" w:pos="524"/>
          <w:tab w:val="right" w:leader="dot" w:pos="9350"/>
        </w:tabs>
        <w:rPr>
          <w:ins w:id="1581" w:author="Jim Kulp" w:date="2010-07-20T08:54:00Z"/>
          <w:rFonts w:eastAsiaTheme="minorEastAsia" w:cstheme="minorBidi"/>
          <w:b w:val="0"/>
          <w:noProof/>
        </w:rPr>
      </w:pPr>
      <w:ins w:id="1582" w:author="Jim Kulp" w:date="2010-07-20T08:54:00Z">
        <w:r>
          <w:rPr>
            <w:noProof/>
          </w:rPr>
          <w:t>10</w:t>
        </w:r>
        <w:r>
          <w:rPr>
            <w:rFonts w:eastAsiaTheme="minorEastAsia" w:cstheme="minorBidi"/>
            <w:b w:val="0"/>
            <w:noProof/>
          </w:rPr>
          <w:tab/>
        </w:r>
        <w:r>
          <w:rPr>
            <w:noProof/>
          </w:rPr>
          <w:t>WIP XML Schema</w:t>
        </w:r>
        <w:r>
          <w:rPr>
            <w:noProof/>
          </w:rPr>
          <w:tab/>
        </w:r>
        <w:r w:rsidR="0094753D">
          <w:rPr>
            <w:noProof/>
          </w:rPr>
          <w:fldChar w:fldCharType="begin"/>
        </w:r>
        <w:r>
          <w:rPr>
            <w:noProof/>
          </w:rPr>
          <w:instrText xml:space="preserve"> PAGEREF _Toc141235529 \h </w:instrText>
        </w:r>
      </w:ins>
      <w:r w:rsidR="00D454E5">
        <w:rPr>
          <w:noProof/>
        </w:rPr>
      </w:r>
      <w:r w:rsidR="0094753D">
        <w:rPr>
          <w:noProof/>
        </w:rPr>
        <w:fldChar w:fldCharType="separate"/>
      </w:r>
      <w:ins w:id="1583" w:author="Jim Kulp" w:date="2010-07-20T09:47:00Z">
        <w:r w:rsidR="00AF5D6E">
          <w:rPr>
            <w:noProof/>
          </w:rPr>
          <w:t>74</w:t>
        </w:r>
      </w:ins>
      <w:ins w:id="1584" w:author="Jim Kulp" w:date="2010-07-20T08:54:00Z">
        <w:r w:rsidR="0094753D">
          <w:rPr>
            <w:noProof/>
          </w:rPr>
          <w:fldChar w:fldCharType="end"/>
        </w:r>
      </w:ins>
    </w:p>
    <w:p w:rsidR="00D11A27" w:rsidRDefault="00D11A27">
      <w:pPr>
        <w:pStyle w:val="TOC2"/>
        <w:numPr>
          <w:ins w:id="1585" w:author="Jim Kulp" w:date="2010-07-20T08:54:00Z"/>
        </w:numPr>
        <w:tabs>
          <w:tab w:val="left" w:pos="922"/>
          <w:tab w:val="right" w:leader="dot" w:pos="9350"/>
        </w:tabs>
        <w:rPr>
          <w:ins w:id="1586" w:author="Jim Kulp" w:date="2010-07-20T08:54:00Z"/>
          <w:rFonts w:eastAsiaTheme="minorEastAsia" w:cstheme="minorBidi"/>
          <w:b w:val="0"/>
          <w:noProof/>
          <w:sz w:val="24"/>
          <w:szCs w:val="24"/>
        </w:rPr>
      </w:pPr>
      <w:ins w:id="1587" w:author="Jim Kulp" w:date="2010-07-20T08:54:00Z">
        <w:r>
          <w:rPr>
            <w:noProof/>
          </w:rPr>
          <w:t>10.1</w:t>
        </w:r>
        <w:r>
          <w:rPr>
            <w:rFonts w:eastAsiaTheme="minorEastAsia" w:cstheme="minorBidi"/>
            <w:b w:val="0"/>
            <w:noProof/>
            <w:sz w:val="24"/>
            <w:szCs w:val="24"/>
          </w:rPr>
          <w:tab/>
        </w:r>
        <w:r>
          <w:rPr>
            <w:noProof/>
          </w:rPr>
          <w:t>Introduction</w:t>
        </w:r>
        <w:r>
          <w:rPr>
            <w:noProof/>
          </w:rPr>
          <w:tab/>
        </w:r>
        <w:r w:rsidR="0094753D">
          <w:rPr>
            <w:noProof/>
          </w:rPr>
          <w:fldChar w:fldCharType="begin"/>
        </w:r>
        <w:r>
          <w:rPr>
            <w:noProof/>
          </w:rPr>
          <w:instrText xml:space="preserve"> PAGEREF _Toc141235530 \h </w:instrText>
        </w:r>
      </w:ins>
      <w:r w:rsidR="00D454E5">
        <w:rPr>
          <w:noProof/>
        </w:rPr>
      </w:r>
      <w:r w:rsidR="0094753D">
        <w:rPr>
          <w:noProof/>
        </w:rPr>
        <w:fldChar w:fldCharType="separate"/>
      </w:r>
      <w:ins w:id="1588" w:author="Jim Kulp" w:date="2010-07-20T09:47:00Z">
        <w:r w:rsidR="00AF5D6E">
          <w:rPr>
            <w:noProof/>
          </w:rPr>
          <w:t>74</w:t>
        </w:r>
      </w:ins>
      <w:ins w:id="1589" w:author="Jim Kulp" w:date="2010-07-20T08:54:00Z">
        <w:r w:rsidR="0094753D">
          <w:rPr>
            <w:noProof/>
          </w:rPr>
          <w:fldChar w:fldCharType="end"/>
        </w:r>
      </w:ins>
    </w:p>
    <w:p w:rsidR="00D11A27" w:rsidRDefault="00D11A27">
      <w:pPr>
        <w:pStyle w:val="TOC2"/>
        <w:numPr>
          <w:ins w:id="1590" w:author="Jim Kulp" w:date="2010-07-20T08:54:00Z"/>
        </w:numPr>
        <w:tabs>
          <w:tab w:val="left" w:pos="922"/>
          <w:tab w:val="right" w:leader="dot" w:pos="9350"/>
        </w:tabs>
        <w:rPr>
          <w:ins w:id="1591" w:author="Jim Kulp" w:date="2010-07-20T08:54:00Z"/>
          <w:rFonts w:eastAsiaTheme="minorEastAsia" w:cstheme="minorBidi"/>
          <w:b w:val="0"/>
          <w:noProof/>
          <w:sz w:val="24"/>
          <w:szCs w:val="24"/>
        </w:rPr>
      </w:pPr>
      <w:ins w:id="1592" w:author="Jim Kulp" w:date="2010-07-20T08:54:00Z">
        <w:r>
          <w:rPr>
            <w:noProof/>
          </w:rPr>
          <w:t>10.2</w:t>
        </w:r>
        <w:r>
          <w:rPr>
            <w:rFonts w:eastAsiaTheme="minorEastAsia" w:cstheme="minorBidi"/>
            <w:b w:val="0"/>
            <w:noProof/>
            <w:sz w:val="24"/>
            <w:szCs w:val="24"/>
          </w:rPr>
          <w:tab/>
        </w:r>
        <w:r>
          <w:rPr>
            <w:noProof/>
          </w:rPr>
          <w:t>Quick XML Introduction</w:t>
        </w:r>
        <w:r>
          <w:rPr>
            <w:noProof/>
          </w:rPr>
          <w:tab/>
        </w:r>
        <w:r w:rsidR="0094753D">
          <w:rPr>
            <w:noProof/>
          </w:rPr>
          <w:fldChar w:fldCharType="begin"/>
        </w:r>
        <w:r>
          <w:rPr>
            <w:noProof/>
          </w:rPr>
          <w:instrText xml:space="preserve"> PAGEREF _Toc141235531 \h </w:instrText>
        </w:r>
      </w:ins>
      <w:r w:rsidR="00D454E5">
        <w:rPr>
          <w:noProof/>
        </w:rPr>
      </w:r>
      <w:r w:rsidR="0094753D">
        <w:rPr>
          <w:noProof/>
        </w:rPr>
        <w:fldChar w:fldCharType="separate"/>
      </w:r>
      <w:ins w:id="1593" w:author="Jim Kulp" w:date="2010-07-20T09:47:00Z">
        <w:r w:rsidR="00AF5D6E">
          <w:rPr>
            <w:noProof/>
          </w:rPr>
          <w:t>74</w:t>
        </w:r>
      </w:ins>
      <w:ins w:id="1594" w:author="Jim Kulp" w:date="2010-07-20T08:54:00Z">
        <w:r w:rsidR="0094753D">
          <w:rPr>
            <w:noProof/>
          </w:rPr>
          <w:fldChar w:fldCharType="end"/>
        </w:r>
      </w:ins>
    </w:p>
    <w:p w:rsidR="00D11A27" w:rsidRDefault="00D11A27">
      <w:pPr>
        <w:pStyle w:val="TOC2"/>
        <w:numPr>
          <w:ins w:id="1595" w:author="Jim Kulp" w:date="2010-07-20T08:54:00Z"/>
        </w:numPr>
        <w:tabs>
          <w:tab w:val="left" w:pos="922"/>
          <w:tab w:val="right" w:leader="dot" w:pos="9350"/>
        </w:tabs>
        <w:rPr>
          <w:ins w:id="1596" w:author="Jim Kulp" w:date="2010-07-20T08:54:00Z"/>
          <w:rFonts w:eastAsiaTheme="minorEastAsia" w:cstheme="minorBidi"/>
          <w:b w:val="0"/>
          <w:noProof/>
          <w:sz w:val="24"/>
          <w:szCs w:val="24"/>
        </w:rPr>
      </w:pPr>
      <w:ins w:id="1597" w:author="Jim Kulp" w:date="2010-07-20T08:54:00Z">
        <w:r>
          <w:rPr>
            <w:noProof/>
          </w:rPr>
          <w:t>10.3</w:t>
        </w:r>
        <w:r>
          <w:rPr>
            <w:rFonts w:eastAsiaTheme="minorEastAsia" w:cstheme="minorBidi"/>
            <w:b w:val="0"/>
            <w:noProof/>
            <w:sz w:val="24"/>
            <w:szCs w:val="24"/>
          </w:rPr>
          <w:tab/>
        </w:r>
        <w:r>
          <w:rPr>
            <w:noProof/>
          </w:rPr>
          <w:t>Top Level Element: Component Specification</w:t>
        </w:r>
        <w:r>
          <w:rPr>
            <w:noProof/>
          </w:rPr>
          <w:tab/>
        </w:r>
        <w:r w:rsidR="0094753D">
          <w:rPr>
            <w:noProof/>
          </w:rPr>
          <w:fldChar w:fldCharType="begin"/>
        </w:r>
        <w:r>
          <w:rPr>
            <w:noProof/>
          </w:rPr>
          <w:instrText xml:space="preserve"> PAGEREF _Toc141235532 \h </w:instrText>
        </w:r>
      </w:ins>
      <w:r w:rsidR="00D454E5">
        <w:rPr>
          <w:noProof/>
        </w:rPr>
      </w:r>
      <w:r w:rsidR="0094753D">
        <w:rPr>
          <w:noProof/>
        </w:rPr>
        <w:fldChar w:fldCharType="separate"/>
      </w:r>
      <w:ins w:id="1598" w:author="Jim Kulp" w:date="2010-07-20T09:47:00Z">
        <w:r w:rsidR="00AF5D6E">
          <w:rPr>
            <w:noProof/>
          </w:rPr>
          <w:t>74</w:t>
        </w:r>
      </w:ins>
      <w:ins w:id="1599" w:author="Jim Kulp" w:date="2010-07-20T08:54:00Z">
        <w:r w:rsidR="0094753D">
          <w:rPr>
            <w:noProof/>
          </w:rPr>
          <w:fldChar w:fldCharType="end"/>
        </w:r>
      </w:ins>
    </w:p>
    <w:p w:rsidR="00D11A27" w:rsidRDefault="00D11A27">
      <w:pPr>
        <w:pStyle w:val="TOC3"/>
        <w:numPr>
          <w:ins w:id="1600" w:author="Jim Kulp" w:date="2010-07-20T08:54:00Z"/>
        </w:numPr>
        <w:tabs>
          <w:tab w:val="left" w:pos="1298"/>
          <w:tab w:val="right" w:leader="dot" w:pos="9350"/>
        </w:tabs>
        <w:rPr>
          <w:ins w:id="1601" w:author="Jim Kulp" w:date="2010-07-20T08:54:00Z"/>
          <w:rFonts w:eastAsiaTheme="minorEastAsia" w:cstheme="minorBidi"/>
          <w:noProof/>
          <w:sz w:val="24"/>
          <w:szCs w:val="24"/>
        </w:rPr>
      </w:pPr>
      <w:ins w:id="1602" w:author="Jim Kulp" w:date="2010-07-20T08:54:00Z">
        <w:r>
          <w:rPr>
            <w:noProof/>
          </w:rPr>
          <w:t>10.3.1</w:t>
        </w:r>
        <w:r>
          <w:rPr>
            <w:rFonts w:eastAsiaTheme="minorEastAsia" w:cstheme="minorBidi"/>
            <w:noProof/>
            <w:sz w:val="24"/>
            <w:szCs w:val="24"/>
          </w:rPr>
          <w:tab/>
        </w:r>
        <w:r>
          <w:rPr>
            <w:noProof/>
          </w:rPr>
          <w:t>Attributes of a Component Specification</w:t>
        </w:r>
        <w:r>
          <w:rPr>
            <w:noProof/>
          </w:rPr>
          <w:tab/>
        </w:r>
        <w:r w:rsidR="0094753D">
          <w:rPr>
            <w:noProof/>
          </w:rPr>
          <w:fldChar w:fldCharType="begin"/>
        </w:r>
        <w:r>
          <w:rPr>
            <w:noProof/>
          </w:rPr>
          <w:instrText xml:space="preserve"> PAGEREF _Toc141235533 \h </w:instrText>
        </w:r>
      </w:ins>
      <w:r w:rsidR="00D454E5">
        <w:rPr>
          <w:noProof/>
        </w:rPr>
      </w:r>
      <w:r w:rsidR="0094753D">
        <w:rPr>
          <w:noProof/>
        </w:rPr>
        <w:fldChar w:fldCharType="separate"/>
      </w:r>
      <w:ins w:id="1603" w:author="Jim Kulp" w:date="2010-07-20T09:47:00Z">
        <w:r w:rsidR="00AF5D6E">
          <w:rPr>
            <w:noProof/>
          </w:rPr>
          <w:t>74</w:t>
        </w:r>
      </w:ins>
      <w:ins w:id="1604" w:author="Jim Kulp" w:date="2010-07-20T08:54:00Z">
        <w:r w:rsidR="0094753D">
          <w:rPr>
            <w:noProof/>
          </w:rPr>
          <w:fldChar w:fldCharType="end"/>
        </w:r>
      </w:ins>
    </w:p>
    <w:p w:rsidR="00D11A27" w:rsidRDefault="00D11A27">
      <w:pPr>
        <w:pStyle w:val="TOC3"/>
        <w:numPr>
          <w:ins w:id="1605" w:author="Jim Kulp" w:date="2010-07-20T08:54:00Z"/>
        </w:numPr>
        <w:tabs>
          <w:tab w:val="left" w:pos="1298"/>
          <w:tab w:val="right" w:leader="dot" w:pos="9350"/>
        </w:tabs>
        <w:rPr>
          <w:ins w:id="1606" w:author="Jim Kulp" w:date="2010-07-20T08:54:00Z"/>
          <w:rFonts w:eastAsiaTheme="minorEastAsia" w:cstheme="minorBidi"/>
          <w:noProof/>
          <w:sz w:val="24"/>
          <w:szCs w:val="24"/>
        </w:rPr>
      </w:pPr>
      <w:ins w:id="1607" w:author="Jim Kulp" w:date="2010-07-20T08:54:00Z">
        <w:r>
          <w:rPr>
            <w:noProof/>
          </w:rPr>
          <w:t>10.3.2</w:t>
        </w:r>
        <w:r>
          <w:rPr>
            <w:rFonts w:eastAsiaTheme="minorEastAsia" w:cstheme="minorBidi"/>
            <w:noProof/>
            <w:sz w:val="24"/>
            <w:szCs w:val="24"/>
          </w:rPr>
          <w:tab/>
        </w:r>
        <w:r>
          <w:rPr>
            <w:noProof/>
          </w:rPr>
          <w:t>Control Plane Aspects of a Component Specification</w:t>
        </w:r>
        <w:r>
          <w:rPr>
            <w:noProof/>
          </w:rPr>
          <w:tab/>
        </w:r>
        <w:r w:rsidR="0094753D">
          <w:rPr>
            <w:noProof/>
          </w:rPr>
          <w:fldChar w:fldCharType="begin"/>
        </w:r>
        <w:r>
          <w:rPr>
            <w:noProof/>
          </w:rPr>
          <w:instrText xml:space="preserve"> PAGEREF _Toc141235534 \h </w:instrText>
        </w:r>
      </w:ins>
      <w:r w:rsidR="00D454E5">
        <w:rPr>
          <w:noProof/>
        </w:rPr>
      </w:r>
      <w:r w:rsidR="0094753D">
        <w:rPr>
          <w:noProof/>
        </w:rPr>
        <w:fldChar w:fldCharType="separate"/>
      </w:r>
      <w:ins w:id="1608" w:author="Jim Kulp" w:date="2010-07-20T09:47:00Z">
        <w:r w:rsidR="00AF5D6E">
          <w:rPr>
            <w:noProof/>
          </w:rPr>
          <w:t>74</w:t>
        </w:r>
      </w:ins>
      <w:ins w:id="1609" w:author="Jim Kulp" w:date="2010-07-20T08:54:00Z">
        <w:r w:rsidR="0094753D">
          <w:rPr>
            <w:noProof/>
          </w:rPr>
          <w:fldChar w:fldCharType="end"/>
        </w:r>
      </w:ins>
    </w:p>
    <w:p w:rsidR="00D11A27" w:rsidRDefault="00D11A27">
      <w:pPr>
        <w:pStyle w:val="TOC3"/>
        <w:numPr>
          <w:ins w:id="1610" w:author="Jim Kulp" w:date="2010-07-20T08:54:00Z"/>
        </w:numPr>
        <w:tabs>
          <w:tab w:val="left" w:pos="1298"/>
          <w:tab w:val="right" w:leader="dot" w:pos="9350"/>
        </w:tabs>
        <w:rPr>
          <w:ins w:id="1611" w:author="Jim Kulp" w:date="2010-07-20T08:54:00Z"/>
          <w:rFonts w:eastAsiaTheme="minorEastAsia" w:cstheme="minorBidi"/>
          <w:noProof/>
          <w:sz w:val="24"/>
          <w:szCs w:val="24"/>
        </w:rPr>
      </w:pPr>
      <w:ins w:id="1612" w:author="Jim Kulp" w:date="2010-07-20T08:54:00Z">
        <w:r>
          <w:rPr>
            <w:noProof/>
          </w:rPr>
          <w:t>10.3.3</w:t>
        </w:r>
        <w:r>
          <w:rPr>
            <w:rFonts w:eastAsiaTheme="minorEastAsia" w:cstheme="minorBidi"/>
            <w:noProof/>
            <w:sz w:val="24"/>
            <w:szCs w:val="24"/>
          </w:rPr>
          <w:tab/>
        </w:r>
        <w:r>
          <w:rPr>
            <w:noProof/>
          </w:rPr>
          <w:t>Data Plane Aspects of a Component Specification</w:t>
        </w:r>
        <w:r>
          <w:rPr>
            <w:noProof/>
          </w:rPr>
          <w:tab/>
        </w:r>
        <w:r w:rsidR="0094753D">
          <w:rPr>
            <w:noProof/>
          </w:rPr>
          <w:fldChar w:fldCharType="begin"/>
        </w:r>
        <w:r>
          <w:rPr>
            <w:noProof/>
          </w:rPr>
          <w:instrText xml:space="preserve"> PAGEREF _Toc141235535 \h </w:instrText>
        </w:r>
      </w:ins>
      <w:r w:rsidR="00D454E5">
        <w:rPr>
          <w:noProof/>
        </w:rPr>
      </w:r>
      <w:r w:rsidR="0094753D">
        <w:rPr>
          <w:noProof/>
        </w:rPr>
        <w:fldChar w:fldCharType="separate"/>
      </w:r>
      <w:ins w:id="1613" w:author="Jim Kulp" w:date="2010-07-20T09:47:00Z">
        <w:r w:rsidR="00AF5D6E">
          <w:rPr>
            <w:noProof/>
          </w:rPr>
          <w:t>74</w:t>
        </w:r>
      </w:ins>
      <w:ins w:id="1614" w:author="Jim Kulp" w:date="2010-07-20T08:54:00Z">
        <w:r w:rsidR="0094753D">
          <w:rPr>
            <w:noProof/>
          </w:rPr>
          <w:fldChar w:fldCharType="end"/>
        </w:r>
      </w:ins>
    </w:p>
    <w:p w:rsidR="00D11A27" w:rsidRDefault="00D11A27">
      <w:pPr>
        <w:pStyle w:val="TOC3"/>
        <w:numPr>
          <w:ins w:id="1615" w:author="Jim Kulp" w:date="2010-07-20T08:54:00Z"/>
        </w:numPr>
        <w:tabs>
          <w:tab w:val="left" w:pos="1298"/>
          <w:tab w:val="right" w:leader="dot" w:pos="9350"/>
        </w:tabs>
        <w:rPr>
          <w:ins w:id="1616" w:author="Jim Kulp" w:date="2010-07-20T08:54:00Z"/>
          <w:rFonts w:eastAsiaTheme="minorEastAsia" w:cstheme="minorBidi"/>
          <w:noProof/>
          <w:sz w:val="24"/>
          <w:szCs w:val="24"/>
        </w:rPr>
      </w:pPr>
      <w:ins w:id="1617" w:author="Jim Kulp" w:date="2010-07-20T08:54:00Z">
        <w:r>
          <w:rPr>
            <w:noProof/>
          </w:rPr>
          <w:t>10.3.4</w:t>
        </w:r>
        <w:r>
          <w:rPr>
            <w:rFonts w:eastAsiaTheme="minorEastAsia" w:cstheme="minorBidi"/>
            <w:noProof/>
            <w:sz w:val="24"/>
            <w:szCs w:val="24"/>
          </w:rPr>
          <w:tab/>
        </w:r>
        <w:r>
          <w:rPr>
            <w:noProof/>
          </w:rPr>
          <w:t>Component Specification Examples</w:t>
        </w:r>
        <w:r>
          <w:rPr>
            <w:noProof/>
          </w:rPr>
          <w:tab/>
        </w:r>
        <w:r w:rsidR="0094753D">
          <w:rPr>
            <w:noProof/>
          </w:rPr>
          <w:fldChar w:fldCharType="begin"/>
        </w:r>
        <w:r>
          <w:rPr>
            <w:noProof/>
          </w:rPr>
          <w:instrText xml:space="preserve"> PAGEREF _Toc141235536 \h </w:instrText>
        </w:r>
      </w:ins>
      <w:r w:rsidR="00D454E5">
        <w:rPr>
          <w:noProof/>
        </w:rPr>
      </w:r>
      <w:r w:rsidR="0094753D">
        <w:rPr>
          <w:noProof/>
        </w:rPr>
        <w:fldChar w:fldCharType="separate"/>
      </w:r>
      <w:ins w:id="1618" w:author="Jim Kulp" w:date="2010-07-20T09:47:00Z">
        <w:r w:rsidR="00AF5D6E">
          <w:rPr>
            <w:noProof/>
          </w:rPr>
          <w:t>74</w:t>
        </w:r>
      </w:ins>
      <w:ins w:id="1619" w:author="Jim Kulp" w:date="2010-07-20T08:54:00Z">
        <w:r w:rsidR="0094753D">
          <w:rPr>
            <w:noProof/>
          </w:rPr>
          <w:fldChar w:fldCharType="end"/>
        </w:r>
      </w:ins>
    </w:p>
    <w:p w:rsidR="00D11A27" w:rsidRDefault="00D11A27">
      <w:pPr>
        <w:pStyle w:val="TOC2"/>
        <w:numPr>
          <w:ins w:id="1620" w:author="Jim Kulp" w:date="2010-07-20T08:54:00Z"/>
        </w:numPr>
        <w:tabs>
          <w:tab w:val="left" w:pos="922"/>
          <w:tab w:val="right" w:leader="dot" w:pos="9350"/>
        </w:tabs>
        <w:rPr>
          <w:ins w:id="1621" w:author="Jim Kulp" w:date="2010-07-20T08:54:00Z"/>
          <w:rFonts w:eastAsiaTheme="minorEastAsia" w:cstheme="minorBidi"/>
          <w:b w:val="0"/>
          <w:noProof/>
          <w:sz w:val="24"/>
          <w:szCs w:val="24"/>
        </w:rPr>
      </w:pPr>
      <w:ins w:id="1622" w:author="Jim Kulp" w:date="2010-07-20T08:54:00Z">
        <w:r>
          <w:rPr>
            <w:noProof/>
          </w:rPr>
          <w:t>10.4</w:t>
        </w:r>
        <w:r>
          <w:rPr>
            <w:rFonts w:eastAsiaTheme="minorEastAsia" w:cstheme="minorBidi"/>
            <w:b w:val="0"/>
            <w:noProof/>
            <w:sz w:val="24"/>
            <w:szCs w:val="24"/>
          </w:rPr>
          <w:tab/>
        </w:r>
        <w:r>
          <w:rPr>
            <w:noProof/>
          </w:rPr>
          <w:t>Top Level Element: Component Implementation Description</w:t>
        </w:r>
        <w:r>
          <w:rPr>
            <w:noProof/>
          </w:rPr>
          <w:tab/>
        </w:r>
        <w:r w:rsidR="0094753D">
          <w:rPr>
            <w:noProof/>
          </w:rPr>
          <w:fldChar w:fldCharType="begin"/>
        </w:r>
        <w:r>
          <w:rPr>
            <w:noProof/>
          </w:rPr>
          <w:instrText xml:space="preserve"> PAGEREF _Toc141235537 \h </w:instrText>
        </w:r>
      </w:ins>
      <w:r w:rsidR="00D454E5">
        <w:rPr>
          <w:noProof/>
        </w:rPr>
      </w:r>
      <w:r w:rsidR="0094753D">
        <w:rPr>
          <w:noProof/>
        </w:rPr>
        <w:fldChar w:fldCharType="separate"/>
      </w:r>
      <w:ins w:id="1623" w:author="Jim Kulp" w:date="2010-07-20T09:47:00Z">
        <w:r w:rsidR="00AF5D6E">
          <w:rPr>
            <w:noProof/>
          </w:rPr>
          <w:t>74</w:t>
        </w:r>
      </w:ins>
      <w:ins w:id="1624" w:author="Jim Kulp" w:date="2010-07-20T08:54:00Z">
        <w:r w:rsidR="0094753D">
          <w:rPr>
            <w:noProof/>
          </w:rPr>
          <w:fldChar w:fldCharType="end"/>
        </w:r>
      </w:ins>
    </w:p>
    <w:p w:rsidR="00D11A27" w:rsidRDefault="00D11A27">
      <w:pPr>
        <w:pStyle w:val="TOC3"/>
        <w:numPr>
          <w:ins w:id="1625" w:author="Jim Kulp" w:date="2010-07-20T08:54:00Z"/>
        </w:numPr>
        <w:tabs>
          <w:tab w:val="left" w:pos="1298"/>
          <w:tab w:val="right" w:leader="dot" w:pos="9350"/>
        </w:tabs>
        <w:rPr>
          <w:ins w:id="1626" w:author="Jim Kulp" w:date="2010-07-20T08:54:00Z"/>
          <w:rFonts w:eastAsiaTheme="minorEastAsia" w:cstheme="minorBidi"/>
          <w:noProof/>
          <w:sz w:val="24"/>
          <w:szCs w:val="24"/>
        </w:rPr>
      </w:pPr>
      <w:ins w:id="1627" w:author="Jim Kulp" w:date="2010-07-20T08:54:00Z">
        <w:r>
          <w:rPr>
            <w:noProof/>
          </w:rPr>
          <w:t>10.4.1</w:t>
        </w:r>
        <w:r>
          <w:rPr>
            <w:rFonts w:eastAsiaTheme="minorEastAsia" w:cstheme="minorBidi"/>
            <w:noProof/>
            <w:sz w:val="24"/>
            <w:szCs w:val="24"/>
          </w:rPr>
          <w:tab/>
        </w:r>
        <w:r>
          <w:rPr>
            <w:noProof/>
          </w:rPr>
          <w:t>Attributes of an HDL Component Implementation</w:t>
        </w:r>
        <w:r>
          <w:rPr>
            <w:noProof/>
          </w:rPr>
          <w:tab/>
        </w:r>
        <w:r w:rsidR="0094753D">
          <w:rPr>
            <w:noProof/>
          </w:rPr>
          <w:fldChar w:fldCharType="begin"/>
        </w:r>
        <w:r>
          <w:rPr>
            <w:noProof/>
          </w:rPr>
          <w:instrText xml:space="preserve"> PAGEREF _Toc141235538 \h </w:instrText>
        </w:r>
      </w:ins>
      <w:r w:rsidR="00D454E5">
        <w:rPr>
          <w:noProof/>
        </w:rPr>
      </w:r>
      <w:r w:rsidR="0094753D">
        <w:rPr>
          <w:noProof/>
        </w:rPr>
        <w:fldChar w:fldCharType="separate"/>
      </w:r>
      <w:ins w:id="1628" w:author="Jim Kulp" w:date="2010-07-20T09:47:00Z">
        <w:r w:rsidR="00AF5D6E">
          <w:rPr>
            <w:noProof/>
          </w:rPr>
          <w:t>74</w:t>
        </w:r>
      </w:ins>
      <w:ins w:id="1629" w:author="Jim Kulp" w:date="2010-07-20T08:54:00Z">
        <w:r w:rsidR="0094753D">
          <w:rPr>
            <w:noProof/>
          </w:rPr>
          <w:fldChar w:fldCharType="end"/>
        </w:r>
      </w:ins>
    </w:p>
    <w:p w:rsidR="00D11A27" w:rsidRDefault="00D11A27">
      <w:pPr>
        <w:pStyle w:val="TOC3"/>
        <w:numPr>
          <w:ins w:id="1630" w:author="Jim Kulp" w:date="2010-07-20T08:54:00Z"/>
        </w:numPr>
        <w:tabs>
          <w:tab w:val="left" w:pos="1298"/>
          <w:tab w:val="right" w:leader="dot" w:pos="9350"/>
        </w:tabs>
        <w:rPr>
          <w:ins w:id="1631" w:author="Jim Kulp" w:date="2010-07-20T08:54:00Z"/>
          <w:rFonts w:eastAsiaTheme="minorEastAsia" w:cstheme="minorBidi"/>
          <w:noProof/>
          <w:sz w:val="24"/>
          <w:szCs w:val="24"/>
        </w:rPr>
      </w:pPr>
      <w:ins w:id="1632" w:author="Jim Kulp" w:date="2010-07-20T08:54:00Z">
        <w:r>
          <w:rPr>
            <w:noProof/>
          </w:rPr>
          <w:t>10.4.2</w:t>
        </w:r>
        <w:r>
          <w:rPr>
            <w:rFonts w:eastAsiaTheme="minorEastAsia" w:cstheme="minorBidi"/>
            <w:noProof/>
            <w:sz w:val="24"/>
            <w:szCs w:val="24"/>
          </w:rPr>
          <w:tab/>
        </w:r>
        <w:r>
          <w:rPr>
            <w:noProof/>
          </w:rPr>
          <w:t>Control Plane Aspects of an HDL Component Implementation</w:t>
        </w:r>
        <w:r>
          <w:rPr>
            <w:noProof/>
          </w:rPr>
          <w:tab/>
        </w:r>
        <w:r w:rsidR="0094753D">
          <w:rPr>
            <w:noProof/>
          </w:rPr>
          <w:fldChar w:fldCharType="begin"/>
        </w:r>
        <w:r>
          <w:rPr>
            <w:noProof/>
          </w:rPr>
          <w:instrText xml:space="preserve"> PAGEREF _Toc141235539 \h </w:instrText>
        </w:r>
      </w:ins>
      <w:r w:rsidR="00D454E5">
        <w:rPr>
          <w:noProof/>
        </w:rPr>
      </w:r>
      <w:r w:rsidR="0094753D">
        <w:rPr>
          <w:noProof/>
        </w:rPr>
        <w:fldChar w:fldCharType="separate"/>
      </w:r>
      <w:ins w:id="1633" w:author="Jim Kulp" w:date="2010-07-20T09:47:00Z">
        <w:r w:rsidR="00AF5D6E">
          <w:rPr>
            <w:noProof/>
          </w:rPr>
          <w:t>74</w:t>
        </w:r>
      </w:ins>
      <w:ins w:id="1634" w:author="Jim Kulp" w:date="2010-07-20T08:54:00Z">
        <w:r w:rsidR="0094753D">
          <w:rPr>
            <w:noProof/>
          </w:rPr>
          <w:fldChar w:fldCharType="end"/>
        </w:r>
      </w:ins>
    </w:p>
    <w:p w:rsidR="00D11A27" w:rsidRDefault="00D11A27">
      <w:pPr>
        <w:pStyle w:val="TOC3"/>
        <w:numPr>
          <w:ins w:id="1635" w:author="Jim Kulp" w:date="2010-07-20T08:54:00Z"/>
        </w:numPr>
        <w:tabs>
          <w:tab w:val="left" w:pos="1298"/>
          <w:tab w:val="right" w:leader="dot" w:pos="9350"/>
        </w:tabs>
        <w:rPr>
          <w:ins w:id="1636" w:author="Jim Kulp" w:date="2010-07-20T08:54:00Z"/>
          <w:rFonts w:eastAsiaTheme="minorEastAsia" w:cstheme="minorBidi"/>
          <w:noProof/>
          <w:sz w:val="24"/>
          <w:szCs w:val="24"/>
        </w:rPr>
      </w:pPr>
      <w:ins w:id="1637" w:author="Jim Kulp" w:date="2010-07-20T08:54:00Z">
        <w:r>
          <w:rPr>
            <w:noProof/>
          </w:rPr>
          <w:t>10.4.3</w:t>
        </w:r>
        <w:r>
          <w:rPr>
            <w:rFonts w:eastAsiaTheme="minorEastAsia" w:cstheme="minorBidi"/>
            <w:noProof/>
            <w:sz w:val="24"/>
            <w:szCs w:val="24"/>
          </w:rPr>
          <w:tab/>
        </w:r>
        <w:r>
          <w:rPr>
            <w:noProof/>
          </w:rPr>
          <w:t>Data Plane Aspects of an HDL Component Implementation</w:t>
        </w:r>
        <w:r>
          <w:rPr>
            <w:noProof/>
          </w:rPr>
          <w:tab/>
        </w:r>
        <w:r w:rsidR="0094753D">
          <w:rPr>
            <w:noProof/>
          </w:rPr>
          <w:fldChar w:fldCharType="begin"/>
        </w:r>
        <w:r>
          <w:rPr>
            <w:noProof/>
          </w:rPr>
          <w:instrText xml:space="preserve"> PAGEREF _Toc141235540 \h </w:instrText>
        </w:r>
      </w:ins>
      <w:r w:rsidR="00D454E5">
        <w:rPr>
          <w:noProof/>
        </w:rPr>
      </w:r>
      <w:r w:rsidR="0094753D">
        <w:rPr>
          <w:noProof/>
        </w:rPr>
        <w:fldChar w:fldCharType="separate"/>
      </w:r>
      <w:ins w:id="1638" w:author="Jim Kulp" w:date="2010-07-20T09:47:00Z">
        <w:r w:rsidR="00AF5D6E">
          <w:rPr>
            <w:noProof/>
          </w:rPr>
          <w:t>76</w:t>
        </w:r>
      </w:ins>
      <w:ins w:id="1639" w:author="Jim Kulp" w:date="2010-07-20T08:54:00Z">
        <w:r w:rsidR="0094753D">
          <w:rPr>
            <w:noProof/>
          </w:rPr>
          <w:fldChar w:fldCharType="end"/>
        </w:r>
      </w:ins>
    </w:p>
    <w:p w:rsidR="00D11A27" w:rsidRDefault="00D11A27">
      <w:pPr>
        <w:pStyle w:val="TOC3"/>
        <w:numPr>
          <w:ins w:id="1640" w:author="Jim Kulp" w:date="2010-07-20T08:54:00Z"/>
        </w:numPr>
        <w:tabs>
          <w:tab w:val="left" w:pos="1298"/>
          <w:tab w:val="right" w:leader="dot" w:pos="9350"/>
        </w:tabs>
        <w:rPr>
          <w:ins w:id="1641" w:author="Jim Kulp" w:date="2010-07-20T08:54:00Z"/>
          <w:rFonts w:eastAsiaTheme="minorEastAsia" w:cstheme="minorBidi"/>
          <w:noProof/>
          <w:sz w:val="24"/>
          <w:szCs w:val="24"/>
        </w:rPr>
      </w:pPr>
      <w:ins w:id="1642" w:author="Jim Kulp" w:date="2010-07-20T08:54:00Z">
        <w:r>
          <w:rPr>
            <w:noProof/>
          </w:rPr>
          <w:t>10.4.4</w:t>
        </w:r>
        <w:r>
          <w:rPr>
            <w:rFonts w:eastAsiaTheme="minorEastAsia" w:cstheme="minorBidi"/>
            <w:noProof/>
            <w:sz w:val="24"/>
            <w:szCs w:val="24"/>
          </w:rPr>
          <w:tab/>
        </w:r>
        <w:r>
          <w:rPr>
            <w:noProof/>
          </w:rPr>
          <w:t>Memory Aspects of a Component Implementation</w:t>
        </w:r>
        <w:r>
          <w:rPr>
            <w:noProof/>
          </w:rPr>
          <w:tab/>
        </w:r>
        <w:r w:rsidR="0094753D">
          <w:rPr>
            <w:noProof/>
          </w:rPr>
          <w:fldChar w:fldCharType="begin"/>
        </w:r>
        <w:r>
          <w:rPr>
            <w:noProof/>
          </w:rPr>
          <w:instrText xml:space="preserve"> PAGEREF _Toc141235541 \h </w:instrText>
        </w:r>
      </w:ins>
      <w:r w:rsidR="00D454E5">
        <w:rPr>
          <w:noProof/>
        </w:rPr>
      </w:r>
      <w:r w:rsidR="0094753D">
        <w:rPr>
          <w:noProof/>
        </w:rPr>
        <w:fldChar w:fldCharType="separate"/>
      </w:r>
      <w:ins w:id="1643" w:author="Jim Kulp" w:date="2010-07-20T09:47:00Z">
        <w:r w:rsidR="00AF5D6E">
          <w:rPr>
            <w:noProof/>
          </w:rPr>
          <w:t>77</w:t>
        </w:r>
      </w:ins>
      <w:ins w:id="1644" w:author="Jim Kulp" w:date="2010-07-20T08:54:00Z">
        <w:r w:rsidR="0094753D">
          <w:rPr>
            <w:noProof/>
          </w:rPr>
          <w:fldChar w:fldCharType="end"/>
        </w:r>
      </w:ins>
    </w:p>
    <w:p w:rsidR="00D11A27" w:rsidRDefault="00D11A27">
      <w:pPr>
        <w:pStyle w:val="TOC3"/>
        <w:numPr>
          <w:ins w:id="1645" w:author="Jim Kulp" w:date="2010-07-20T08:54:00Z"/>
        </w:numPr>
        <w:tabs>
          <w:tab w:val="left" w:pos="1298"/>
          <w:tab w:val="right" w:leader="dot" w:pos="9350"/>
        </w:tabs>
        <w:rPr>
          <w:ins w:id="1646" w:author="Jim Kulp" w:date="2010-07-20T08:54:00Z"/>
          <w:rFonts w:eastAsiaTheme="minorEastAsia" w:cstheme="minorBidi"/>
          <w:noProof/>
          <w:sz w:val="24"/>
          <w:szCs w:val="24"/>
        </w:rPr>
      </w:pPr>
      <w:ins w:id="1647" w:author="Jim Kulp" w:date="2010-07-20T08:54:00Z">
        <w:r>
          <w:rPr>
            <w:noProof/>
          </w:rPr>
          <w:t>10.4.5</w:t>
        </w:r>
        <w:r>
          <w:rPr>
            <w:rFonts w:eastAsiaTheme="minorEastAsia" w:cstheme="minorBidi"/>
            <w:noProof/>
            <w:sz w:val="24"/>
            <w:szCs w:val="24"/>
          </w:rPr>
          <w:tab/>
        </w:r>
        <w:r>
          <w:rPr>
            <w:noProof/>
          </w:rPr>
          <w:t>Time Aspects of a Component Implementation</w:t>
        </w:r>
        <w:r>
          <w:rPr>
            <w:noProof/>
          </w:rPr>
          <w:tab/>
        </w:r>
        <w:r w:rsidR="0094753D">
          <w:rPr>
            <w:noProof/>
          </w:rPr>
          <w:fldChar w:fldCharType="begin"/>
        </w:r>
        <w:r>
          <w:rPr>
            <w:noProof/>
          </w:rPr>
          <w:instrText xml:space="preserve"> PAGEREF _Toc141235542 \h </w:instrText>
        </w:r>
      </w:ins>
      <w:r w:rsidR="00D454E5">
        <w:rPr>
          <w:noProof/>
        </w:rPr>
      </w:r>
      <w:r w:rsidR="0094753D">
        <w:rPr>
          <w:noProof/>
        </w:rPr>
        <w:fldChar w:fldCharType="separate"/>
      </w:r>
      <w:ins w:id="1648" w:author="Jim Kulp" w:date="2010-07-20T09:47:00Z">
        <w:r w:rsidR="00AF5D6E">
          <w:rPr>
            <w:noProof/>
          </w:rPr>
          <w:t>78</w:t>
        </w:r>
      </w:ins>
      <w:ins w:id="1649" w:author="Jim Kulp" w:date="2010-07-20T08:54:00Z">
        <w:r w:rsidR="0094753D">
          <w:rPr>
            <w:noProof/>
          </w:rPr>
          <w:fldChar w:fldCharType="end"/>
        </w:r>
      </w:ins>
    </w:p>
    <w:p w:rsidR="00D11A27" w:rsidRDefault="00D11A27">
      <w:pPr>
        <w:pStyle w:val="TOC1"/>
        <w:numPr>
          <w:ins w:id="1650" w:author="Jim Kulp" w:date="2010-07-20T08:54:00Z"/>
        </w:numPr>
        <w:tabs>
          <w:tab w:val="left" w:pos="524"/>
          <w:tab w:val="right" w:leader="dot" w:pos="9350"/>
        </w:tabs>
        <w:rPr>
          <w:ins w:id="1651" w:author="Jim Kulp" w:date="2010-07-20T08:54:00Z"/>
          <w:rFonts w:eastAsiaTheme="minorEastAsia" w:cstheme="minorBidi"/>
          <w:b w:val="0"/>
          <w:noProof/>
        </w:rPr>
      </w:pPr>
      <w:ins w:id="1652" w:author="Jim Kulp" w:date="2010-07-20T08:54:00Z">
        <w:r>
          <w:rPr>
            <w:noProof/>
          </w:rPr>
          <w:t>11</w:t>
        </w:r>
        <w:r>
          <w:rPr>
            <w:rFonts w:eastAsiaTheme="minorEastAsia" w:cstheme="minorBidi"/>
            <w:b w:val="0"/>
            <w:noProof/>
          </w:rPr>
          <w:tab/>
        </w:r>
        <w:r>
          <w:rPr>
            <w:noProof/>
          </w:rPr>
          <w:t>Definitions</w:t>
        </w:r>
        <w:r>
          <w:rPr>
            <w:noProof/>
          </w:rPr>
          <w:tab/>
        </w:r>
        <w:r w:rsidR="0094753D">
          <w:rPr>
            <w:noProof/>
          </w:rPr>
          <w:fldChar w:fldCharType="begin"/>
        </w:r>
        <w:r>
          <w:rPr>
            <w:noProof/>
          </w:rPr>
          <w:instrText xml:space="preserve"> PAGEREF _Toc141235543 \h </w:instrText>
        </w:r>
      </w:ins>
      <w:r w:rsidR="00D454E5">
        <w:rPr>
          <w:noProof/>
        </w:rPr>
      </w:r>
      <w:r w:rsidR="0094753D">
        <w:rPr>
          <w:noProof/>
        </w:rPr>
        <w:fldChar w:fldCharType="separate"/>
      </w:r>
      <w:ins w:id="1653" w:author="Jim Kulp" w:date="2010-07-20T09:47:00Z">
        <w:r w:rsidR="00AF5D6E">
          <w:rPr>
            <w:noProof/>
          </w:rPr>
          <w:t>80</w:t>
        </w:r>
      </w:ins>
      <w:ins w:id="1654" w:author="Jim Kulp" w:date="2010-07-20T08:54:00Z">
        <w:r w:rsidR="0094753D">
          <w:rPr>
            <w:noProof/>
          </w:rPr>
          <w:fldChar w:fldCharType="end"/>
        </w:r>
      </w:ins>
    </w:p>
    <w:p w:rsidR="00D11A27" w:rsidRDefault="00D11A27">
      <w:pPr>
        <w:pStyle w:val="TOC1"/>
        <w:numPr>
          <w:ins w:id="1655" w:author="Jim Kulp" w:date="2010-07-20T08:54:00Z"/>
        </w:numPr>
        <w:tabs>
          <w:tab w:val="right" w:leader="dot" w:pos="9350"/>
        </w:tabs>
        <w:rPr>
          <w:ins w:id="1656" w:author="Jim Kulp" w:date="2010-07-20T08:54:00Z"/>
          <w:rFonts w:eastAsiaTheme="minorEastAsia" w:cstheme="minorBidi"/>
          <w:b w:val="0"/>
          <w:noProof/>
        </w:rPr>
      </w:pPr>
      <w:ins w:id="1657" w:author="Jim Kulp" w:date="2010-07-20T08:54:00Z">
        <w:r>
          <w:rPr>
            <w:noProof/>
          </w:rPr>
          <w:t>12</w:t>
        </w:r>
        <w:r>
          <w:rPr>
            <w:noProof/>
          </w:rPr>
          <w:tab/>
        </w:r>
        <w:r w:rsidR="0094753D">
          <w:rPr>
            <w:noProof/>
          </w:rPr>
          <w:fldChar w:fldCharType="begin"/>
        </w:r>
        <w:r>
          <w:rPr>
            <w:noProof/>
          </w:rPr>
          <w:instrText xml:space="preserve"> PAGEREF _Toc141235544 \h </w:instrText>
        </w:r>
      </w:ins>
      <w:r w:rsidR="00D454E5">
        <w:rPr>
          <w:noProof/>
        </w:rPr>
      </w:r>
      <w:r w:rsidR="0094753D">
        <w:rPr>
          <w:noProof/>
        </w:rPr>
        <w:fldChar w:fldCharType="separate"/>
      </w:r>
      <w:ins w:id="1658" w:author="Jim Kulp" w:date="2010-07-20T09:47:00Z">
        <w:r w:rsidR="00AF5D6E">
          <w:rPr>
            <w:noProof/>
          </w:rPr>
          <w:t>82</w:t>
        </w:r>
      </w:ins>
      <w:ins w:id="1659" w:author="Jim Kulp" w:date="2010-07-20T08:54:00Z">
        <w:r w:rsidR="0094753D">
          <w:rPr>
            <w:noProof/>
          </w:rPr>
          <w:fldChar w:fldCharType="end"/>
        </w:r>
      </w:ins>
    </w:p>
    <w:p w:rsidR="00D76AB2" w:rsidDel="003E577E" w:rsidRDefault="0094753D">
      <w:pPr>
        <w:pStyle w:val="TOC1"/>
        <w:numPr>
          <w:ins w:id="1660" w:author="James Kulp" w:date="2008-11-13T14:31:00Z"/>
        </w:numPr>
        <w:tabs>
          <w:tab w:val="left" w:pos="362"/>
          <w:tab w:val="right" w:leader="dot" w:pos="9350"/>
        </w:tabs>
        <w:rPr>
          <w:ins w:id="1661" w:author="James Kulp" w:date="2008-11-13T14:31:00Z"/>
          <w:del w:id="1662" w:author="Jim Kulp" w:date="2010-01-25T18:52:00Z"/>
          <w:rFonts w:eastAsiaTheme="minorEastAsia" w:cstheme="minorBidi"/>
          <w:b w:val="0"/>
          <w:noProof/>
        </w:rPr>
      </w:pPr>
      <w:ins w:id="1663" w:author="Jim Kulp" w:date="2010-07-20T08:54:00Z">
        <w:r>
          <w:rPr>
            <w:i/>
          </w:rPr>
          <w:fldChar w:fldCharType="end"/>
        </w:r>
      </w:ins>
      <w:ins w:id="1664" w:author="James Kulp" w:date="2008-11-13T14:31:00Z">
        <w:del w:id="1665" w:author="Jim Kulp" w:date="2010-01-25T18:52:00Z">
          <w:r w:rsidRPr="0094753D" w:rsidDel="003E577E">
            <w:rPr>
              <w:b w:val="0"/>
              <w:i/>
            </w:rPr>
            <w:fldChar w:fldCharType="begin"/>
          </w:r>
          <w:r w:rsidR="00D76AB2" w:rsidDel="003E577E">
            <w:rPr>
              <w:b w:val="0"/>
              <w:i/>
            </w:rPr>
            <w:delInstrText xml:space="preserve"> TOC \o "1-2" </w:delInstrText>
          </w:r>
        </w:del>
      </w:ins>
      <w:del w:id="1666" w:author="Jim Kulp" w:date="2010-01-25T18:52:00Z">
        <w:r w:rsidRPr="0094753D" w:rsidDel="003E577E">
          <w:rPr>
            <w:b w:val="0"/>
            <w:i/>
          </w:rPr>
          <w:fldChar w:fldCharType="separate"/>
        </w:r>
      </w:del>
      <w:ins w:id="1667" w:author="James Kulp" w:date="2008-11-13T14:31:00Z">
        <w:del w:id="1668" w:author="Jim Kulp" w:date="2010-01-25T18:52:00Z">
          <w:r w:rsidR="00D76AB2" w:rsidDel="003E577E">
            <w:rPr>
              <w:noProof/>
            </w:rPr>
            <w:delText>1</w:delText>
          </w:r>
          <w:r w:rsidR="00D76AB2" w:rsidDel="003E577E">
            <w:rPr>
              <w:rFonts w:eastAsiaTheme="minorEastAsia" w:cstheme="minorBidi"/>
              <w:b w:val="0"/>
              <w:noProof/>
            </w:rPr>
            <w:tab/>
          </w:r>
          <w:r w:rsidR="00D76AB2" w:rsidDel="003E577E">
            <w:rPr>
              <w:noProof/>
            </w:rPr>
            <w:delText>References</w:delText>
          </w:r>
          <w:r w:rsidR="00D76AB2" w:rsidDel="003E577E">
            <w:rPr>
              <w:noProof/>
            </w:rPr>
            <w:tab/>
          </w:r>
          <w:r w:rsidDel="003E577E">
            <w:rPr>
              <w:b w:val="0"/>
              <w:noProof/>
            </w:rPr>
            <w:fldChar w:fldCharType="begin"/>
          </w:r>
          <w:r w:rsidR="00D76AB2" w:rsidDel="003E577E">
            <w:rPr>
              <w:noProof/>
            </w:rPr>
            <w:delInstrText xml:space="preserve"> PAGEREF _Toc88206036 \h </w:delInstrText>
          </w:r>
        </w:del>
      </w:ins>
      <w:r w:rsidR="00D454E5" w:rsidRPr="0094753D">
        <w:rPr>
          <w:noProof/>
        </w:rPr>
      </w:r>
      <w:del w:id="1669" w:author="Jim Kulp" w:date="2010-01-25T18:52:00Z">
        <w:r w:rsidDel="003E577E">
          <w:rPr>
            <w:b w:val="0"/>
            <w:noProof/>
          </w:rPr>
          <w:fldChar w:fldCharType="end"/>
        </w:r>
      </w:del>
    </w:p>
    <w:p w:rsidR="00D76AB2" w:rsidDel="003E577E" w:rsidRDefault="00D76AB2">
      <w:pPr>
        <w:pStyle w:val="TOC2"/>
        <w:numPr>
          <w:ins w:id="1670" w:author="James Kulp" w:date="2008-11-13T14:31:00Z"/>
        </w:numPr>
        <w:tabs>
          <w:tab w:val="left" w:pos="529"/>
          <w:tab w:val="right" w:leader="dot" w:pos="9350"/>
        </w:tabs>
        <w:rPr>
          <w:ins w:id="1671" w:author="James Kulp" w:date="2008-11-13T14:31:00Z"/>
          <w:del w:id="1672" w:author="Jim Kulp" w:date="2010-01-25T18:52:00Z"/>
          <w:rFonts w:eastAsiaTheme="minorEastAsia" w:cstheme="minorBidi"/>
          <w:noProof/>
          <w:sz w:val="24"/>
          <w:szCs w:val="24"/>
        </w:rPr>
      </w:pPr>
      <w:ins w:id="1673" w:author="James Kulp" w:date="2008-11-13T14:31:00Z">
        <w:del w:id="1674" w:author="Jim Kulp" w:date="2010-01-25T18:52:00Z">
          <w:r w:rsidDel="003E577E">
            <w:rPr>
              <w:noProof/>
            </w:rPr>
            <w:delText>1.1</w:delText>
          </w:r>
          <w:r w:rsidDel="003E577E">
            <w:rPr>
              <w:rFonts w:eastAsiaTheme="minorEastAsia" w:cstheme="minorBidi"/>
              <w:noProof/>
              <w:sz w:val="24"/>
              <w:szCs w:val="24"/>
            </w:rPr>
            <w:tab/>
          </w:r>
          <w:r w:rsidDel="003E577E">
            <w:rPr>
              <w:noProof/>
            </w:rPr>
            <w:delText>Definitions</w:delText>
          </w:r>
          <w:r w:rsidDel="003E577E">
            <w:rPr>
              <w:noProof/>
            </w:rPr>
            <w:tab/>
          </w:r>
          <w:r w:rsidR="0094753D" w:rsidDel="003E577E">
            <w:rPr>
              <w:b w:val="0"/>
              <w:noProof/>
            </w:rPr>
            <w:fldChar w:fldCharType="begin"/>
          </w:r>
          <w:r w:rsidDel="003E577E">
            <w:rPr>
              <w:noProof/>
            </w:rPr>
            <w:delInstrText xml:space="preserve"> PAGEREF _Toc88206037 \h </w:delInstrText>
          </w:r>
        </w:del>
      </w:ins>
      <w:r w:rsidR="00D454E5" w:rsidRPr="0094753D">
        <w:rPr>
          <w:noProof/>
        </w:rPr>
      </w:r>
      <w:del w:id="1675" w:author="Jim Kulp" w:date="2010-01-25T18:52:00Z">
        <w:r w:rsidR="0094753D" w:rsidDel="003E577E">
          <w:rPr>
            <w:b w:val="0"/>
            <w:noProof/>
          </w:rPr>
          <w:fldChar w:fldCharType="end"/>
        </w:r>
      </w:del>
    </w:p>
    <w:p w:rsidR="00D76AB2" w:rsidDel="003E577E" w:rsidRDefault="00D76AB2">
      <w:pPr>
        <w:pStyle w:val="TOC1"/>
        <w:numPr>
          <w:ins w:id="1676" w:author="James Kulp" w:date="2008-11-13T14:31:00Z"/>
        </w:numPr>
        <w:tabs>
          <w:tab w:val="left" w:pos="362"/>
          <w:tab w:val="right" w:leader="dot" w:pos="9350"/>
        </w:tabs>
        <w:rPr>
          <w:ins w:id="1677" w:author="James Kulp" w:date="2008-11-13T14:31:00Z"/>
          <w:del w:id="1678" w:author="Jim Kulp" w:date="2010-01-25T18:52:00Z"/>
          <w:rFonts w:eastAsiaTheme="minorEastAsia" w:cstheme="minorBidi"/>
          <w:b w:val="0"/>
          <w:noProof/>
        </w:rPr>
      </w:pPr>
      <w:ins w:id="1679" w:author="James Kulp" w:date="2008-11-13T14:31:00Z">
        <w:del w:id="1680" w:author="Jim Kulp" w:date="2010-01-25T18:52:00Z">
          <w:r w:rsidDel="003E577E">
            <w:rPr>
              <w:noProof/>
            </w:rPr>
            <w:delText>2</w:delText>
          </w:r>
          <w:r w:rsidDel="003E577E">
            <w:rPr>
              <w:rFonts w:eastAsiaTheme="minorEastAsia" w:cstheme="minorBidi"/>
              <w:b w:val="0"/>
              <w:noProof/>
            </w:rPr>
            <w:tab/>
          </w:r>
          <w:r w:rsidDel="003E577E">
            <w:rPr>
              <w:noProof/>
            </w:rPr>
            <w:delText>Introduction</w:delText>
          </w:r>
          <w:r w:rsidDel="003E577E">
            <w:rPr>
              <w:noProof/>
            </w:rPr>
            <w:tab/>
          </w:r>
          <w:r w:rsidR="0094753D" w:rsidDel="003E577E">
            <w:rPr>
              <w:b w:val="0"/>
              <w:noProof/>
            </w:rPr>
            <w:fldChar w:fldCharType="begin"/>
          </w:r>
          <w:r w:rsidDel="003E577E">
            <w:rPr>
              <w:noProof/>
            </w:rPr>
            <w:delInstrText xml:space="preserve"> PAGEREF _Toc88206038 \h </w:delInstrText>
          </w:r>
        </w:del>
      </w:ins>
      <w:r w:rsidR="00D454E5" w:rsidRPr="0094753D">
        <w:rPr>
          <w:noProof/>
        </w:rPr>
      </w:r>
      <w:del w:id="1681" w:author="Jim Kulp" w:date="2010-01-25T18:52:00Z">
        <w:r w:rsidR="0094753D" w:rsidDel="003E577E">
          <w:rPr>
            <w:b w:val="0"/>
            <w:noProof/>
          </w:rPr>
          <w:fldChar w:fldCharType="end"/>
        </w:r>
      </w:del>
    </w:p>
    <w:p w:rsidR="00D76AB2" w:rsidDel="003E577E" w:rsidRDefault="00D76AB2">
      <w:pPr>
        <w:pStyle w:val="TOC2"/>
        <w:numPr>
          <w:ins w:id="1682" w:author="James Kulp" w:date="2008-11-13T14:31:00Z"/>
        </w:numPr>
        <w:tabs>
          <w:tab w:val="left" w:pos="529"/>
          <w:tab w:val="right" w:leader="dot" w:pos="9350"/>
        </w:tabs>
        <w:rPr>
          <w:ins w:id="1683" w:author="James Kulp" w:date="2008-11-13T14:31:00Z"/>
          <w:del w:id="1684" w:author="Jim Kulp" w:date="2010-01-25T18:52:00Z"/>
          <w:rFonts w:eastAsiaTheme="minorEastAsia" w:cstheme="minorBidi"/>
          <w:noProof/>
          <w:sz w:val="24"/>
          <w:szCs w:val="24"/>
        </w:rPr>
      </w:pPr>
      <w:ins w:id="1685" w:author="James Kulp" w:date="2008-11-13T14:31:00Z">
        <w:del w:id="1686" w:author="Jim Kulp" w:date="2010-01-25T18:52:00Z">
          <w:r w:rsidDel="003E577E">
            <w:rPr>
              <w:noProof/>
            </w:rPr>
            <w:delText>2.1</w:delText>
          </w:r>
          <w:r w:rsidDel="003E577E">
            <w:rPr>
              <w:rFonts w:eastAsiaTheme="minorEastAsia" w:cstheme="minorBidi"/>
              <w:noProof/>
              <w:sz w:val="24"/>
              <w:szCs w:val="24"/>
            </w:rPr>
            <w:tab/>
          </w:r>
          <w:r w:rsidDel="003E577E">
            <w:rPr>
              <w:noProof/>
            </w:rPr>
            <w:delText>Purpose</w:delText>
          </w:r>
          <w:r w:rsidDel="003E577E">
            <w:rPr>
              <w:noProof/>
            </w:rPr>
            <w:tab/>
          </w:r>
          <w:r w:rsidR="0094753D" w:rsidDel="003E577E">
            <w:rPr>
              <w:b w:val="0"/>
              <w:noProof/>
            </w:rPr>
            <w:fldChar w:fldCharType="begin"/>
          </w:r>
          <w:r w:rsidDel="003E577E">
            <w:rPr>
              <w:noProof/>
            </w:rPr>
            <w:delInstrText xml:space="preserve"> PAGEREF _Toc88206039 \h </w:delInstrText>
          </w:r>
        </w:del>
      </w:ins>
      <w:r w:rsidR="00D454E5" w:rsidRPr="0094753D">
        <w:rPr>
          <w:noProof/>
        </w:rPr>
      </w:r>
      <w:del w:id="1687" w:author="Jim Kulp" w:date="2010-01-25T18:52:00Z">
        <w:r w:rsidR="0094753D" w:rsidDel="003E577E">
          <w:rPr>
            <w:b w:val="0"/>
            <w:noProof/>
          </w:rPr>
          <w:fldChar w:fldCharType="end"/>
        </w:r>
      </w:del>
    </w:p>
    <w:p w:rsidR="00D76AB2" w:rsidDel="003E577E" w:rsidRDefault="00D76AB2">
      <w:pPr>
        <w:pStyle w:val="TOC2"/>
        <w:numPr>
          <w:ins w:id="1688" w:author="James Kulp" w:date="2008-11-13T14:31:00Z"/>
        </w:numPr>
        <w:tabs>
          <w:tab w:val="left" w:pos="529"/>
          <w:tab w:val="right" w:leader="dot" w:pos="9350"/>
        </w:tabs>
        <w:rPr>
          <w:ins w:id="1689" w:author="James Kulp" w:date="2008-11-13T14:31:00Z"/>
          <w:del w:id="1690" w:author="Jim Kulp" w:date="2010-01-25T18:52:00Z"/>
          <w:rFonts w:eastAsiaTheme="minorEastAsia" w:cstheme="minorBidi"/>
          <w:noProof/>
          <w:sz w:val="24"/>
          <w:szCs w:val="24"/>
        </w:rPr>
      </w:pPr>
      <w:ins w:id="1691" w:author="James Kulp" w:date="2008-11-13T14:31:00Z">
        <w:del w:id="1692" w:author="Jim Kulp" w:date="2010-01-25T18:52:00Z">
          <w:r w:rsidDel="003E577E">
            <w:rPr>
              <w:noProof/>
            </w:rPr>
            <w:delText>2.2</w:delText>
          </w:r>
          <w:r w:rsidDel="003E577E">
            <w:rPr>
              <w:rFonts w:eastAsiaTheme="minorEastAsia" w:cstheme="minorBidi"/>
              <w:noProof/>
              <w:sz w:val="24"/>
              <w:szCs w:val="24"/>
            </w:rPr>
            <w:tab/>
          </w:r>
          <w:r w:rsidDel="003E577E">
            <w:rPr>
              <w:noProof/>
            </w:rPr>
            <w:delText>Requirements</w:delText>
          </w:r>
          <w:r w:rsidDel="003E577E">
            <w:rPr>
              <w:noProof/>
            </w:rPr>
            <w:tab/>
          </w:r>
          <w:r w:rsidR="0094753D" w:rsidDel="003E577E">
            <w:rPr>
              <w:b w:val="0"/>
              <w:noProof/>
            </w:rPr>
            <w:fldChar w:fldCharType="begin"/>
          </w:r>
          <w:r w:rsidDel="003E577E">
            <w:rPr>
              <w:noProof/>
            </w:rPr>
            <w:delInstrText xml:space="preserve"> PAGEREF _Toc88206040 \h </w:delInstrText>
          </w:r>
        </w:del>
      </w:ins>
      <w:r w:rsidR="00D454E5" w:rsidRPr="0094753D">
        <w:rPr>
          <w:noProof/>
        </w:rPr>
      </w:r>
      <w:del w:id="1693" w:author="Jim Kulp" w:date="2010-01-25T18:52:00Z">
        <w:r w:rsidR="0094753D" w:rsidDel="003E577E">
          <w:rPr>
            <w:b w:val="0"/>
            <w:noProof/>
          </w:rPr>
          <w:fldChar w:fldCharType="end"/>
        </w:r>
      </w:del>
    </w:p>
    <w:p w:rsidR="00D76AB2" w:rsidDel="003E577E" w:rsidRDefault="00D76AB2">
      <w:pPr>
        <w:pStyle w:val="TOC2"/>
        <w:numPr>
          <w:ins w:id="1694" w:author="James Kulp" w:date="2008-11-13T14:31:00Z"/>
        </w:numPr>
        <w:tabs>
          <w:tab w:val="left" w:pos="529"/>
          <w:tab w:val="right" w:leader="dot" w:pos="9350"/>
        </w:tabs>
        <w:rPr>
          <w:ins w:id="1695" w:author="James Kulp" w:date="2008-11-13T14:31:00Z"/>
          <w:del w:id="1696" w:author="Jim Kulp" w:date="2010-01-25T18:52:00Z"/>
          <w:rFonts w:eastAsiaTheme="minorEastAsia" w:cstheme="minorBidi"/>
          <w:noProof/>
          <w:sz w:val="24"/>
          <w:szCs w:val="24"/>
        </w:rPr>
      </w:pPr>
      <w:ins w:id="1697" w:author="James Kulp" w:date="2008-11-13T14:31:00Z">
        <w:del w:id="1698" w:author="Jim Kulp" w:date="2010-01-25T18:52:00Z">
          <w:r w:rsidDel="003E577E">
            <w:rPr>
              <w:noProof/>
            </w:rPr>
            <w:delText>2.3</w:delText>
          </w:r>
          <w:r w:rsidDel="003E577E">
            <w:rPr>
              <w:rFonts w:eastAsiaTheme="minorEastAsia" w:cstheme="minorBidi"/>
              <w:noProof/>
              <w:sz w:val="24"/>
              <w:szCs w:val="24"/>
            </w:rPr>
            <w:tab/>
          </w:r>
          <w:r w:rsidDel="003E577E">
            <w:rPr>
              <w:noProof/>
            </w:rPr>
            <w:delText>Goals</w:delText>
          </w:r>
          <w:r w:rsidDel="003E577E">
            <w:rPr>
              <w:noProof/>
            </w:rPr>
            <w:tab/>
          </w:r>
          <w:r w:rsidR="0094753D" w:rsidDel="003E577E">
            <w:rPr>
              <w:b w:val="0"/>
              <w:noProof/>
            </w:rPr>
            <w:fldChar w:fldCharType="begin"/>
          </w:r>
          <w:r w:rsidDel="003E577E">
            <w:rPr>
              <w:noProof/>
            </w:rPr>
            <w:delInstrText xml:space="preserve"> PAGEREF _Toc88206041 \h </w:delInstrText>
          </w:r>
        </w:del>
      </w:ins>
      <w:r w:rsidR="00D454E5" w:rsidRPr="0094753D">
        <w:rPr>
          <w:noProof/>
        </w:rPr>
      </w:r>
      <w:del w:id="1699" w:author="Jim Kulp" w:date="2010-01-25T18:52:00Z">
        <w:r w:rsidR="0094753D" w:rsidDel="003E577E">
          <w:rPr>
            <w:b w:val="0"/>
            <w:noProof/>
          </w:rPr>
          <w:fldChar w:fldCharType="end"/>
        </w:r>
      </w:del>
    </w:p>
    <w:p w:rsidR="00D76AB2" w:rsidDel="003E577E" w:rsidRDefault="00D76AB2">
      <w:pPr>
        <w:pStyle w:val="TOC2"/>
        <w:numPr>
          <w:ins w:id="1700" w:author="James Kulp" w:date="2008-11-13T14:31:00Z"/>
        </w:numPr>
        <w:tabs>
          <w:tab w:val="left" w:pos="529"/>
          <w:tab w:val="right" w:leader="dot" w:pos="9350"/>
        </w:tabs>
        <w:rPr>
          <w:ins w:id="1701" w:author="James Kulp" w:date="2008-11-13T14:31:00Z"/>
          <w:del w:id="1702" w:author="Jim Kulp" w:date="2010-01-25T18:52:00Z"/>
          <w:rFonts w:eastAsiaTheme="minorEastAsia" w:cstheme="minorBidi"/>
          <w:noProof/>
          <w:sz w:val="24"/>
          <w:szCs w:val="24"/>
        </w:rPr>
      </w:pPr>
      <w:ins w:id="1703" w:author="James Kulp" w:date="2008-11-13T14:31:00Z">
        <w:del w:id="1704" w:author="Jim Kulp" w:date="2010-01-25T18:52:00Z">
          <w:r w:rsidDel="003E577E">
            <w:rPr>
              <w:noProof/>
            </w:rPr>
            <w:delText>2.4</w:delText>
          </w:r>
          <w:r w:rsidDel="003E577E">
            <w:rPr>
              <w:rFonts w:eastAsiaTheme="minorEastAsia" w:cstheme="minorBidi"/>
              <w:noProof/>
              <w:sz w:val="24"/>
              <w:szCs w:val="24"/>
            </w:rPr>
            <w:tab/>
          </w:r>
          <w:r w:rsidDel="003E577E">
            <w:rPr>
              <w:noProof/>
            </w:rPr>
            <w:delText>Non-Goals</w:delText>
          </w:r>
          <w:r w:rsidDel="003E577E">
            <w:rPr>
              <w:noProof/>
            </w:rPr>
            <w:tab/>
          </w:r>
          <w:r w:rsidR="0094753D" w:rsidDel="003E577E">
            <w:rPr>
              <w:b w:val="0"/>
              <w:noProof/>
            </w:rPr>
            <w:fldChar w:fldCharType="begin"/>
          </w:r>
          <w:r w:rsidDel="003E577E">
            <w:rPr>
              <w:noProof/>
            </w:rPr>
            <w:delInstrText xml:space="preserve"> PAGEREF _Toc88206042 \h </w:delInstrText>
          </w:r>
        </w:del>
      </w:ins>
      <w:r w:rsidR="00D454E5" w:rsidRPr="0094753D">
        <w:rPr>
          <w:noProof/>
        </w:rPr>
      </w:r>
      <w:del w:id="1705" w:author="Jim Kulp" w:date="2010-01-25T18:52:00Z">
        <w:r w:rsidR="0094753D" w:rsidDel="003E577E">
          <w:rPr>
            <w:b w:val="0"/>
            <w:noProof/>
          </w:rPr>
          <w:fldChar w:fldCharType="end"/>
        </w:r>
      </w:del>
    </w:p>
    <w:p w:rsidR="00D76AB2" w:rsidDel="003E577E" w:rsidRDefault="00D76AB2">
      <w:pPr>
        <w:pStyle w:val="TOC2"/>
        <w:numPr>
          <w:ins w:id="1706" w:author="James Kulp" w:date="2008-11-13T14:31:00Z"/>
        </w:numPr>
        <w:tabs>
          <w:tab w:val="left" w:pos="529"/>
          <w:tab w:val="right" w:leader="dot" w:pos="9350"/>
        </w:tabs>
        <w:rPr>
          <w:ins w:id="1707" w:author="James Kulp" w:date="2008-11-13T14:31:00Z"/>
          <w:del w:id="1708" w:author="Jim Kulp" w:date="2010-01-25T18:52:00Z"/>
          <w:rFonts w:eastAsiaTheme="minorEastAsia" w:cstheme="minorBidi"/>
          <w:noProof/>
          <w:sz w:val="24"/>
          <w:szCs w:val="24"/>
        </w:rPr>
      </w:pPr>
      <w:ins w:id="1709" w:author="James Kulp" w:date="2008-11-13T14:31:00Z">
        <w:del w:id="1710" w:author="Jim Kulp" w:date="2010-01-25T18:52:00Z">
          <w:r w:rsidDel="003E577E">
            <w:rPr>
              <w:noProof/>
            </w:rPr>
            <w:delText>2.5</w:delText>
          </w:r>
          <w:r w:rsidDel="003E577E">
            <w:rPr>
              <w:rFonts w:eastAsiaTheme="minorEastAsia" w:cstheme="minorBidi"/>
              <w:noProof/>
              <w:sz w:val="24"/>
              <w:szCs w:val="24"/>
            </w:rPr>
            <w:tab/>
          </w:r>
          <w:r w:rsidDel="003E577E">
            <w:rPr>
              <w:noProof/>
            </w:rPr>
            <w:delText>Overview</w:delText>
          </w:r>
          <w:r w:rsidDel="003E577E">
            <w:rPr>
              <w:noProof/>
            </w:rPr>
            <w:tab/>
          </w:r>
          <w:r w:rsidR="0094753D" w:rsidDel="003E577E">
            <w:rPr>
              <w:b w:val="0"/>
              <w:noProof/>
            </w:rPr>
            <w:fldChar w:fldCharType="begin"/>
          </w:r>
          <w:r w:rsidDel="003E577E">
            <w:rPr>
              <w:noProof/>
            </w:rPr>
            <w:delInstrText xml:space="preserve"> PAGEREF _Toc88206043 \h </w:delInstrText>
          </w:r>
        </w:del>
      </w:ins>
      <w:r w:rsidR="00D454E5" w:rsidRPr="0094753D">
        <w:rPr>
          <w:noProof/>
        </w:rPr>
      </w:r>
      <w:del w:id="1711" w:author="Jim Kulp" w:date="2010-01-25T18:52:00Z">
        <w:r w:rsidR="0094753D" w:rsidDel="003E577E">
          <w:rPr>
            <w:b w:val="0"/>
            <w:noProof/>
          </w:rPr>
          <w:fldChar w:fldCharType="end"/>
        </w:r>
      </w:del>
    </w:p>
    <w:p w:rsidR="00D76AB2" w:rsidDel="003E577E" w:rsidRDefault="00D76AB2">
      <w:pPr>
        <w:pStyle w:val="TOC2"/>
        <w:numPr>
          <w:ins w:id="1712" w:author="James Kulp" w:date="2008-11-13T14:31:00Z"/>
        </w:numPr>
        <w:tabs>
          <w:tab w:val="left" w:pos="529"/>
          <w:tab w:val="right" w:leader="dot" w:pos="9350"/>
        </w:tabs>
        <w:rPr>
          <w:ins w:id="1713" w:author="James Kulp" w:date="2008-11-13T14:31:00Z"/>
          <w:del w:id="1714" w:author="Jim Kulp" w:date="2010-01-25T18:52:00Z"/>
          <w:rFonts w:eastAsiaTheme="minorEastAsia" w:cstheme="minorBidi"/>
          <w:noProof/>
          <w:sz w:val="24"/>
          <w:szCs w:val="24"/>
        </w:rPr>
      </w:pPr>
      <w:ins w:id="1715" w:author="James Kulp" w:date="2008-11-13T14:31:00Z">
        <w:del w:id="1716" w:author="Jim Kulp" w:date="2010-01-25T18:52:00Z">
          <w:r w:rsidDel="003E577E">
            <w:rPr>
              <w:noProof/>
            </w:rPr>
            <w:delText>2.6</w:delText>
          </w:r>
          <w:r w:rsidDel="003E577E">
            <w:rPr>
              <w:rFonts w:eastAsiaTheme="minorEastAsia" w:cstheme="minorBidi"/>
              <w:noProof/>
              <w:sz w:val="24"/>
              <w:szCs w:val="24"/>
            </w:rPr>
            <w:tab/>
          </w:r>
          <w:r w:rsidDel="003E577E">
            <w:rPr>
              <w:noProof/>
            </w:rPr>
            <w:delText>Document Organization</w:delText>
          </w:r>
          <w:r w:rsidDel="003E577E">
            <w:rPr>
              <w:noProof/>
            </w:rPr>
            <w:tab/>
          </w:r>
          <w:r w:rsidR="0094753D" w:rsidDel="003E577E">
            <w:rPr>
              <w:b w:val="0"/>
              <w:noProof/>
            </w:rPr>
            <w:fldChar w:fldCharType="begin"/>
          </w:r>
          <w:r w:rsidDel="003E577E">
            <w:rPr>
              <w:noProof/>
            </w:rPr>
            <w:delInstrText xml:space="preserve"> PAGEREF _Toc88206044 \h </w:delInstrText>
          </w:r>
        </w:del>
      </w:ins>
      <w:r w:rsidR="00D454E5" w:rsidRPr="0094753D">
        <w:rPr>
          <w:noProof/>
        </w:rPr>
      </w:r>
      <w:del w:id="1717" w:author="Jim Kulp" w:date="2010-01-25T18:52:00Z">
        <w:r w:rsidR="0094753D" w:rsidDel="003E577E">
          <w:rPr>
            <w:b w:val="0"/>
            <w:noProof/>
          </w:rPr>
          <w:fldChar w:fldCharType="end"/>
        </w:r>
      </w:del>
    </w:p>
    <w:p w:rsidR="00D76AB2" w:rsidDel="003E577E" w:rsidRDefault="00D76AB2">
      <w:pPr>
        <w:pStyle w:val="TOC2"/>
        <w:numPr>
          <w:ins w:id="1718" w:author="James Kulp" w:date="2008-11-13T14:31:00Z"/>
        </w:numPr>
        <w:tabs>
          <w:tab w:val="left" w:pos="529"/>
          <w:tab w:val="right" w:leader="dot" w:pos="9350"/>
        </w:tabs>
        <w:rPr>
          <w:ins w:id="1719" w:author="James Kulp" w:date="2008-11-13T14:31:00Z"/>
          <w:del w:id="1720" w:author="Jim Kulp" w:date="2010-01-25T18:52:00Z"/>
          <w:rFonts w:eastAsiaTheme="minorEastAsia" w:cstheme="minorBidi"/>
          <w:noProof/>
          <w:sz w:val="24"/>
          <w:szCs w:val="24"/>
        </w:rPr>
      </w:pPr>
      <w:ins w:id="1721" w:author="James Kulp" w:date="2008-11-13T14:31:00Z">
        <w:del w:id="1722" w:author="Jim Kulp" w:date="2010-01-25T18:52:00Z">
          <w:r w:rsidDel="003E577E">
            <w:rPr>
              <w:noProof/>
            </w:rPr>
            <w:delText>2.7</w:delText>
          </w:r>
          <w:r w:rsidDel="003E577E">
            <w:rPr>
              <w:rFonts w:eastAsiaTheme="minorEastAsia" w:cstheme="minorBidi"/>
              <w:noProof/>
              <w:sz w:val="24"/>
              <w:szCs w:val="24"/>
            </w:rPr>
            <w:tab/>
          </w:r>
          <w:r w:rsidDel="003E577E">
            <w:rPr>
              <w:noProof/>
            </w:rPr>
            <w:delText>OCP Interface Clocking</w:delText>
          </w:r>
          <w:r w:rsidDel="003E577E">
            <w:rPr>
              <w:noProof/>
            </w:rPr>
            <w:tab/>
          </w:r>
          <w:r w:rsidR="0094753D" w:rsidDel="003E577E">
            <w:rPr>
              <w:b w:val="0"/>
              <w:noProof/>
            </w:rPr>
            <w:fldChar w:fldCharType="begin"/>
          </w:r>
          <w:r w:rsidDel="003E577E">
            <w:rPr>
              <w:noProof/>
            </w:rPr>
            <w:delInstrText xml:space="preserve"> PAGEREF _Toc88206045 \h </w:delInstrText>
          </w:r>
        </w:del>
      </w:ins>
      <w:r w:rsidR="00D454E5" w:rsidRPr="0094753D">
        <w:rPr>
          <w:noProof/>
        </w:rPr>
      </w:r>
      <w:del w:id="1723" w:author="Jim Kulp" w:date="2010-01-25T18:52:00Z">
        <w:r w:rsidR="0094753D" w:rsidDel="003E577E">
          <w:rPr>
            <w:b w:val="0"/>
            <w:noProof/>
          </w:rPr>
          <w:fldChar w:fldCharType="end"/>
        </w:r>
      </w:del>
    </w:p>
    <w:p w:rsidR="00D76AB2" w:rsidDel="003E577E" w:rsidRDefault="00D76AB2">
      <w:pPr>
        <w:pStyle w:val="TOC2"/>
        <w:numPr>
          <w:ins w:id="1724" w:author="James Kulp" w:date="2008-11-13T14:31:00Z"/>
        </w:numPr>
        <w:tabs>
          <w:tab w:val="left" w:pos="529"/>
          <w:tab w:val="right" w:leader="dot" w:pos="9350"/>
        </w:tabs>
        <w:rPr>
          <w:ins w:id="1725" w:author="James Kulp" w:date="2008-11-13T14:31:00Z"/>
          <w:del w:id="1726" w:author="Jim Kulp" w:date="2010-01-25T18:52:00Z"/>
          <w:rFonts w:eastAsiaTheme="minorEastAsia" w:cstheme="minorBidi"/>
          <w:noProof/>
          <w:sz w:val="24"/>
          <w:szCs w:val="24"/>
        </w:rPr>
      </w:pPr>
      <w:ins w:id="1727" w:author="James Kulp" w:date="2008-11-13T14:31:00Z">
        <w:del w:id="1728" w:author="Jim Kulp" w:date="2010-01-25T18:52:00Z">
          <w:r w:rsidDel="003E577E">
            <w:rPr>
              <w:noProof/>
            </w:rPr>
            <w:delText>2.8</w:delText>
          </w:r>
          <w:r w:rsidDel="003E577E">
            <w:rPr>
              <w:rFonts w:eastAsiaTheme="minorEastAsia" w:cstheme="minorBidi"/>
              <w:noProof/>
              <w:sz w:val="24"/>
              <w:szCs w:val="24"/>
            </w:rPr>
            <w:tab/>
          </w:r>
          <w:r w:rsidDel="003E577E">
            <w:rPr>
              <w:noProof/>
            </w:rPr>
            <w:delText>Reset Propagation and Behavior</w:delText>
          </w:r>
          <w:r w:rsidDel="003E577E">
            <w:rPr>
              <w:noProof/>
            </w:rPr>
            <w:tab/>
          </w:r>
          <w:r w:rsidR="0094753D" w:rsidDel="003E577E">
            <w:rPr>
              <w:b w:val="0"/>
              <w:noProof/>
            </w:rPr>
            <w:fldChar w:fldCharType="begin"/>
          </w:r>
          <w:r w:rsidDel="003E577E">
            <w:rPr>
              <w:noProof/>
            </w:rPr>
            <w:delInstrText xml:space="preserve"> PAGEREF _Toc88206046 \h </w:delInstrText>
          </w:r>
        </w:del>
      </w:ins>
      <w:r w:rsidR="00D454E5" w:rsidRPr="0094753D">
        <w:rPr>
          <w:noProof/>
        </w:rPr>
      </w:r>
      <w:del w:id="1729" w:author="Jim Kulp" w:date="2010-01-25T18:52:00Z">
        <w:r w:rsidR="0094753D" w:rsidDel="003E577E">
          <w:rPr>
            <w:b w:val="0"/>
            <w:noProof/>
          </w:rPr>
          <w:fldChar w:fldCharType="end"/>
        </w:r>
      </w:del>
    </w:p>
    <w:p w:rsidR="00D76AB2" w:rsidDel="003E577E" w:rsidRDefault="00D76AB2">
      <w:pPr>
        <w:pStyle w:val="TOC2"/>
        <w:numPr>
          <w:ins w:id="1730" w:author="James Kulp" w:date="2008-11-13T14:31:00Z"/>
        </w:numPr>
        <w:tabs>
          <w:tab w:val="left" w:pos="529"/>
          <w:tab w:val="right" w:leader="dot" w:pos="9350"/>
        </w:tabs>
        <w:rPr>
          <w:ins w:id="1731" w:author="James Kulp" w:date="2008-11-13T14:31:00Z"/>
          <w:del w:id="1732" w:author="Jim Kulp" w:date="2010-01-25T18:52:00Z"/>
          <w:rFonts w:eastAsiaTheme="minorEastAsia" w:cstheme="minorBidi"/>
          <w:noProof/>
          <w:sz w:val="24"/>
          <w:szCs w:val="24"/>
        </w:rPr>
      </w:pPr>
      <w:ins w:id="1733" w:author="James Kulp" w:date="2008-11-13T14:31:00Z">
        <w:del w:id="1734" w:author="Jim Kulp" w:date="2010-01-25T18:52:00Z">
          <w:r w:rsidDel="003E577E">
            <w:rPr>
              <w:noProof/>
            </w:rPr>
            <w:delText>2.9</w:delText>
          </w:r>
          <w:r w:rsidDel="003E577E">
            <w:rPr>
              <w:rFonts w:eastAsiaTheme="minorEastAsia" w:cstheme="minorBidi"/>
              <w:noProof/>
              <w:sz w:val="24"/>
              <w:szCs w:val="24"/>
            </w:rPr>
            <w:tab/>
          </w:r>
          <w:r w:rsidDel="003E577E">
            <w:rPr>
              <w:noProof/>
            </w:rPr>
            <w:delText>Worker Global Attributes</w:delText>
          </w:r>
          <w:r w:rsidDel="003E577E">
            <w:rPr>
              <w:noProof/>
            </w:rPr>
            <w:tab/>
          </w:r>
          <w:r w:rsidR="0094753D" w:rsidDel="003E577E">
            <w:rPr>
              <w:b w:val="0"/>
              <w:noProof/>
            </w:rPr>
            <w:fldChar w:fldCharType="begin"/>
          </w:r>
          <w:r w:rsidDel="003E577E">
            <w:rPr>
              <w:noProof/>
            </w:rPr>
            <w:delInstrText xml:space="preserve"> PAGEREF _Toc88206047 \h </w:delInstrText>
          </w:r>
        </w:del>
      </w:ins>
      <w:r w:rsidR="00D454E5" w:rsidRPr="0094753D">
        <w:rPr>
          <w:noProof/>
        </w:rPr>
      </w:r>
      <w:del w:id="1735" w:author="Jim Kulp" w:date="2010-01-25T18:52:00Z">
        <w:r w:rsidR="0094753D" w:rsidDel="003E577E">
          <w:rPr>
            <w:b w:val="0"/>
            <w:noProof/>
          </w:rPr>
          <w:fldChar w:fldCharType="end"/>
        </w:r>
      </w:del>
    </w:p>
    <w:p w:rsidR="00D76AB2" w:rsidDel="003E577E" w:rsidRDefault="00D76AB2">
      <w:pPr>
        <w:pStyle w:val="TOC2"/>
        <w:numPr>
          <w:ins w:id="1736" w:author="James Kulp" w:date="2008-11-13T14:31:00Z"/>
        </w:numPr>
        <w:tabs>
          <w:tab w:val="left" w:pos="651"/>
          <w:tab w:val="right" w:leader="dot" w:pos="9350"/>
        </w:tabs>
        <w:rPr>
          <w:ins w:id="1737" w:author="James Kulp" w:date="2008-11-13T14:31:00Z"/>
          <w:del w:id="1738" w:author="Jim Kulp" w:date="2010-01-25T18:52:00Z"/>
          <w:rFonts w:eastAsiaTheme="minorEastAsia" w:cstheme="minorBidi"/>
          <w:noProof/>
          <w:sz w:val="24"/>
          <w:szCs w:val="24"/>
        </w:rPr>
      </w:pPr>
      <w:ins w:id="1739" w:author="James Kulp" w:date="2008-11-13T14:31:00Z">
        <w:del w:id="1740" w:author="Jim Kulp" w:date="2010-01-25T18:52:00Z">
          <w:r w:rsidDel="003E577E">
            <w:rPr>
              <w:noProof/>
            </w:rPr>
            <w:delText>2.10</w:delText>
          </w:r>
          <w:r w:rsidDel="003E577E">
            <w:rPr>
              <w:rFonts w:eastAsiaTheme="minorEastAsia" w:cstheme="minorBidi"/>
              <w:noProof/>
              <w:sz w:val="24"/>
              <w:szCs w:val="24"/>
            </w:rPr>
            <w:tab/>
          </w:r>
          <w:r w:rsidDel="003E577E">
            <w:rPr>
              <w:noProof/>
            </w:rPr>
            <w:delText>Signal Prefix Rules and Guidelines</w:delText>
          </w:r>
          <w:r w:rsidDel="003E577E">
            <w:rPr>
              <w:noProof/>
            </w:rPr>
            <w:tab/>
          </w:r>
          <w:r w:rsidR="0094753D" w:rsidDel="003E577E">
            <w:rPr>
              <w:b w:val="0"/>
              <w:noProof/>
            </w:rPr>
            <w:fldChar w:fldCharType="begin"/>
          </w:r>
          <w:r w:rsidDel="003E577E">
            <w:rPr>
              <w:noProof/>
            </w:rPr>
            <w:delInstrText xml:space="preserve"> PAGEREF _Toc88206048 \h </w:delInstrText>
          </w:r>
        </w:del>
      </w:ins>
      <w:r w:rsidR="00D454E5" w:rsidRPr="0094753D">
        <w:rPr>
          <w:noProof/>
        </w:rPr>
      </w:r>
      <w:del w:id="1741" w:author="Jim Kulp" w:date="2010-01-25T18:52:00Z">
        <w:r w:rsidR="0094753D" w:rsidDel="003E577E">
          <w:rPr>
            <w:b w:val="0"/>
            <w:noProof/>
          </w:rPr>
          <w:fldChar w:fldCharType="end"/>
        </w:r>
      </w:del>
    </w:p>
    <w:p w:rsidR="00D76AB2" w:rsidDel="003E577E" w:rsidRDefault="00D76AB2">
      <w:pPr>
        <w:pStyle w:val="TOC1"/>
        <w:numPr>
          <w:ins w:id="1742" w:author="James Kulp" w:date="2008-11-13T14:31:00Z"/>
        </w:numPr>
        <w:tabs>
          <w:tab w:val="left" w:pos="362"/>
          <w:tab w:val="right" w:leader="dot" w:pos="9350"/>
        </w:tabs>
        <w:rPr>
          <w:ins w:id="1743" w:author="James Kulp" w:date="2008-11-13T14:31:00Z"/>
          <w:del w:id="1744" w:author="Jim Kulp" w:date="2010-01-25T18:52:00Z"/>
          <w:rFonts w:eastAsiaTheme="minorEastAsia" w:cstheme="minorBidi"/>
          <w:b w:val="0"/>
          <w:noProof/>
        </w:rPr>
      </w:pPr>
      <w:ins w:id="1745" w:author="James Kulp" w:date="2008-11-13T14:31:00Z">
        <w:del w:id="1746" w:author="Jim Kulp" w:date="2010-01-25T18:52:00Z">
          <w:r w:rsidDel="003E577E">
            <w:rPr>
              <w:noProof/>
            </w:rPr>
            <w:delText>3</w:delText>
          </w:r>
          <w:r w:rsidDel="003E577E">
            <w:rPr>
              <w:rFonts w:eastAsiaTheme="minorEastAsia" w:cstheme="minorBidi"/>
              <w:b w:val="0"/>
              <w:noProof/>
            </w:rPr>
            <w:tab/>
          </w:r>
          <w:r w:rsidDel="003E577E">
            <w:rPr>
              <w:noProof/>
            </w:rPr>
            <w:delText>Worker Control Interface (WCI)</w:delText>
          </w:r>
          <w:r w:rsidDel="003E577E">
            <w:rPr>
              <w:noProof/>
            </w:rPr>
            <w:tab/>
          </w:r>
          <w:r w:rsidR="0094753D" w:rsidDel="003E577E">
            <w:rPr>
              <w:b w:val="0"/>
              <w:noProof/>
            </w:rPr>
            <w:fldChar w:fldCharType="begin"/>
          </w:r>
          <w:r w:rsidDel="003E577E">
            <w:rPr>
              <w:noProof/>
            </w:rPr>
            <w:delInstrText xml:space="preserve"> PAGEREF _Toc88206049 \h </w:delInstrText>
          </w:r>
        </w:del>
      </w:ins>
      <w:r w:rsidR="00D454E5" w:rsidRPr="0094753D">
        <w:rPr>
          <w:noProof/>
        </w:rPr>
      </w:r>
      <w:del w:id="1747" w:author="Jim Kulp" w:date="2010-01-25T18:52:00Z">
        <w:r w:rsidR="0094753D" w:rsidDel="003E577E">
          <w:rPr>
            <w:b w:val="0"/>
            <w:noProof/>
          </w:rPr>
          <w:fldChar w:fldCharType="end"/>
        </w:r>
      </w:del>
    </w:p>
    <w:p w:rsidR="00D76AB2" w:rsidDel="003E577E" w:rsidRDefault="00D76AB2">
      <w:pPr>
        <w:pStyle w:val="TOC2"/>
        <w:numPr>
          <w:ins w:id="1748" w:author="James Kulp" w:date="2008-11-13T14:31:00Z"/>
        </w:numPr>
        <w:tabs>
          <w:tab w:val="left" w:pos="529"/>
          <w:tab w:val="right" w:leader="dot" w:pos="9350"/>
        </w:tabs>
        <w:rPr>
          <w:ins w:id="1749" w:author="James Kulp" w:date="2008-11-13T14:31:00Z"/>
          <w:del w:id="1750" w:author="Jim Kulp" w:date="2010-01-25T18:52:00Z"/>
          <w:rFonts w:eastAsiaTheme="minorEastAsia" w:cstheme="minorBidi"/>
          <w:noProof/>
          <w:sz w:val="24"/>
          <w:szCs w:val="24"/>
        </w:rPr>
      </w:pPr>
      <w:ins w:id="1751" w:author="James Kulp" w:date="2008-11-13T14:31:00Z">
        <w:del w:id="1752" w:author="Jim Kulp" w:date="2010-01-25T18:52:00Z">
          <w:r w:rsidDel="003E577E">
            <w:rPr>
              <w:noProof/>
            </w:rPr>
            <w:delText>3.1</w:delText>
          </w:r>
          <w:r w:rsidDel="003E577E">
            <w:rPr>
              <w:rFonts w:eastAsiaTheme="minorEastAsia" w:cstheme="minorBidi"/>
              <w:noProof/>
              <w:sz w:val="24"/>
              <w:szCs w:val="24"/>
            </w:rPr>
            <w:tab/>
          </w:r>
          <w:r w:rsidDel="003E577E">
            <w:rPr>
              <w:noProof/>
            </w:rPr>
            <w:delText>WCI Motivation</w:delText>
          </w:r>
          <w:r w:rsidDel="003E577E">
            <w:rPr>
              <w:noProof/>
            </w:rPr>
            <w:tab/>
          </w:r>
          <w:r w:rsidR="0094753D" w:rsidDel="003E577E">
            <w:rPr>
              <w:b w:val="0"/>
              <w:noProof/>
            </w:rPr>
            <w:fldChar w:fldCharType="begin"/>
          </w:r>
          <w:r w:rsidDel="003E577E">
            <w:rPr>
              <w:noProof/>
            </w:rPr>
            <w:delInstrText xml:space="preserve"> PAGEREF _Toc88206050 \h </w:delInstrText>
          </w:r>
        </w:del>
      </w:ins>
      <w:r w:rsidR="00D454E5" w:rsidRPr="0094753D">
        <w:rPr>
          <w:noProof/>
        </w:rPr>
      </w:r>
      <w:del w:id="1753" w:author="Jim Kulp" w:date="2010-01-25T18:52:00Z">
        <w:r w:rsidR="0094753D" w:rsidDel="003E577E">
          <w:rPr>
            <w:b w:val="0"/>
            <w:noProof/>
          </w:rPr>
          <w:fldChar w:fldCharType="end"/>
        </w:r>
      </w:del>
    </w:p>
    <w:p w:rsidR="00D76AB2" w:rsidDel="003E577E" w:rsidRDefault="00D76AB2">
      <w:pPr>
        <w:pStyle w:val="TOC2"/>
        <w:numPr>
          <w:ins w:id="1754" w:author="James Kulp" w:date="2008-11-13T14:31:00Z"/>
        </w:numPr>
        <w:tabs>
          <w:tab w:val="left" w:pos="529"/>
          <w:tab w:val="right" w:leader="dot" w:pos="9350"/>
        </w:tabs>
        <w:rPr>
          <w:ins w:id="1755" w:author="James Kulp" w:date="2008-11-13T14:31:00Z"/>
          <w:del w:id="1756" w:author="Jim Kulp" w:date="2010-01-25T18:52:00Z"/>
          <w:rFonts w:eastAsiaTheme="minorEastAsia" w:cstheme="minorBidi"/>
          <w:noProof/>
          <w:sz w:val="24"/>
          <w:szCs w:val="24"/>
        </w:rPr>
      </w:pPr>
      <w:ins w:id="1757" w:author="James Kulp" w:date="2008-11-13T14:31:00Z">
        <w:del w:id="1758" w:author="Jim Kulp" w:date="2010-01-25T18:52:00Z">
          <w:r w:rsidDel="003E577E">
            <w:rPr>
              <w:noProof/>
            </w:rPr>
            <w:delText>3.2</w:delText>
          </w:r>
          <w:r w:rsidDel="003E577E">
            <w:rPr>
              <w:rFonts w:eastAsiaTheme="minorEastAsia" w:cstheme="minorBidi"/>
              <w:noProof/>
              <w:sz w:val="24"/>
              <w:szCs w:val="24"/>
            </w:rPr>
            <w:tab/>
          </w:r>
          <w:r w:rsidDel="003E577E">
            <w:rPr>
              <w:noProof/>
            </w:rPr>
            <w:delText>WCI Overview</w:delText>
          </w:r>
          <w:r w:rsidDel="003E577E">
            <w:rPr>
              <w:noProof/>
            </w:rPr>
            <w:tab/>
          </w:r>
          <w:r w:rsidR="0094753D" w:rsidDel="003E577E">
            <w:rPr>
              <w:b w:val="0"/>
              <w:noProof/>
            </w:rPr>
            <w:fldChar w:fldCharType="begin"/>
          </w:r>
          <w:r w:rsidDel="003E577E">
            <w:rPr>
              <w:noProof/>
            </w:rPr>
            <w:delInstrText xml:space="preserve"> PAGEREF _Toc88206051 \h </w:delInstrText>
          </w:r>
        </w:del>
      </w:ins>
      <w:r w:rsidR="00D454E5" w:rsidRPr="0094753D">
        <w:rPr>
          <w:noProof/>
        </w:rPr>
      </w:r>
      <w:del w:id="1759" w:author="Jim Kulp" w:date="2010-01-25T18:52:00Z">
        <w:r w:rsidR="0094753D" w:rsidDel="003E577E">
          <w:rPr>
            <w:b w:val="0"/>
            <w:noProof/>
          </w:rPr>
          <w:fldChar w:fldCharType="end"/>
        </w:r>
      </w:del>
    </w:p>
    <w:p w:rsidR="00D76AB2" w:rsidDel="003E577E" w:rsidRDefault="00D76AB2">
      <w:pPr>
        <w:pStyle w:val="TOC2"/>
        <w:numPr>
          <w:ins w:id="1760" w:author="James Kulp" w:date="2008-11-13T14:31:00Z"/>
        </w:numPr>
        <w:tabs>
          <w:tab w:val="left" w:pos="529"/>
          <w:tab w:val="right" w:leader="dot" w:pos="9350"/>
        </w:tabs>
        <w:rPr>
          <w:ins w:id="1761" w:author="James Kulp" w:date="2008-11-13T14:31:00Z"/>
          <w:del w:id="1762" w:author="Jim Kulp" w:date="2010-01-25T18:52:00Z"/>
          <w:rFonts w:eastAsiaTheme="minorEastAsia" w:cstheme="minorBidi"/>
          <w:noProof/>
          <w:sz w:val="24"/>
          <w:szCs w:val="24"/>
        </w:rPr>
      </w:pPr>
      <w:ins w:id="1763" w:author="James Kulp" w:date="2008-11-13T14:31:00Z">
        <w:del w:id="1764" w:author="Jim Kulp" w:date="2010-01-25T18:52:00Z">
          <w:r w:rsidDel="003E577E">
            <w:rPr>
              <w:noProof/>
            </w:rPr>
            <w:delText>3.3</w:delText>
          </w:r>
          <w:r w:rsidDel="003E577E">
            <w:rPr>
              <w:rFonts w:eastAsiaTheme="minorEastAsia" w:cstheme="minorBidi"/>
              <w:noProof/>
              <w:sz w:val="24"/>
              <w:szCs w:val="24"/>
            </w:rPr>
            <w:tab/>
          </w:r>
          <w:r w:rsidDel="003E577E">
            <w:rPr>
              <w:noProof/>
            </w:rPr>
            <w:delText>WCI Attributes</w:delText>
          </w:r>
          <w:r w:rsidDel="003E577E">
            <w:rPr>
              <w:noProof/>
            </w:rPr>
            <w:tab/>
          </w:r>
          <w:r w:rsidR="0094753D" w:rsidDel="003E577E">
            <w:rPr>
              <w:b w:val="0"/>
              <w:noProof/>
            </w:rPr>
            <w:fldChar w:fldCharType="begin"/>
          </w:r>
          <w:r w:rsidDel="003E577E">
            <w:rPr>
              <w:noProof/>
            </w:rPr>
            <w:delInstrText xml:space="preserve"> PAGEREF _Toc88206052 \h </w:delInstrText>
          </w:r>
        </w:del>
      </w:ins>
      <w:r w:rsidR="00D454E5" w:rsidRPr="0094753D">
        <w:rPr>
          <w:noProof/>
        </w:rPr>
      </w:r>
      <w:del w:id="1765" w:author="Jim Kulp" w:date="2010-01-25T18:52:00Z">
        <w:r w:rsidR="0094753D" w:rsidDel="003E577E">
          <w:rPr>
            <w:b w:val="0"/>
            <w:noProof/>
          </w:rPr>
          <w:fldChar w:fldCharType="end"/>
        </w:r>
      </w:del>
    </w:p>
    <w:p w:rsidR="00D76AB2" w:rsidDel="003E577E" w:rsidRDefault="00D76AB2">
      <w:pPr>
        <w:pStyle w:val="TOC2"/>
        <w:numPr>
          <w:ins w:id="1766" w:author="James Kulp" w:date="2008-11-13T14:31:00Z"/>
        </w:numPr>
        <w:tabs>
          <w:tab w:val="left" w:pos="529"/>
          <w:tab w:val="right" w:leader="dot" w:pos="9350"/>
        </w:tabs>
        <w:rPr>
          <w:ins w:id="1767" w:author="James Kulp" w:date="2008-11-13T14:31:00Z"/>
          <w:del w:id="1768" w:author="Jim Kulp" w:date="2010-01-25T18:52:00Z"/>
          <w:rFonts w:eastAsiaTheme="minorEastAsia" w:cstheme="minorBidi"/>
          <w:noProof/>
          <w:sz w:val="24"/>
          <w:szCs w:val="24"/>
        </w:rPr>
      </w:pPr>
      <w:ins w:id="1769" w:author="James Kulp" w:date="2008-11-13T14:31:00Z">
        <w:del w:id="1770" w:author="Jim Kulp" w:date="2010-01-25T18:52:00Z">
          <w:r w:rsidDel="003E577E">
            <w:rPr>
              <w:noProof/>
            </w:rPr>
            <w:delText>3.4</w:delText>
          </w:r>
          <w:r w:rsidDel="003E577E">
            <w:rPr>
              <w:rFonts w:eastAsiaTheme="minorEastAsia" w:cstheme="minorBidi"/>
              <w:noProof/>
              <w:sz w:val="24"/>
              <w:szCs w:val="24"/>
            </w:rPr>
            <w:tab/>
          </w:r>
          <w:r w:rsidDel="003E577E">
            <w:rPr>
              <w:noProof/>
            </w:rPr>
            <w:delText>WCI OCP Profile/Configuration Parameters</w:delText>
          </w:r>
          <w:r w:rsidDel="003E577E">
            <w:rPr>
              <w:noProof/>
            </w:rPr>
            <w:tab/>
          </w:r>
          <w:r w:rsidR="0094753D" w:rsidDel="003E577E">
            <w:rPr>
              <w:b w:val="0"/>
              <w:noProof/>
            </w:rPr>
            <w:fldChar w:fldCharType="begin"/>
          </w:r>
          <w:r w:rsidDel="003E577E">
            <w:rPr>
              <w:noProof/>
            </w:rPr>
            <w:delInstrText xml:space="preserve"> PAGEREF _Toc88206053 \h </w:delInstrText>
          </w:r>
        </w:del>
      </w:ins>
      <w:r w:rsidR="00D454E5" w:rsidRPr="0094753D">
        <w:rPr>
          <w:noProof/>
        </w:rPr>
      </w:r>
      <w:del w:id="1771" w:author="Jim Kulp" w:date="2010-01-25T18:52:00Z">
        <w:r w:rsidR="0094753D" w:rsidDel="003E577E">
          <w:rPr>
            <w:b w:val="0"/>
            <w:noProof/>
          </w:rPr>
          <w:fldChar w:fldCharType="end"/>
        </w:r>
      </w:del>
    </w:p>
    <w:p w:rsidR="00D76AB2" w:rsidDel="003E577E" w:rsidRDefault="00D76AB2">
      <w:pPr>
        <w:pStyle w:val="TOC2"/>
        <w:numPr>
          <w:ins w:id="1772" w:author="James Kulp" w:date="2008-11-13T14:31:00Z"/>
        </w:numPr>
        <w:tabs>
          <w:tab w:val="left" w:pos="529"/>
          <w:tab w:val="right" w:leader="dot" w:pos="9350"/>
        </w:tabs>
        <w:rPr>
          <w:ins w:id="1773" w:author="James Kulp" w:date="2008-11-13T14:31:00Z"/>
          <w:del w:id="1774" w:author="Jim Kulp" w:date="2010-01-25T18:52:00Z"/>
          <w:rFonts w:eastAsiaTheme="minorEastAsia" w:cstheme="minorBidi"/>
          <w:noProof/>
          <w:sz w:val="24"/>
          <w:szCs w:val="24"/>
        </w:rPr>
      </w:pPr>
      <w:ins w:id="1775" w:author="James Kulp" w:date="2008-11-13T14:31:00Z">
        <w:del w:id="1776" w:author="Jim Kulp" w:date="2010-01-25T18:52:00Z">
          <w:r w:rsidDel="003E577E">
            <w:rPr>
              <w:noProof/>
            </w:rPr>
            <w:delText>3.5</w:delText>
          </w:r>
          <w:r w:rsidDel="003E577E">
            <w:rPr>
              <w:rFonts w:eastAsiaTheme="minorEastAsia" w:cstheme="minorBidi"/>
              <w:noProof/>
              <w:sz w:val="24"/>
              <w:szCs w:val="24"/>
            </w:rPr>
            <w:tab/>
          </w:r>
          <w:r w:rsidDel="003E577E">
            <w:rPr>
              <w:noProof/>
            </w:rPr>
            <w:delText>WCI OCP Signals</w:delText>
          </w:r>
          <w:r w:rsidDel="003E577E">
            <w:rPr>
              <w:noProof/>
            </w:rPr>
            <w:tab/>
          </w:r>
          <w:r w:rsidR="0094753D" w:rsidDel="003E577E">
            <w:rPr>
              <w:b w:val="0"/>
              <w:noProof/>
            </w:rPr>
            <w:fldChar w:fldCharType="begin"/>
          </w:r>
          <w:r w:rsidDel="003E577E">
            <w:rPr>
              <w:noProof/>
            </w:rPr>
            <w:delInstrText xml:space="preserve"> PAGEREF _Toc88206054 \h </w:delInstrText>
          </w:r>
        </w:del>
      </w:ins>
      <w:r w:rsidR="00D454E5" w:rsidRPr="0094753D">
        <w:rPr>
          <w:noProof/>
        </w:rPr>
      </w:r>
      <w:del w:id="1777" w:author="Jim Kulp" w:date="2010-01-25T18:52:00Z">
        <w:r w:rsidR="0094753D" w:rsidDel="003E577E">
          <w:rPr>
            <w:b w:val="0"/>
            <w:noProof/>
          </w:rPr>
          <w:fldChar w:fldCharType="end"/>
        </w:r>
      </w:del>
    </w:p>
    <w:p w:rsidR="00D76AB2" w:rsidDel="003E577E" w:rsidRDefault="00D76AB2">
      <w:pPr>
        <w:pStyle w:val="TOC2"/>
        <w:numPr>
          <w:ins w:id="1778" w:author="James Kulp" w:date="2008-11-13T14:31:00Z"/>
        </w:numPr>
        <w:tabs>
          <w:tab w:val="left" w:pos="529"/>
          <w:tab w:val="right" w:leader="dot" w:pos="9350"/>
        </w:tabs>
        <w:rPr>
          <w:ins w:id="1779" w:author="James Kulp" w:date="2008-11-13T14:31:00Z"/>
          <w:del w:id="1780" w:author="Jim Kulp" w:date="2010-01-25T18:52:00Z"/>
          <w:rFonts w:eastAsiaTheme="minorEastAsia" w:cstheme="minorBidi"/>
          <w:noProof/>
          <w:sz w:val="24"/>
          <w:szCs w:val="24"/>
        </w:rPr>
      </w:pPr>
      <w:ins w:id="1781" w:author="James Kulp" w:date="2008-11-13T14:31:00Z">
        <w:del w:id="1782" w:author="Jim Kulp" w:date="2010-01-25T18:52:00Z">
          <w:r w:rsidDel="003E577E">
            <w:rPr>
              <w:noProof/>
            </w:rPr>
            <w:delText>3.6</w:delText>
          </w:r>
          <w:r w:rsidDel="003E577E">
            <w:rPr>
              <w:rFonts w:eastAsiaTheme="minorEastAsia" w:cstheme="minorBidi"/>
              <w:noProof/>
              <w:sz w:val="24"/>
              <w:szCs w:val="24"/>
            </w:rPr>
            <w:tab/>
          </w:r>
          <w:r w:rsidDel="003E577E">
            <w:rPr>
              <w:noProof/>
            </w:rPr>
            <w:delText>WCI Semantics</w:delText>
          </w:r>
          <w:r w:rsidDel="003E577E">
            <w:rPr>
              <w:noProof/>
            </w:rPr>
            <w:tab/>
          </w:r>
          <w:r w:rsidR="0094753D" w:rsidDel="003E577E">
            <w:rPr>
              <w:b w:val="0"/>
              <w:noProof/>
            </w:rPr>
            <w:fldChar w:fldCharType="begin"/>
          </w:r>
          <w:r w:rsidDel="003E577E">
            <w:rPr>
              <w:noProof/>
            </w:rPr>
            <w:delInstrText xml:space="preserve"> PAGEREF _Toc88206055 \h </w:delInstrText>
          </w:r>
        </w:del>
      </w:ins>
      <w:r w:rsidR="00D454E5" w:rsidRPr="0094753D">
        <w:rPr>
          <w:noProof/>
        </w:rPr>
      </w:r>
      <w:del w:id="1783" w:author="Jim Kulp" w:date="2010-01-25T18:52:00Z">
        <w:r w:rsidR="0094753D" w:rsidDel="003E577E">
          <w:rPr>
            <w:b w:val="0"/>
            <w:noProof/>
          </w:rPr>
          <w:fldChar w:fldCharType="end"/>
        </w:r>
      </w:del>
    </w:p>
    <w:p w:rsidR="00D76AB2" w:rsidDel="003E577E" w:rsidRDefault="00D76AB2">
      <w:pPr>
        <w:pStyle w:val="TOC2"/>
        <w:numPr>
          <w:ins w:id="1784" w:author="James Kulp" w:date="2008-11-13T14:31:00Z"/>
        </w:numPr>
        <w:tabs>
          <w:tab w:val="left" w:pos="529"/>
          <w:tab w:val="right" w:leader="dot" w:pos="9350"/>
        </w:tabs>
        <w:rPr>
          <w:ins w:id="1785" w:author="James Kulp" w:date="2008-11-13T14:31:00Z"/>
          <w:del w:id="1786" w:author="Jim Kulp" w:date="2010-01-25T18:52:00Z"/>
          <w:rFonts w:eastAsiaTheme="minorEastAsia" w:cstheme="minorBidi"/>
          <w:noProof/>
          <w:sz w:val="24"/>
          <w:szCs w:val="24"/>
        </w:rPr>
      </w:pPr>
      <w:ins w:id="1787" w:author="James Kulp" w:date="2008-11-13T14:31:00Z">
        <w:del w:id="1788" w:author="Jim Kulp" w:date="2010-01-25T18:52:00Z">
          <w:r w:rsidDel="003E577E">
            <w:rPr>
              <w:noProof/>
            </w:rPr>
            <w:delText>3.7</w:delText>
          </w:r>
          <w:r w:rsidDel="003E577E">
            <w:rPr>
              <w:rFonts w:eastAsiaTheme="minorEastAsia" w:cstheme="minorBidi"/>
              <w:noProof/>
              <w:sz w:val="24"/>
              <w:szCs w:val="24"/>
            </w:rPr>
            <w:tab/>
          </w:r>
          <w:r w:rsidDel="003E577E">
            <w:rPr>
              <w:noProof/>
            </w:rPr>
            <w:delText>WCI Infrastructure Coping</w:delText>
          </w:r>
          <w:r w:rsidDel="003E577E">
            <w:rPr>
              <w:noProof/>
            </w:rPr>
            <w:tab/>
          </w:r>
          <w:r w:rsidR="0094753D" w:rsidDel="003E577E">
            <w:rPr>
              <w:b w:val="0"/>
              <w:noProof/>
            </w:rPr>
            <w:fldChar w:fldCharType="begin"/>
          </w:r>
          <w:r w:rsidDel="003E577E">
            <w:rPr>
              <w:noProof/>
            </w:rPr>
            <w:delInstrText xml:space="preserve"> PAGEREF _Toc88206056 \h </w:delInstrText>
          </w:r>
        </w:del>
      </w:ins>
      <w:r w:rsidR="00D454E5" w:rsidRPr="0094753D">
        <w:rPr>
          <w:noProof/>
        </w:rPr>
      </w:r>
      <w:del w:id="1789" w:author="Jim Kulp" w:date="2010-01-25T18:52:00Z">
        <w:r w:rsidR="0094753D" w:rsidDel="003E577E">
          <w:rPr>
            <w:b w:val="0"/>
            <w:noProof/>
          </w:rPr>
          <w:fldChar w:fldCharType="end"/>
        </w:r>
      </w:del>
    </w:p>
    <w:p w:rsidR="00D76AB2" w:rsidDel="003E577E" w:rsidRDefault="00D76AB2">
      <w:pPr>
        <w:pStyle w:val="TOC1"/>
        <w:numPr>
          <w:ins w:id="1790" w:author="James Kulp" w:date="2008-11-13T14:31:00Z"/>
        </w:numPr>
        <w:tabs>
          <w:tab w:val="left" w:pos="362"/>
          <w:tab w:val="right" w:leader="dot" w:pos="9350"/>
        </w:tabs>
        <w:rPr>
          <w:ins w:id="1791" w:author="James Kulp" w:date="2008-11-13T14:31:00Z"/>
          <w:del w:id="1792" w:author="Jim Kulp" w:date="2010-01-25T18:52:00Z"/>
          <w:rFonts w:eastAsiaTheme="minorEastAsia" w:cstheme="minorBidi"/>
          <w:b w:val="0"/>
          <w:noProof/>
        </w:rPr>
      </w:pPr>
      <w:ins w:id="1793" w:author="James Kulp" w:date="2008-11-13T14:31:00Z">
        <w:del w:id="1794" w:author="Jim Kulp" w:date="2010-01-25T18:52:00Z">
          <w:r w:rsidDel="003E577E">
            <w:rPr>
              <w:noProof/>
            </w:rPr>
            <w:delText>4</w:delText>
          </w:r>
          <w:r w:rsidDel="003E577E">
            <w:rPr>
              <w:rFonts w:eastAsiaTheme="minorEastAsia" w:cstheme="minorBidi"/>
              <w:b w:val="0"/>
              <w:noProof/>
            </w:rPr>
            <w:tab/>
          </w:r>
          <w:r w:rsidDel="003E577E">
            <w:rPr>
              <w:noProof/>
            </w:rPr>
            <w:delText>Worker Data Interfaces</w:delText>
          </w:r>
          <w:r w:rsidDel="003E577E">
            <w:rPr>
              <w:noProof/>
            </w:rPr>
            <w:tab/>
          </w:r>
          <w:r w:rsidR="0094753D" w:rsidDel="003E577E">
            <w:rPr>
              <w:b w:val="0"/>
              <w:noProof/>
            </w:rPr>
            <w:fldChar w:fldCharType="begin"/>
          </w:r>
          <w:r w:rsidDel="003E577E">
            <w:rPr>
              <w:noProof/>
            </w:rPr>
            <w:delInstrText xml:space="preserve"> PAGEREF _Toc88206057 \h </w:delInstrText>
          </w:r>
        </w:del>
      </w:ins>
      <w:r w:rsidR="00D454E5" w:rsidRPr="0094753D">
        <w:rPr>
          <w:noProof/>
        </w:rPr>
      </w:r>
      <w:del w:id="1795" w:author="Jim Kulp" w:date="2010-01-25T18:52:00Z">
        <w:r w:rsidR="0094753D" w:rsidDel="003E577E">
          <w:rPr>
            <w:b w:val="0"/>
            <w:noProof/>
          </w:rPr>
          <w:fldChar w:fldCharType="end"/>
        </w:r>
      </w:del>
    </w:p>
    <w:p w:rsidR="00D76AB2" w:rsidDel="003E577E" w:rsidRDefault="00D76AB2">
      <w:pPr>
        <w:pStyle w:val="TOC2"/>
        <w:numPr>
          <w:ins w:id="1796" w:author="James Kulp" w:date="2008-11-13T14:31:00Z"/>
        </w:numPr>
        <w:tabs>
          <w:tab w:val="left" w:pos="529"/>
          <w:tab w:val="right" w:leader="dot" w:pos="9350"/>
        </w:tabs>
        <w:rPr>
          <w:ins w:id="1797" w:author="James Kulp" w:date="2008-11-13T14:31:00Z"/>
          <w:del w:id="1798" w:author="Jim Kulp" w:date="2010-01-25T18:52:00Z"/>
          <w:rFonts w:eastAsiaTheme="minorEastAsia" w:cstheme="minorBidi"/>
          <w:noProof/>
          <w:sz w:val="24"/>
          <w:szCs w:val="24"/>
        </w:rPr>
      </w:pPr>
      <w:ins w:id="1799" w:author="James Kulp" w:date="2008-11-13T14:31:00Z">
        <w:del w:id="1800" w:author="Jim Kulp" w:date="2010-01-25T18:52:00Z">
          <w:r w:rsidDel="003E577E">
            <w:rPr>
              <w:noProof/>
            </w:rPr>
            <w:delText>4.1</w:delText>
          </w:r>
          <w:r w:rsidDel="003E577E">
            <w:rPr>
              <w:rFonts w:eastAsiaTheme="minorEastAsia" w:cstheme="minorBidi"/>
              <w:noProof/>
              <w:sz w:val="24"/>
              <w:szCs w:val="24"/>
            </w:rPr>
            <w:tab/>
          </w:r>
          <w:r w:rsidDel="003E577E">
            <w:rPr>
              <w:noProof/>
            </w:rPr>
            <w:delText>Data Protocol between Workers: the Data Plane Protocol</w:delText>
          </w:r>
          <w:r w:rsidDel="003E577E">
            <w:rPr>
              <w:noProof/>
            </w:rPr>
            <w:tab/>
          </w:r>
          <w:r w:rsidR="0094753D" w:rsidDel="003E577E">
            <w:rPr>
              <w:b w:val="0"/>
              <w:noProof/>
            </w:rPr>
            <w:fldChar w:fldCharType="begin"/>
          </w:r>
          <w:r w:rsidDel="003E577E">
            <w:rPr>
              <w:noProof/>
            </w:rPr>
            <w:delInstrText xml:space="preserve"> PAGEREF _Toc88206058 \h </w:delInstrText>
          </w:r>
        </w:del>
      </w:ins>
      <w:r w:rsidR="00D454E5" w:rsidRPr="0094753D">
        <w:rPr>
          <w:noProof/>
        </w:rPr>
      </w:r>
      <w:del w:id="1801" w:author="Jim Kulp" w:date="2010-01-25T18:52:00Z">
        <w:r w:rsidR="0094753D" w:rsidDel="003E577E">
          <w:rPr>
            <w:b w:val="0"/>
            <w:noProof/>
          </w:rPr>
          <w:fldChar w:fldCharType="end"/>
        </w:r>
      </w:del>
    </w:p>
    <w:p w:rsidR="00D76AB2" w:rsidDel="003E577E" w:rsidRDefault="00D76AB2">
      <w:pPr>
        <w:pStyle w:val="TOC2"/>
        <w:numPr>
          <w:ins w:id="1802" w:author="James Kulp" w:date="2008-11-13T14:31:00Z"/>
        </w:numPr>
        <w:tabs>
          <w:tab w:val="left" w:pos="529"/>
          <w:tab w:val="right" w:leader="dot" w:pos="9350"/>
        </w:tabs>
        <w:rPr>
          <w:ins w:id="1803" w:author="James Kulp" w:date="2008-11-13T14:31:00Z"/>
          <w:del w:id="1804" w:author="Jim Kulp" w:date="2010-01-25T18:52:00Z"/>
          <w:rFonts w:eastAsiaTheme="minorEastAsia" w:cstheme="minorBidi"/>
          <w:noProof/>
          <w:sz w:val="24"/>
          <w:szCs w:val="24"/>
        </w:rPr>
      </w:pPr>
      <w:ins w:id="1805" w:author="James Kulp" w:date="2008-11-13T14:31:00Z">
        <w:del w:id="1806" w:author="Jim Kulp" w:date="2010-01-25T18:52:00Z">
          <w:r w:rsidDel="003E577E">
            <w:rPr>
              <w:noProof/>
            </w:rPr>
            <w:delText>4.2</w:delText>
          </w:r>
          <w:r w:rsidDel="003E577E">
            <w:rPr>
              <w:rFonts w:eastAsiaTheme="minorEastAsia" w:cstheme="minorBidi"/>
              <w:noProof/>
              <w:sz w:val="24"/>
              <w:szCs w:val="24"/>
            </w:rPr>
            <w:tab/>
          </w:r>
          <w:r w:rsidDel="003E577E">
            <w:rPr>
              <w:noProof/>
            </w:rPr>
            <w:delText>Worker Data Interfaces Attribute Summary</w:delText>
          </w:r>
          <w:r w:rsidDel="003E577E">
            <w:rPr>
              <w:noProof/>
            </w:rPr>
            <w:tab/>
          </w:r>
          <w:r w:rsidR="0094753D" w:rsidDel="003E577E">
            <w:rPr>
              <w:b w:val="0"/>
              <w:noProof/>
            </w:rPr>
            <w:fldChar w:fldCharType="begin"/>
          </w:r>
          <w:r w:rsidDel="003E577E">
            <w:rPr>
              <w:noProof/>
            </w:rPr>
            <w:delInstrText xml:space="preserve"> PAGEREF _Toc88206059 \h </w:delInstrText>
          </w:r>
        </w:del>
      </w:ins>
      <w:r w:rsidR="00D454E5" w:rsidRPr="0094753D">
        <w:rPr>
          <w:noProof/>
        </w:rPr>
      </w:r>
      <w:del w:id="1807" w:author="Jim Kulp" w:date="2010-01-25T18:52:00Z">
        <w:r w:rsidR="0094753D" w:rsidDel="003E577E">
          <w:rPr>
            <w:b w:val="0"/>
            <w:noProof/>
          </w:rPr>
          <w:fldChar w:fldCharType="end"/>
        </w:r>
      </w:del>
    </w:p>
    <w:p w:rsidR="00D76AB2" w:rsidDel="003E577E" w:rsidRDefault="00D76AB2">
      <w:pPr>
        <w:pStyle w:val="TOC2"/>
        <w:numPr>
          <w:ins w:id="1808" w:author="James Kulp" w:date="2008-11-13T14:31:00Z"/>
        </w:numPr>
        <w:tabs>
          <w:tab w:val="left" w:pos="529"/>
          <w:tab w:val="right" w:leader="dot" w:pos="9350"/>
        </w:tabs>
        <w:rPr>
          <w:ins w:id="1809" w:author="James Kulp" w:date="2008-11-13T14:31:00Z"/>
          <w:del w:id="1810" w:author="Jim Kulp" w:date="2010-01-25T18:52:00Z"/>
          <w:rFonts w:eastAsiaTheme="minorEastAsia" w:cstheme="minorBidi"/>
          <w:noProof/>
          <w:sz w:val="24"/>
          <w:szCs w:val="24"/>
        </w:rPr>
      </w:pPr>
      <w:ins w:id="1811" w:author="James Kulp" w:date="2008-11-13T14:31:00Z">
        <w:del w:id="1812" w:author="Jim Kulp" w:date="2010-01-25T18:52:00Z">
          <w:r w:rsidDel="003E577E">
            <w:rPr>
              <w:noProof/>
            </w:rPr>
            <w:delText>4.3</w:delText>
          </w:r>
          <w:r w:rsidDel="003E577E">
            <w:rPr>
              <w:rFonts w:eastAsiaTheme="minorEastAsia" w:cstheme="minorBidi"/>
              <w:noProof/>
              <w:sz w:val="24"/>
              <w:szCs w:val="24"/>
            </w:rPr>
            <w:tab/>
          </w:r>
          <w:r w:rsidDel="003E577E">
            <w:rPr>
              <w:noProof/>
            </w:rPr>
            <w:delText>Worker Data Interfaces Attribute Details</w:delText>
          </w:r>
          <w:r w:rsidDel="003E577E">
            <w:rPr>
              <w:noProof/>
            </w:rPr>
            <w:tab/>
          </w:r>
          <w:r w:rsidR="0094753D" w:rsidDel="003E577E">
            <w:rPr>
              <w:b w:val="0"/>
              <w:noProof/>
            </w:rPr>
            <w:fldChar w:fldCharType="begin"/>
          </w:r>
          <w:r w:rsidDel="003E577E">
            <w:rPr>
              <w:noProof/>
            </w:rPr>
            <w:delInstrText xml:space="preserve"> PAGEREF _Toc88206060 \h </w:delInstrText>
          </w:r>
        </w:del>
      </w:ins>
      <w:r w:rsidR="00D454E5" w:rsidRPr="0094753D">
        <w:rPr>
          <w:noProof/>
        </w:rPr>
      </w:r>
      <w:del w:id="1813" w:author="Jim Kulp" w:date="2010-01-25T18:52:00Z">
        <w:r w:rsidR="0094753D" w:rsidDel="003E577E">
          <w:rPr>
            <w:b w:val="0"/>
            <w:noProof/>
          </w:rPr>
          <w:fldChar w:fldCharType="end"/>
        </w:r>
      </w:del>
    </w:p>
    <w:p w:rsidR="00D76AB2" w:rsidDel="003E577E" w:rsidRDefault="00D76AB2">
      <w:pPr>
        <w:pStyle w:val="TOC2"/>
        <w:numPr>
          <w:ins w:id="1814" w:author="James Kulp" w:date="2008-11-13T14:31:00Z"/>
        </w:numPr>
        <w:tabs>
          <w:tab w:val="left" w:pos="529"/>
          <w:tab w:val="right" w:leader="dot" w:pos="9350"/>
        </w:tabs>
        <w:rPr>
          <w:ins w:id="1815" w:author="James Kulp" w:date="2008-11-13T14:31:00Z"/>
          <w:del w:id="1816" w:author="Jim Kulp" w:date="2010-01-25T18:52:00Z"/>
          <w:rFonts w:eastAsiaTheme="minorEastAsia" w:cstheme="minorBidi"/>
          <w:noProof/>
          <w:sz w:val="24"/>
          <w:szCs w:val="24"/>
        </w:rPr>
      </w:pPr>
      <w:ins w:id="1817" w:author="James Kulp" w:date="2008-11-13T14:31:00Z">
        <w:del w:id="1818" w:author="Jim Kulp" w:date="2010-01-25T18:52:00Z">
          <w:r w:rsidDel="003E577E">
            <w:rPr>
              <w:noProof/>
            </w:rPr>
            <w:delText>4.4</w:delText>
          </w:r>
          <w:r w:rsidDel="003E577E">
            <w:rPr>
              <w:rFonts w:eastAsiaTheme="minorEastAsia" w:cstheme="minorBidi"/>
              <w:noProof/>
              <w:sz w:val="24"/>
              <w:szCs w:val="24"/>
            </w:rPr>
            <w:tab/>
          </w:r>
          <w:r w:rsidDel="003E577E">
            <w:rPr>
              <w:noProof/>
            </w:rPr>
            <w:delText>Worker Data Interface OCP Profiles</w:delText>
          </w:r>
          <w:r w:rsidDel="003E577E">
            <w:rPr>
              <w:noProof/>
            </w:rPr>
            <w:tab/>
          </w:r>
          <w:r w:rsidR="0094753D" w:rsidDel="003E577E">
            <w:rPr>
              <w:b w:val="0"/>
              <w:noProof/>
            </w:rPr>
            <w:fldChar w:fldCharType="begin"/>
          </w:r>
          <w:r w:rsidDel="003E577E">
            <w:rPr>
              <w:noProof/>
            </w:rPr>
            <w:delInstrText xml:space="preserve"> PAGEREF _Toc88206061 \h </w:delInstrText>
          </w:r>
        </w:del>
      </w:ins>
      <w:r w:rsidR="00D454E5" w:rsidRPr="0094753D">
        <w:rPr>
          <w:noProof/>
        </w:rPr>
      </w:r>
      <w:del w:id="1819" w:author="Jim Kulp" w:date="2010-01-25T18:52:00Z">
        <w:r w:rsidR="0094753D" w:rsidDel="003E577E">
          <w:rPr>
            <w:b w:val="0"/>
            <w:noProof/>
          </w:rPr>
          <w:fldChar w:fldCharType="end"/>
        </w:r>
      </w:del>
    </w:p>
    <w:p w:rsidR="00D76AB2" w:rsidDel="003E577E" w:rsidRDefault="00D76AB2">
      <w:pPr>
        <w:pStyle w:val="TOC1"/>
        <w:numPr>
          <w:ins w:id="1820" w:author="James Kulp" w:date="2008-11-13T14:31:00Z"/>
        </w:numPr>
        <w:tabs>
          <w:tab w:val="left" w:pos="362"/>
          <w:tab w:val="right" w:leader="dot" w:pos="9350"/>
        </w:tabs>
        <w:rPr>
          <w:ins w:id="1821" w:author="James Kulp" w:date="2008-11-13T14:31:00Z"/>
          <w:del w:id="1822" w:author="Jim Kulp" w:date="2010-01-25T18:52:00Z"/>
          <w:rFonts w:eastAsiaTheme="minorEastAsia" w:cstheme="minorBidi"/>
          <w:b w:val="0"/>
          <w:noProof/>
        </w:rPr>
      </w:pPr>
      <w:ins w:id="1823" w:author="James Kulp" w:date="2008-11-13T14:31:00Z">
        <w:del w:id="1824" w:author="Jim Kulp" w:date="2010-01-25T18:52:00Z">
          <w:r w:rsidDel="003E577E">
            <w:rPr>
              <w:noProof/>
            </w:rPr>
            <w:delText>5</w:delText>
          </w:r>
          <w:r w:rsidDel="003E577E">
            <w:rPr>
              <w:rFonts w:eastAsiaTheme="minorEastAsia" w:cstheme="minorBidi"/>
              <w:b w:val="0"/>
              <w:noProof/>
            </w:rPr>
            <w:tab/>
          </w:r>
          <w:r w:rsidDel="003E577E">
            <w:rPr>
              <w:noProof/>
            </w:rPr>
            <w:delText>Data Widths and Byte Enables in WSI, WMI, and WMemI profiles</w:delText>
          </w:r>
          <w:r w:rsidDel="003E577E">
            <w:rPr>
              <w:noProof/>
            </w:rPr>
            <w:tab/>
          </w:r>
          <w:r w:rsidR="0094753D" w:rsidDel="003E577E">
            <w:rPr>
              <w:b w:val="0"/>
              <w:noProof/>
            </w:rPr>
            <w:fldChar w:fldCharType="begin"/>
          </w:r>
          <w:r w:rsidDel="003E577E">
            <w:rPr>
              <w:noProof/>
            </w:rPr>
            <w:delInstrText xml:space="preserve"> PAGEREF _Toc88206062 \h </w:delInstrText>
          </w:r>
        </w:del>
      </w:ins>
      <w:r w:rsidR="00D454E5" w:rsidRPr="0094753D">
        <w:rPr>
          <w:noProof/>
        </w:rPr>
      </w:r>
      <w:del w:id="1825" w:author="Jim Kulp" w:date="2010-01-25T18:52:00Z">
        <w:r w:rsidR="0094753D" w:rsidDel="003E577E">
          <w:rPr>
            <w:b w:val="0"/>
            <w:noProof/>
          </w:rPr>
          <w:fldChar w:fldCharType="end"/>
        </w:r>
      </w:del>
    </w:p>
    <w:p w:rsidR="00D76AB2" w:rsidDel="003E577E" w:rsidRDefault="00D76AB2">
      <w:pPr>
        <w:pStyle w:val="TOC2"/>
        <w:numPr>
          <w:ins w:id="1826" w:author="James Kulp" w:date="2008-11-13T14:31:00Z"/>
        </w:numPr>
        <w:tabs>
          <w:tab w:val="left" w:pos="529"/>
          <w:tab w:val="right" w:leader="dot" w:pos="9350"/>
        </w:tabs>
        <w:rPr>
          <w:ins w:id="1827" w:author="James Kulp" w:date="2008-11-13T14:31:00Z"/>
          <w:del w:id="1828" w:author="Jim Kulp" w:date="2010-01-25T18:52:00Z"/>
          <w:rFonts w:eastAsiaTheme="minorEastAsia" w:cstheme="minorBidi"/>
          <w:noProof/>
          <w:sz w:val="24"/>
          <w:szCs w:val="24"/>
        </w:rPr>
      </w:pPr>
      <w:ins w:id="1829" w:author="James Kulp" w:date="2008-11-13T14:31:00Z">
        <w:del w:id="1830" w:author="Jim Kulp" w:date="2010-01-25T18:52:00Z">
          <w:r w:rsidDel="003E577E">
            <w:rPr>
              <w:noProof/>
            </w:rPr>
            <w:delText>5.1</w:delText>
          </w:r>
          <w:r w:rsidDel="003E577E">
            <w:rPr>
              <w:rFonts w:eastAsiaTheme="minorEastAsia" w:cstheme="minorBidi"/>
              <w:noProof/>
              <w:sz w:val="24"/>
              <w:szCs w:val="24"/>
            </w:rPr>
            <w:tab/>
          </w:r>
          <w:r w:rsidDel="003E577E">
            <w:rPr>
              <w:noProof/>
            </w:rPr>
            <w:delText>DataWidth equals ByteWidth</w:delText>
          </w:r>
          <w:r w:rsidDel="003E577E">
            <w:rPr>
              <w:noProof/>
            </w:rPr>
            <w:tab/>
          </w:r>
          <w:r w:rsidR="0094753D" w:rsidDel="003E577E">
            <w:rPr>
              <w:b w:val="0"/>
              <w:noProof/>
            </w:rPr>
            <w:fldChar w:fldCharType="begin"/>
          </w:r>
          <w:r w:rsidDel="003E577E">
            <w:rPr>
              <w:noProof/>
            </w:rPr>
            <w:delInstrText xml:space="preserve"> PAGEREF _Toc88206063 \h </w:delInstrText>
          </w:r>
        </w:del>
      </w:ins>
      <w:r w:rsidR="00D454E5" w:rsidRPr="0094753D">
        <w:rPr>
          <w:noProof/>
        </w:rPr>
      </w:r>
      <w:del w:id="1831" w:author="Jim Kulp" w:date="2010-01-25T18:52:00Z">
        <w:r w:rsidR="0094753D" w:rsidDel="003E577E">
          <w:rPr>
            <w:b w:val="0"/>
            <w:noProof/>
          </w:rPr>
          <w:fldChar w:fldCharType="end"/>
        </w:r>
      </w:del>
    </w:p>
    <w:p w:rsidR="00D76AB2" w:rsidDel="003E577E" w:rsidRDefault="00D76AB2">
      <w:pPr>
        <w:pStyle w:val="TOC2"/>
        <w:numPr>
          <w:ins w:id="1832" w:author="James Kulp" w:date="2008-11-13T14:31:00Z"/>
        </w:numPr>
        <w:tabs>
          <w:tab w:val="left" w:pos="529"/>
          <w:tab w:val="right" w:leader="dot" w:pos="9350"/>
        </w:tabs>
        <w:rPr>
          <w:ins w:id="1833" w:author="James Kulp" w:date="2008-11-13T14:31:00Z"/>
          <w:del w:id="1834" w:author="Jim Kulp" w:date="2010-01-25T18:52:00Z"/>
          <w:rFonts w:eastAsiaTheme="minorEastAsia" w:cstheme="minorBidi"/>
          <w:noProof/>
          <w:sz w:val="24"/>
          <w:szCs w:val="24"/>
        </w:rPr>
      </w:pPr>
      <w:ins w:id="1835" w:author="James Kulp" w:date="2008-11-13T14:31:00Z">
        <w:del w:id="1836" w:author="Jim Kulp" w:date="2010-01-25T18:52:00Z">
          <w:r w:rsidDel="003E577E">
            <w:rPr>
              <w:noProof/>
            </w:rPr>
            <w:delText>5.2</w:delText>
          </w:r>
          <w:r w:rsidDel="003E577E">
            <w:rPr>
              <w:rFonts w:eastAsiaTheme="minorEastAsia" w:cstheme="minorBidi"/>
              <w:noProof/>
              <w:sz w:val="24"/>
              <w:szCs w:val="24"/>
            </w:rPr>
            <w:tab/>
          </w:r>
          <w:r w:rsidDel="003E577E">
            <w:rPr>
              <w:noProof/>
            </w:rPr>
            <w:delText>DataWidth is a multiple of ByteWidth, and ByteWidth is 8 (bytes are octets)</w:delText>
          </w:r>
          <w:r w:rsidDel="003E577E">
            <w:rPr>
              <w:noProof/>
            </w:rPr>
            <w:tab/>
          </w:r>
          <w:r w:rsidR="0094753D" w:rsidDel="003E577E">
            <w:rPr>
              <w:b w:val="0"/>
              <w:noProof/>
            </w:rPr>
            <w:fldChar w:fldCharType="begin"/>
          </w:r>
          <w:r w:rsidDel="003E577E">
            <w:rPr>
              <w:noProof/>
            </w:rPr>
            <w:delInstrText xml:space="preserve"> PAGEREF _Toc88206064 \h </w:delInstrText>
          </w:r>
        </w:del>
      </w:ins>
      <w:r w:rsidR="00D454E5" w:rsidRPr="0094753D">
        <w:rPr>
          <w:noProof/>
        </w:rPr>
      </w:r>
      <w:del w:id="1837" w:author="Jim Kulp" w:date="2010-01-25T18:52:00Z">
        <w:r w:rsidR="0094753D" w:rsidDel="003E577E">
          <w:rPr>
            <w:b w:val="0"/>
            <w:noProof/>
          </w:rPr>
          <w:fldChar w:fldCharType="end"/>
        </w:r>
      </w:del>
    </w:p>
    <w:p w:rsidR="00D76AB2" w:rsidDel="003E577E" w:rsidRDefault="00D76AB2">
      <w:pPr>
        <w:pStyle w:val="TOC2"/>
        <w:numPr>
          <w:ins w:id="1838" w:author="James Kulp" w:date="2008-11-13T14:31:00Z"/>
        </w:numPr>
        <w:tabs>
          <w:tab w:val="left" w:pos="529"/>
          <w:tab w:val="right" w:leader="dot" w:pos="9350"/>
        </w:tabs>
        <w:rPr>
          <w:ins w:id="1839" w:author="James Kulp" w:date="2008-11-13T14:31:00Z"/>
          <w:del w:id="1840" w:author="Jim Kulp" w:date="2010-01-25T18:52:00Z"/>
          <w:rFonts w:eastAsiaTheme="minorEastAsia" w:cstheme="minorBidi"/>
          <w:noProof/>
          <w:sz w:val="24"/>
          <w:szCs w:val="24"/>
        </w:rPr>
      </w:pPr>
      <w:ins w:id="1841" w:author="James Kulp" w:date="2008-11-13T14:31:00Z">
        <w:del w:id="1842" w:author="Jim Kulp" w:date="2010-01-25T18:52:00Z">
          <w:r w:rsidDel="003E577E">
            <w:rPr>
              <w:noProof/>
            </w:rPr>
            <w:delText>5.3</w:delText>
          </w:r>
          <w:r w:rsidDel="003E577E">
            <w:rPr>
              <w:rFonts w:eastAsiaTheme="minorEastAsia" w:cstheme="minorBidi"/>
              <w:noProof/>
              <w:sz w:val="24"/>
              <w:szCs w:val="24"/>
            </w:rPr>
            <w:tab/>
          </w:r>
          <w:r w:rsidDel="003E577E">
            <w:rPr>
              <w:noProof/>
            </w:rPr>
            <w:delText>DataWidth is a multiple of ByteWidth, and ByteWidth is greater than 8</w:delText>
          </w:r>
          <w:r w:rsidDel="003E577E">
            <w:rPr>
              <w:noProof/>
            </w:rPr>
            <w:tab/>
          </w:r>
          <w:r w:rsidR="0094753D" w:rsidDel="003E577E">
            <w:rPr>
              <w:b w:val="0"/>
              <w:noProof/>
            </w:rPr>
            <w:fldChar w:fldCharType="begin"/>
          </w:r>
          <w:r w:rsidDel="003E577E">
            <w:rPr>
              <w:noProof/>
            </w:rPr>
            <w:delInstrText xml:space="preserve"> PAGEREF _Toc88206065 \h </w:delInstrText>
          </w:r>
        </w:del>
      </w:ins>
      <w:r w:rsidR="00D454E5" w:rsidRPr="0094753D">
        <w:rPr>
          <w:noProof/>
        </w:rPr>
      </w:r>
      <w:del w:id="1843" w:author="Jim Kulp" w:date="2010-01-25T18:52:00Z">
        <w:r w:rsidR="0094753D" w:rsidDel="003E577E">
          <w:rPr>
            <w:b w:val="0"/>
            <w:noProof/>
          </w:rPr>
          <w:fldChar w:fldCharType="end"/>
        </w:r>
      </w:del>
    </w:p>
    <w:p w:rsidR="00D76AB2" w:rsidDel="003E577E" w:rsidRDefault="00D76AB2">
      <w:pPr>
        <w:pStyle w:val="TOC1"/>
        <w:numPr>
          <w:ins w:id="1844" w:author="James Kulp" w:date="2008-11-13T14:31:00Z"/>
        </w:numPr>
        <w:tabs>
          <w:tab w:val="left" w:pos="362"/>
          <w:tab w:val="right" w:leader="dot" w:pos="9350"/>
        </w:tabs>
        <w:rPr>
          <w:ins w:id="1845" w:author="James Kulp" w:date="2008-11-13T14:31:00Z"/>
          <w:del w:id="1846" w:author="Jim Kulp" w:date="2010-01-25T18:52:00Z"/>
          <w:rFonts w:eastAsiaTheme="minorEastAsia" w:cstheme="minorBidi"/>
          <w:b w:val="0"/>
          <w:noProof/>
        </w:rPr>
      </w:pPr>
      <w:ins w:id="1847" w:author="James Kulp" w:date="2008-11-13T14:31:00Z">
        <w:del w:id="1848" w:author="Jim Kulp" w:date="2010-01-25T18:52:00Z">
          <w:r w:rsidDel="003E577E">
            <w:rPr>
              <w:noProof/>
            </w:rPr>
            <w:delText>6</w:delText>
          </w:r>
          <w:r w:rsidDel="003E577E">
            <w:rPr>
              <w:rFonts w:eastAsiaTheme="minorEastAsia" w:cstheme="minorBidi"/>
              <w:b w:val="0"/>
              <w:noProof/>
            </w:rPr>
            <w:tab/>
          </w:r>
          <w:r w:rsidDel="003E577E">
            <w:rPr>
              <w:noProof/>
            </w:rPr>
            <w:delText>Worker Streaming Interface (WSI)</w:delText>
          </w:r>
          <w:r w:rsidDel="003E577E">
            <w:rPr>
              <w:noProof/>
            </w:rPr>
            <w:tab/>
          </w:r>
          <w:r w:rsidR="0094753D" w:rsidDel="003E577E">
            <w:rPr>
              <w:b w:val="0"/>
              <w:noProof/>
            </w:rPr>
            <w:fldChar w:fldCharType="begin"/>
          </w:r>
          <w:r w:rsidDel="003E577E">
            <w:rPr>
              <w:noProof/>
            </w:rPr>
            <w:delInstrText xml:space="preserve"> PAGEREF _Toc88206066 \h </w:delInstrText>
          </w:r>
        </w:del>
      </w:ins>
      <w:r w:rsidR="00D454E5" w:rsidRPr="0094753D">
        <w:rPr>
          <w:noProof/>
        </w:rPr>
      </w:r>
      <w:del w:id="1849" w:author="Jim Kulp" w:date="2010-01-25T18:52:00Z">
        <w:r w:rsidR="0094753D" w:rsidDel="003E577E">
          <w:rPr>
            <w:b w:val="0"/>
            <w:noProof/>
          </w:rPr>
          <w:fldChar w:fldCharType="end"/>
        </w:r>
      </w:del>
    </w:p>
    <w:p w:rsidR="00D76AB2" w:rsidDel="003E577E" w:rsidRDefault="00D76AB2">
      <w:pPr>
        <w:pStyle w:val="TOC2"/>
        <w:numPr>
          <w:ins w:id="1850" w:author="James Kulp" w:date="2008-11-13T14:31:00Z"/>
        </w:numPr>
        <w:tabs>
          <w:tab w:val="left" w:pos="529"/>
          <w:tab w:val="right" w:leader="dot" w:pos="9350"/>
        </w:tabs>
        <w:rPr>
          <w:ins w:id="1851" w:author="James Kulp" w:date="2008-11-13T14:31:00Z"/>
          <w:del w:id="1852" w:author="Jim Kulp" w:date="2010-01-25T18:52:00Z"/>
          <w:rFonts w:eastAsiaTheme="minorEastAsia" w:cstheme="minorBidi"/>
          <w:noProof/>
          <w:sz w:val="24"/>
          <w:szCs w:val="24"/>
        </w:rPr>
      </w:pPr>
      <w:ins w:id="1853" w:author="James Kulp" w:date="2008-11-13T14:31:00Z">
        <w:del w:id="1854" w:author="Jim Kulp" w:date="2010-01-25T18:52:00Z">
          <w:r w:rsidDel="003E577E">
            <w:rPr>
              <w:noProof/>
            </w:rPr>
            <w:delText>6.1</w:delText>
          </w:r>
          <w:r w:rsidDel="003E577E">
            <w:rPr>
              <w:rFonts w:eastAsiaTheme="minorEastAsia" w:cstheme="minorBidi"/>
              <w:noProof/>
              <w:sz w:val="24"/>
              <w:szCs w:val="24"/>
            </w:rPr>
            <w:tab/>
          </w:r>
          <w:r w:rsidDel="003E577E">
            <w:rPr>
              <w:noProof/>
            </w:rPr>
            <w:delText>WSI Motivation</w:delText>
          </w:r>
          <w:r w:rsidDel="003E577E">
            <w:rPr>
              <w:noProof/>
            </w:rPr>
            <w:tab/>
          </w:r>
          <w:r w:rsidR="0094753D" w:rsidDel="003E577E">
            <w:rPr>
              <w:b w:val="0"/>
              <w:noProof/>
            </w:rPr>
            <w:fldChar w:fldCharType="begin"/>
          </w:r>
          <w:r w:rsidDel="003E577E">
            <w:rPr>
              <w:noProof/>
            </w:rPr>
            <w:delInstrText xml:space="preserve"> PAGEREF _Toc88206067 \h </w:delInstrText>
          </w:r>
        </w:del>
      </w:ins>
      <w:r w:rsidR="00D454E5" w:rsidRPr="0094753D">
        <w:rPr>
          <w:noProof/>
        </w:rPr>
      </w:r>
      <w:del w:id="1855" w:author="Jim Kulp" w:date="2010-01-25T18:52:00Z">
        <w:r w:rsidR="0094753D" w:rsidDel="003E577E">
          <w:rPr>
            <w:b w:val="0"/>
            <w:noProof/>
          </w:rPr>
          <w:fldChar w:fldCharType="end"/>
        </w:r>
      </w:del>
    </w:p>
    <w:p w:rsidR="00D76AB2" w:rsidDel="003E577E" w:rsidRDefault="00D76AB2">
      <w:pPr>
        <w:pStyle w:val="TOC2"/>
        <w:numPr>
          <w:ins w:id="1856" w:author="James Kulp" w:date="2008-11-13T14:31:00Z"/>
        </w:numPr>
        <w:tabs>
          <w:tab w:val="left" w:pos="529"/>
          <w:tab w:val="right" w:leader="dot" w:pos="9350"/>
        </w:tabs>
        <w:rPr>
          <w:ins w:id="1857" w:author="James Kulp" w:date="2008-11-13T14:31:00Z"/>
          <w:del w:id="1858" w:author="Jim Kulp" w:date="2010-01-25T18:52:00Z"/>
          <w:rFonts w:eastAsiaTheme="minorEastAsia" w:cstheme="minorBidi"/>
          <w:noProof/>
          <w:sz w:val="24"/>
          <w:szCs w:val="24"/>
        </w:rPr>
      </w:pPr>
      <w:ins w:id="1859" w:author="James Kulp" w:date="2008-11-13T14:31:00Z">
        <w:del w:id="1860" w:author="Jim Kulp" w:date="2010-01-25T18:52:00Z">
          <w:r w:rsidDel="003E577E">
            <w:rPr>
              <w:noProof/>
            </w:rPr>
            <w:delText>6.2</w:delText>
          </w:r>
          <w:r w:rsidDel="003E577E">
            <w:rPr>
              <w:rFonts w:eastAsiaTheme="minorEastAsia" w:cstheme="minorBidi"/>
              <w:noProof/>
              <w:sz w:val="24"/>
              <w:szCs w:val="24"/>
            </w:rPr>
            <w:tab/>
          </w:r>
          <w:r w:rsidDel="003E577E">
            <w:rPr>
              <w:noProof/>
            </w:rPr>
            <w:delText>WSI Overview</w:delText>
          </w:r>
          <w:r w:rsidDel="003E577E">
            <w:rPr>
              <w:noProof/>
            </w:rPr>
            <w:tab/>
          </w:r>
          <w:r w:rsidR="0094753D" w:rsidDel="003E577E">
            <w:rPr>
              <w:b w:val="0"/>
              <w:noProof/>
            </w:rPr>
            <w:fldChar w:fldCharType="begin"/>
          </w:r>
          <w:r w:rsidDel="003E577E">
            <w:rPr>
              <w:noProof/>
            </w:rPr>
            <w:delInstrText xml:space="preserve"> PAGEREF _Toc88206068 \h </w:delInstrText>
          </w:r>
        </w:del>
      </w:ins>
      <w:r w:rsidR="00D454E5" w:rsidRPr="0094753D">
        <w:rPr>
          <w:noProof/>
        </w:rPr>
      </w:r>
      <w:del w:id="1861" w:author="Jim Kulp" w:date="2010-01-25T18:52:00Z">
        <w:r w:rsidR="0094753D" w:rsidDel="003E577E">
          <w:rPr>
            <w:b w:val="0"/>
            <w:noProof/>
          </w:rPr>
          <w:fldChar w:fldCharType="end"/>
        </w:r>
      </w:del>
    </w:p>
    <w:p w:rsidR="00D76AB2" w:rsidDel="003E577E" w:rsidRDefault="00D76AB2">
      <w:pPr>
        <w:pStyle w:val="TOC2"/>
        <w:numPr>
          <w:ins w:id="1862" w:author="James Kulp" w:date="2008-11-13T14:31:00Z"/>
        </w:numPr>
        <w:tabs>
          <w:tab w:val="left" w:pos="529"/>
          <w:tab w:val="right" w:leader="dot" w:pos="9350"/>
        </w:tabs>
        <w:rPr>
          <w:ins w:id="1863" w:author="James Kulp" w:date="2008-11-13T14:31:00Z"/>
          <w:del w:id="1864" w:author="Jim Kulp" w:date="2010-01-25T18:52:00Z"/>
          <w:rFonts w:eastAsiaTheme="minorEastAsia" w:cstheme="minorBidi"/>
          <w:noProof/>
          <w:sz w:val="24"/>
          <w:szCs w:val="24"/>
        </w:rPr>
      </w:pPr>
      <w:ins w:id="1865" w:author="James Kulp" w:date="2008-11-13T14:31:00Z">
        <w:del w:id="1866" w:author="Jim Kulp" w:date="2010-01-25T18:52:00Z">
          <w:r w:rsidDel="003E577E">
            <w:rPr>
              <w:noProof/>
            </w:rPr>
            <w:delText>6.3</w:delText>
          </w:r>
          <w:r w:rsidDel="003E577E">
            <w:rPr>
              <w:rFonts w:eastAsiaTheme="minorEastAsia" w:cstheme="minorBidi"/>
              <w:noProof/>
              <w:sz w:val="24"/>
              <w:szCs w:val="24"/>
            </w:rPr>
            <w:tab/>
          </w:r>
          <w:r w:rsidDel="003E577E">
            <w:rPr>
              <w:noProof/>
            </w:rPr>
            <w:delText>WSI Attributes</w:delText>
          </w:r>
          <w:r w:rsidDel="003E577E">
            <w:rPr>
              <w:noProof/>
            </w:rPr>
            <w:tab/>
          </w:r>
          <w:r w:rsidR="0094753D" w:rsidDel="003E577E">
            <w:rPr>
              <w:b w:val="0"/>
              <w:noProof/>
            </w:rPr>
            <w:fldChar w:fldCharType="begin"/>
          </w:r>
          <w:r w:rsidDel="003E577E">
            <w:rPr>
              <w:noProof/>
            </w:rPr>
            <w:delInstrText xml:space="preserve"> PAGEREF _Toc88206069 \h </w:delInstrText>
          </w:r>
        </w:del>
      </w:ins>
      <w:r w:rsidR="00D454E5" w:rsidRPr="0094753D">
        <w:rPr>
          <w:noProof/>
        </w:rPr>
      </w:r>
      <w:del w:id="1867" w:author="Jim Kulp" w:date="2010-01-25T18:52:00Z">
        <w:r w:rsidR="0094753D" w:rsidDel="003E577E">
          <w:rPr>
            <w:b w:val="0"/>
            <w:noProof/>
          </w:rPr>
          <w:fldChar w:fldCharType="end"/>
        </w:r>
      </w:del>
    </w:p>
    <w:p w:rsidR="00D76AB2" w:rsidDel="003E577E" w:rsidRDefault="00D76AB2">
      <w:pPr>
        <w:pStyle w:val="TOC2"/>
        <w:numPr>
          <w:ins w:id="1868" w:author="James Kulp" w:date="2008-11-13T14:31:00Z"/>
        </w:numPr>
        <w:tabs>
          <w:tab w:val="left" w:pos="529"/>
          <w:tab w:val="right" w:leader="dot" w:pos="9350"/>
        </w:tabs>
        <w:rPr>
          <w:ins w:id="1869" w:author="James Kulp" w:date="2008-11-13T14:31:00Z"/>
          <w:del w:id="1870" w:author="Jim Kulp" w:date="2010-01-25T18:52:00Z"/>
          <w:rFonts w:eastAsiaTheme="minorEastAsia" w:cstheme="minorBidi"/>
          <w:noProof/>
          <w:sz w:val="24"/>
          <w:szCs w:val="24"/>
        </w:rPr>
      </w:pPr>
      <w:ins w:id="1871" w:author="James Kulp" w:date="2008-11-13T14:31:00Z">
        <w:del w:id="1872" w:author="Jim Kulp" w:date="2010-01-25T18:52:00Z">
          <w:r w:rsidDel="003E577E">
            <w:rPr>
              <w:noProof/>
            </w:rPr>
            <w:delText>6.4</w:delText>
          </w:r>
          <w:r w:rsidDel="003E577E">
            <w:rPr>
              <w:rFonts w:eastAsiaTheme="minorEastAsia" w:cstheme="minorBidi"/>
              <w:noProof/>
              <w:sz w:val="24"/>
              <w:szCs w:val="24"/>
            </w:rPr>
            <w:tab/>
          </w:r>
          <w:r w:rsidDel="003E577E">
            <w:rPr>
              <w:noProof/>
            </w:rPr>
            <w:delText>WSI OCP Profile/Configuration Parameters</w:delText>
          </w:r>
          <w:r w:rsidDel="003E577E">
            <w:rPr>
              <w:noProof/>
            </w:rPr>
            <w:tab/>
          </w:r>
          <w:r w:rsidR="0094753D" w:rsidDel="003E577E">
            <w:rPr>
              <w:b w:val="0"/>
              <w:noProof/>
            </w:rPr>
            <w:fldChar w:fldCharType="begin"/>
          </w:r>
          <w:r w:rsidDel="003E577E">
            <w:rPr>
              <w:noProof/>
            </w:rPr>
            <w:delInstrText xml:space="preserve"> PAGEREF _Toc88206070 \h </w:delInstrText>
          </w:r>
        </w:del>
      </w:ins>
      <w:r w:rsidR="00D454E5" w:rsidRPr="0094753D">
        <w:rPr>
          <w:noProof/>
        </w:rPr>
      </w:r>
      <w:del w:id="1873" w:author="Jim Kulp" w:date="2010-01-25T18:52:00Z">
        <w:r w:rsidR="0094753D" w:rsidDel="003E577E">
          <w:rPr>
            <w:b w:val="0"/>
            <w:noProof/>
          </w:rPr>
          <w:fldChar w:fldCharType="end"/>
        </w:r>
      </w:del>
    </w:p>
    <w:p w:rsidR="00D76AB2" w:rsidDel="003E577E" w:rsidRDefault="00D76AB2">
      <w:pPr>
        <w:pStyle w:val="TOC2"/>
        <w:numPr>
          <w:ins w:id="1874" w:author="James Kulp" w:date="2008-11-13T14:31:00Z"/>
        </w:numPr>
        <w:tabs>
          <w:tab w:val="left" w:pos="529"/>
          <w:tab w:val="right" w:leader="dot" w:pos="9350"/>
        </w:tabs>
        <w:rPr>
          <w:ins w:id="1875" w:author="James Kulp" w:date="2008-11-13T14:31:00Z"/>
          <w:del w:id="1876" w:author="Jim Kulp" w:date="2010-01-25T18:52:00Z"/>
          <w:rFonts w:eastAsiaTheme="minorEastAsia" w:cstheme="minorBidi"/>
          <w:noProof/>
          <w:sz w:val="24"/>
          <w:szCs w:val="24"/>
        </w:rPr>
      </w:pPr>
      <w:ins w:id="1877" w:author="James Kulp" w:date="2008-11-13T14:31:00Z">
        <w:del w:id="1878" w:author="Jim Kulp" w:date="2010-01-25T18:52:00Z">
          <w:r w:rsidDel="003E577E">
            <w:rPr>
              <w:noProof/>
            </w:rPr>
            <w:delText>6.5</w:delText>
          </w:r>
          <w:r w:rsidDel="003E577E">
            <w:rPr>
              <w:rFonts w:eastAsiaTheme="minorEastAsia" w:cstheme="minorBidi"/>
              <w:noProof/>
              <w:sz w:val="24"/>
              <w:szCs w:val="24"/>
            </w:rPr>
            <w:tab/>
          </w:r>
          <w:r w:rsidDel="003E577E">
            <w:rPr>
              <w:noProof/>
            </w:rPr>
            <w:delText>WSI OCP Signals</w:delText>
          </w:r>
          <w:r w:rsidDel="003E577E">
            <w:rPr>
              <w:noProof/>
            </w:rPr>
            <w:tab/>
          </w:r>
          <w:r w:rsidR="0094753D" w:rsidDel="003E577E">
            <w:rPr>
              <w:b w:val="0"/>
              <w:noProof/>
            </w:rPr>
            <w:fldChar w:fldCharType="begin"/>
          </w:r>
          <w:r w:rsidDel="003E577E">
            <w:rPr>
              <w:noProof/>
            </w:rPr>
            <w:delInstrText xml:space="preserve"> PAGEREF _Toc88206071 \h </w:delInstrText>
          </w:r>
        </w:del>
      </w:ins>
      <w:r w:rsidR="00D454E5" w:rsidRPr="0094753D">
        <w:rPr>
          <w:noProof/>
        </w:rPr>
      </w:r>
      <w:del w:id="1879" w:author="Jim Kulp" w:date="2010-01-25T18:52:00Z">
        <w:r w:rsidR="0094753D" w:rsidDel="003E577E">
          <w:rPr>
            <w:b w:val="0"/>
            <w:noProof/>
          </w:rPr>
          <w:fldChar w:fldCharType="end"/>
        </w:r>
      </w:del>
    </w:p>
    <w:p w:rsidR="00D76AB2" w:rsidDel="003E577E" w:rsidRDefault="00D76AB2">
      <w:pPr>
        <w:pStyle w:val="TOC2"/>
        <w:numPr>
          <w:ins w:id="1880" w:author="James Kulp" w:date="2008-11-13T14:31:00Z"/>
        </w:numPr>
        <w:tabs>
          <w:tab w:val="left" w:pos="529"/>
          <w:tab w:val="right" w:leader="dot" w:pos="9350"/>
        </w:tabs>
        <w:rPr>
          <w:ins w:id="1881" w:author="James Kulp" w:date="2008-11-13T14:31:00Z"/>
          <w:del w:id="1882" w:author="Jim Kulp" w:date="2010-01-25T18:52:00Z"/>
          <w:rFonts w:eastAsiaTheme="minorEastAsia" w:cstheme="minorBidi"/>
          <w:noProof/>
          <w:sz w:val="24"/>
          <w:szCs w:val="24"/>
        </w:rPr>
      </w:pPr>
      <w:ins w:id="1883" w:author="James Kulp" w:date="2008-11-13T14:31:00Z">
        <w:del w:id="1884" w:author="Jim Kulp" w:date="2010-01-25T18:52:00Z">
          <w:r w:rsidDel="003E577E">
            <w:rPr>
              <w:noProof/>
            </w:rPr>
            <w:delText>6.6</w:delText>
          </w:r>
          <w:r w:rsidDel="003E577E">
            <w:rPr>
              <w:rFonts w:eastAsiaTheme="minorEastAsia" w:cstheme="minorBidi"/>
              <w:noProof/>
              <w:sz w:val="24"/>
              <w:szCs w:val="24"/>
            </w:rPr>
            <w:tab/>
          </w:r>
          <w:r w:rsidDel="003E577E">
            <w:rPr>
              <w:noProof/>
            </w:rPr>
            <w:delText>WSI Semantics</w:delText>
          </w:r>
          <w:r w:rsidDel="003E577E">
            <w:rPr>
              <w:noProof/>
            </w:rPr>
            <w:tab/>
          </w:r>
          <w:r w:rsidR="0094753D" w:rsidDel="003E577E">
            <w:rPr>
              <w:b w:val="0"/>
              <w:noProof/>
            </w:rPr>
            <w:fldChar w:fldCharType="begin"/>
          </w:r>
          <w:r w:rsidDel="003E577E">
            <w:rPr>
              <w:noProof/>
            </w:rPr>
            <w:delInstrText xml:space="preserve"> PAGEREF _Toc88206072 \h </w:delInstrText>
          </w:r>
        </w:del>
      </w:ins>
      <w:r w:rsidR="00D454E5" w:rsidRPr="0094753D">
        <w:rPr>
          <w:noProof/>
        </w:rPr>
      </w:r>
      <w:del w:id="1885" w:author="Jim Kulp" w:date="2010-01-25T18:52:00Z">
        <w:r w:rsidR="0094753D" w:rsidDel="003E577E">
          <w:rPr>
            <w:b w:val="0"/>
            <w:noProof/>
          </w:rPr>
          <w:fldChar w:fldCharType="end"/>
        </w:r>
      </w:del>
    </w:p>
    <w:p w:rsidR="00D76AB2" w:rsidDel="003E577E" w:rsidRDefault="00D76AB2">
      <w:pPr>
        <w:pStyle w:val="TOC2"/>
        <w:numPr>
          <w:ins w:id="1886" w:author="James Kulp" w:date="2008-11-13T14:31:00Z"/>
        </w:numPr>
        <w:tabs>
          <w:tab w:val="left" w:pos="529"/>
          <w:tab w:val="right" w:leader="dot" w:pos="9350"/>
        </w:tabs>
        <w:rPr>
          <w:ins w:id="1887" w:author="James Kulp" w:date="2008-11-13T14:31:00Z"/>
          <w:del w:id="1888" w:author="Jim Kulp" w:date="2010-01-25T18:52:00Z"/>
          <w:rFonts w:eastAsiaTheme="minorEastAsia" w:cstheme="minorBidi"/>
          <w:noProof/>
          <w:sz w:val="24"/>
          <w:szCs w:val="24"/>
        </w:rPr>
      </w:pPr>
      <w:ins w:id="1889" w:author="James Kulp" w:date="2008-11-13T14:31:00Z">
        <w:del w:id="1890" w:author="Jim Kulp" w:date="2010-01-25T18:52:00Z">
          <w:r w:rsidDel="003E577E">
            <w:rPr>
              <w:noProof/>
            </w:rPr>
            <w:delText>6.7</w:delText>
          </w:r>
          <w:r w:rsidDel="003E577E">
            <w:rPr>
              <w:rFonts w:eastAsiaTheme="minorEastAsia" w:cstheme="minorBidi"/>
              <w:noProof/>
              <w:sz w:val="24"/>
              <w:szCs w:val="24"/>
            </w:rPr>
            <w:tab/>
          </w:r>
          <w:r w:rsidDel="003E577E">
            <w:rPr>
              <w:noProof/>
            </w:rPr>
            <w:delText>WSI Infrastructure Coping</w:delText>
          </w:r>
          <w:r w:rsidDel="003E577E">
            <w:rPr>
              <w:noProof/>
            </w:rPr>
            <w:tab/>
          </w:r>
          <w:r w:rsidR="0094753D" w:rsidDel="003E577E">
            <w:rPr>
              <w:b w:val="0"/>
              <w:noProof/>
            </w:rPr>
            <w:fldChar w:fldCharType="begin"/>
          </w:r>
          <w:r w:rsidDel="003E577E">
            <w:rPr>
              <w:noProof/>
            </w:rPr>
            <w:delInstrText xml:space="preserve"> PAGEREF _Toc88206073 \h </w:delInstrText>
          </w:r>
        </w:del>
      </w:ins>
      <w:r w:rsidR="00D454E5" w:rsidRPr="0094753D">
        <w:rPr>
          <w:noProof/>
        </w:rPr>
      </w:r>
      <w:del w:id="1891" w:author="Jim Kulp" w:date="2010-01-25T18:52:00Z">
        <w:r w:rsidR="0094753D" w:rsidDel="003E577E">
          <w:rPr>
            <w:b w:val="0"/>
            <w:noProof/>
          </w:rPr>
          <w:fldChar w:fldCharType="end"/>
        </w:r>
      </w:del>
    </w:p>
    <w:p w:rsidR="00D76AB2" w:rsidDel="003E577E" w:rsidRDefault="00D76AB2">
      <w:pPr>
        <w:pStyle w:val="TOC1"/>
        <w:numPr>
          <w:ins w:id="1892" w:author="James Kulp" w:date="2008-11-13T14:31:00Z"/>
        </w:numPr>
        <w:tabs>
          <w:tab w:val="left" w:pos="362"/>
          <w:tab w:val="right" w:leader="dot" w:pos="9350"/>
        </w:tabs>
        <w:rPr>
          <w:ins w:id="1893" w:author="James Kulp" w:date="2008-11-13T14:31:00Z"/>
          <w:del w:id="1894" w:author="Jim Kulp" w:date="2010-01-25T18:52:00Z"/>
          <w:rFonts w:eastAsiaTheme="minorEastAsia" w:cstheme="minorBidi"/>
          <w:b w:val="0"/>
          <w:noProof/>
        </w:rPr>
      </w:pPr>
      <w:ins w:id="1895" w:author="James Kulp" w:date="2008-11-13T14:31:00Z">
        <w:del w:id="1896" w:author="Jim Kulp" w:date="2010-01-25T18:52:00Z">
          <w:r w:rsidDel="003E577E">
            <w:rPr>
              <w:noProof/>
            </w:rPr>
            <w:delText>7</w:delText>
          </w:r>
          <w:r w:rsidDel="003E577E">
            <w:rPr>
              <w:rFonts w:eastAsiaTheme="minorEastAsia" w:cstheme="minorBidi"/>
              <w:b w:val="0"/>
              <w:noProof/>
            </w:rPr>
            <w:tab/>
          </w:r>
          <w:r w:rsidDel="003E577E">
            <w:rPr>
              <w:noProof/>
            </w:rPr>
            <w:delText>Worker Message Interface (WMI)</w:delText>
          </w:r>
          <w:r w:rsidDel="003E577E">
            <w:rPr>
              <w:noProof/>
            </w:rPr>
            <w:tab/>
          </w:r>
          <w:r w:rsidR="0094753D" w:rsidDel="003E577E">
            <w:rPr>
              <w:b w:val="0"/>
              <w:noProof/>
            </w:rPr>
            <w:fldChar w:fldCharType="begin"/>
          </w:r>
          <w:r w:rsidDel="003E577E">
            <w:rPr>
              <w:noProof/>
            </w:rPr>
            <w:delInstrText xml:space="preserve"> PAGEREF _Toc88206074 \h </w:delInstrText>
          </w:r>
        </w:del>
      </w:ins>
      <w:r w:rsidR="00D454E5" w:rsidRPr="0094753D">
        <w:rPr>
          <w:noProof/>
        </w:rPr>
      </w:r>
      <w:del w:id="1897" w:author="Jim Kulp" w:date="2010-01-25T18:52:00Z">
        <w:r w:rsidR="0094753D" w:rsidDel="003E577E">
          <w:rPr>
            <w:b w:val="0"/>
            <w:noProof/>
          </w:rPr>
          <w:fldChar w:fldCharType="end"/>
        </w:r>
      </w:del>
    </w:p>
    <w:p w:rsidR="00D76AB2" w:rsidDel="003E577E" w:rsidRDefault="00D76AB2">
      <w:pPr>
        <w:pStyle w:val="TOC2"/>
        <w:numPr>
          <w:ins w:id="1898" w:author="James Kulp" w:date="2008-11-13T14:31:00Z"/>
        </w:numPr>
        <w:tabs>
          <w:tab w:val="left" w:pos="529"/>
          <w:tab w:val="right" w:leader="dot" w:pos="9350"/>
        </w:tabs>
        <w:rPr>
          <w:ins w:id="1899" w:author="James Kulp" w:date="2008-11-13T14:31:00Z"/>
          <w:del w:id="1900" w:author="Jim Kulp" w:date="2010-01-25T18:52:00Z"/>
          <w:rFonts w:eastAsiaTheme="minorEastAsia" w:cstheme="minorBidi"/>
          <w:noProof/>
          <w:sz w:val="24"/>
          <w:szCs w:val="24"/>
        </w:rPr>
      </w:pPr>
      <w:ins w:id="1901" w:author="James Kulp" w:date="2008-11-13T14:31:00Z">
        <w:del w:id="1902" w:author="Jim Kulp" w:date="2010-01-25T18:52:00Z">
          <w:r w:rsidDel="003E577E">
            <w:rPr>
              <w:noProof/>
            </w:rPr>
            <w:delText>7.1</w:delText>
          </w:r>
          <w:r w:rsidDel="003E577E">
            <w:rPr>
              <w:rFonts w:eastAsiaTheme="minorEastAsia" w:cstheme="minorBidi"/>
              <w:noProof/>
              <w:sz w:val="24"/>
              <w:szCs w:val="24"/>
            </w:rPr>
            <w:tab/>
          </w:r>
          <w:r w:rsidDel="003E577E">
            <w:rPr>
              <w:noProof/>
            </w:rPr>
            <w:delText>WMI Motivation</w:delText>
          </w:r>
          <w:r w:rsidDel="003E577E">
            <w:rPr>
              <w:noProof/>
            </w:rPr>
            <w:tab/>
          </w:r>
          <w:r w:rsidR="0094753D" w:rsidDel="003E577E">
            <w:rPr>
              <w:b w:val="0"/>
              <w:noProof/>
            </w:rPr>
            <w:fldChar w:fldCharType="begin"/>
          </w:r>
          <w:r w:rsidDel="003E577E">
            <w:rPr>
              <w:noProof/>
            </w:rPr>
            <w:delInstrText xml:space="preserve"> PAGEREF _Toc88206075 \h </w:delInstrText>
          </w:r>
        </w:del>
      </w:ins>
      <w:r w:rsidR="00D454E5" w:rsidRPr="0094753D">
        <w:rPr>
          <w:noProof/>
        </w:rPr>
      </w:r>
      <w:del w:id="1903" w:author="Jim Kulp" w:date="2010-01-25T18:52:00Z">
        <w:r w:rsidR="0094753D" w:rsidDel="003E577E">
          <w:rPr>
            <w:b w:val="0"/>
            <w:noProof/>
          </w:rPr>
          <w:fldChar w:fldCharType="end"/>
        </w:r>
      </w:del>
    </w:p>
    <w:p w:rsidR="00D76AB2" w:rsidDel="003E577E" w:rsidRDefault="00D76AB2">
      <w:pPr>
        <w:pStyle w:val="TOC2"/>
        <w:numPr>
          <w:ins w:id="1904" w:author="James Kulp" w:date="2008-11-13T14:31:00Z"/>
        </w:numPr>
        <w:tabs>
          <w:tab w:val="left" w:pos="529"/>
          <w:tab w:val="right" w:leader="dot" w:pos="9350"/>
        </w:tabs>
        <w:rPr>
          <w:ins w:id="1905" w:author="James Kulp" w:date="2008-11-13T14:31:00Z"/>
          <w:del w:id="1906" w:author="Jim Kulp" w:date="2010-01-25T18:52:00Z"/>
          <w:rFonts w:eastAsiaTheme="minorEastAsia" w:cstheme="minorBidi"/>
          <w:noProof/>
          <w:sz w:val="24"/>
          <w:szCs w:val="24"/>
        </w:rPr>
      </w:pPr>
      <w:ins w:id="1907" w:author="James Kulp" w:date="2008-11-13T14:31:00Z">
        <w:del w:id="1908" w:author="Jim Kulp" w:date="2010-01-25T18:52:00Z">
          <w:r w:rsidDel="003E577E">
            <w:rPr>
              <w:noProof/>
            </w:rPr>
            <w:delText>7.2</w:delText>
          </w:r>
          <w:r w:rsidDel="003E577E">
            <w:rPr>
              <w:rFonts w:eastAsiaTheme="minorEastAsia" w:cstheme="minorBidi"/>
              <w:noProof/>
              <w:sz w:val="24"/>
              <w:szCs w:val="24"/>
            </w:rPr>
            <w:tab/>
          </w:r>
          <w:r w:rsidDel="003E577E">
            <w:rPr>
              <w:noProof/>
            </w:rPr>
            <w:delText>WMI Overview</w:delText>
          </w:r>
          <w:r w:rsidDel="003E577E">
            <w:rPr>
              <w:noProof/>
            </w:rPr>
            <w:tab/>
          </w:r>
          <w:r w:rsidR="0094753D" w:rsidDel="003E577E">
            <w:rPr>
              <w:b w:val="0"/>
              <w:noProof/>
            </w:rPr>
            <w:fldChar w:fldCharType="begin"/>
          </w:r>
          <w:r w:rsidDel="003E577E">
            <w:rPr>
              <w:noProof/>
            </w:rPr>
            <w:delInstrText xml:space="preserve"> PAGEREF _Toc88206076 \h </w:delInstrText>
          </w:r>
        </w:del>
      </w:ins>
      <w:r w:rsidR="00D454E5" w:rsidRPr="0094753D">
        <w:rPr>
          <w:noProof/>
        </w:rPr>
      </w:r>
      <w:del w:id="1909" w:author="Jim Kulp" w:date="2010-01-25T18:52:00Z">
        <w:r w:rsidR="0094753D" w:rsidDel="003E577E">
          <w:rPr>
            <w:b w:val="0"/>
            <w:noProof/>
          </w:rPr>
          <w:fldChar w:fldCharType="end"/>
        </w:r>
      </w:del>
    </w:p>
    <w:p w:rsidR="00D76AB2" w:rsidDel="003E577E" w:rsidRDefault="00D76AB2">
      <w:pPr>
        <w:pStyle w:val="TOC2"/>
        <w:numPr>
          <w:ins w:id="1910" w:author="James Kulp" w:date="2008-11-13T14:31:00Z"/>
        </w:numPr>
        <w:tabs>
          <w:tab w:val="left" w:pos="529"/>
          <w:tab w:val="right" w:leader="dot" w:pos="9350"/>
        </w:tabs>
        <w:rPr>
          <w:ins w:id="1911" w:author="James Kulp" w:date="2008-11-13T14:31:00Z"/>
          <w:del w:id="1912" w:author="Jim Kulp" w:date="2010-01-25T18:52:00Z"/>
          <w:rFonts w:eastAsiaTheme="minorEastAsia" w:cstheme="minorBidi"/>
          <w:noProof/>
          <w:sz w:val="24"/>
          <w:szCs w:val="24"/>
        </w:rPr>
      </w:pPr>
      <w:ins w:id="1913" w:author="James Kulp" w:date="2008-11-13T14:31:00Z">
        <w:del w:id="1914" w:author="Jim Kulp" w:date="2010-01-25T18:52:00Z">
          <w:r w:rsidDel="003E577E">
            <w:rPr>
              <w:noProof/>
            </w:rPr>
            <w:delText>7.3</w:delText>
          </w:r>
          <w:r w:rsidDel="003E577E">
            <w:rPr>
              <w:rFonts w:eastAsiaTheme="minorEastAsia" w:cstheme="minorBidi"/>
              <w:noProof/>
              <w:sz w:val="24"/>
              <w:szCs w:val="24"/>
            </w:rPr>
            <w:tab/>
          </w:r>
          <w:r w:rsidDel="003E577E">
            <w:rPr>
              <w:noProof/>
            </w:rPr>
            <w:delText>WMI Worker Attributes</w:delText>
          </w:r>
          <w:r w:rsidDel="003E577E">
            <w:rPr>
              <w:noProof/>
            </w:rPr>
            <w:tab/>
          </w:r>
          <w:r w:rsidR="0094753D" w:rsidDel="003E577E">
            <w:rPr>
              <w:b w:val="0"/>
              <w:noProof/>
            </w:rPr>
            <w:fldChar w:fldCharType="begin"/>
          </w:r>
          <w:r w:rsidDel="003E577E">
            <w:rPr>
              <w:noProof/>
            </w:rPr>
            <w:delInstrText xml:space="preserve"> PAGEREF _Toc88206077 \h </w:delInstrText>
          </w:r>
        </w:del>
      </w:ins>
      <w:r w:rsidR="00D454E5" w:rsidRPr="0094753D">
        <w:rPr>
          <w:noProof/>
        </w:rPr>
      </w:r>
      <w:del w:id="1915" w:author="Jim Kulp" w:date="2010-01-25T18:52:00Z">
        <w:r w:rsidR="0094753D" w:rsidDel="003E577E">
          <w:rPr>
            <w:b w:val="0"/>
            <w:noProof/>
          </w:rPr>
          <w:fldChar w:fldCharType="end"/>
        </w:r>
      </w:del>
    </w:p>
    <w:p w:rsidR="00D76AB2" w:rsidDel="003E577E" w:rsidRDefault="00D76AB2">
      <w:pPr>
        <w:pStyle w:val="TOC2"/>
        <w:numPr>
          <w:ins w:id="1916" w:author="James Kulp" w:date="2008-11-13T14:31:00Z"/>
        </w:numPr>
        <w:tabs>
          <w:tab w:val="left" w:pos="529"/>
          <w:tab w:val="right" w:leader="dot" w:pos="9350"/>
        </w:tabs>
        <w:rPr>
          <w:ins w:id="1917" w:author="James Kulp" w:date="2008-11-13T14:31:00Z"/>
          <w:del w:id="1918" w:author="Jim Kulp" w:date="2010-01-25T18:52:00Z"/>
          <w:rFonts w:eastAsiaTheme="minorEastAsia" w:cstheme="minorBidi"/>
          <w:noProof/>
          <w:sz w:val="24"/>
          <w:szCs w:val="24"/>
        </w:rPr>
      </w:pPr>
      <w:ins w:id="1919" w:author="James Kulp" w:date="2008-11-13T14:31:00Z">
        <w:del w:id="1920" w:author="Jim Kulp" w:date="2010-01-25T18:52:00Z">
          <w:r w:rsidDel="003E577E">
            <w:rPr>
              <w:noProof/>
            </w:rPr>
            <w:delText>7.4</w:delText>
          </w:r>
          <w:r w:rsidDel="003E577E">
            <w:rPr>
              <w:rFonts w:eastAsiaTheme="minorEastAsia" w:cstheme="minorBidi"/>
              <w:noProof/>
              <w:sz w:val="24"/>
              <w:szCs w:val="24"/>
            </w:rPr>
            <w:tab/>
          </w:r>
          <w:r w:rsidDel="003E577E">
            <w:rPr>
              <w:noProof/>
            </w:rPr>
            <w:delText>WMI OCP Profile/Configuration Parameters</w:delText>
          </w:r>
          <w:r w:rsidDel="003E577E">
            <w:rPr>
              <w:noProof/>
            </w:rPr>
            <w:tab/>
          </w:r>
          <w:r w:rsidR="0094753D" w:rsidDel="003E577E">
            <w:rPr>
              <w:b w:val="0"/>
              <w:noProof/>
            </w:rPr>
            <w:fldChar w:fldCharType="begin"/>
          </w:r>
          <w:r w:rsidDel="003E577E">
            <w:rPr>
              <w:noProof/>
            </w:rPr>
            <w:delInstrText xml:space="preserve"> PAGEREF _Toc88206078 \h </w:delInstrText>
          </w:r>
        </w:del>
      </w:ins>
      <w:r w:rsidR="00D454E5" w:rsidRPr="0094753D">
        <w:rPr>
          <w:noProof/>
        </w:rPr>
      </w:r>
      <w:del w:id="1921" w:author="Jim Kulp" w:date="2010-01-25T18:52:00Z">
        <w:r w:rsidR="0094753D" w:rsidDel="003E577E">
          <w:rPr>
            <w:b w:val="0"/>
            <w:noProof/>
          </w:rPr>
          <w:fldChar w:fldCharType="end"/>
        </w:r>
      </w:del>
    </w:p>
    <w:p w:rsidR="00D76AB2" w:rsidDel="003E577E" w:rsidRDefault="00D76AB2">
      <w:pPr>
        <w:pStyle w:val="TOC2"/>
        <w:numPr>
          <w:ins w:id="1922" w:author="James Kulp" w:date="2008-11-13T14:31:00Z"/>
        </w:numPr>
        <w:tabs>
          <w:tab w:val="left" w:pos="529"/>
          <w:tab w:val="right" w:leader="dot" w:pos="9350"/>
        </w:tabs>
        <w:rPr>
          <w:ins w:id="1923" w:author="James Kulp" w:date="2008-11-13T14:31:00Z"/>
          <w:del w:id="1924" w:author="Jim Kulp" w:date="2010-01-25T18:52:00Z"/>
          <w:rFonts w:eastAsiaTheme="minorEastAsia" w:cstheme="minorBidi"/>
          <w:noProof/>
          <w:sz w:val="24"/>
          <w:szCs w:val="24"/>
        </w:rPr>
      </w:pPr>
      <w:ins w:id="1925" w:author="James Kulp" w:date="2008-11-13T14:31:00Z">
        <w:del w:id="1926" w:author="Jim Kulp" w:date="2010-01-25T18:52:00Z">
          <w:r w:rsidDel="003E577E">
            <w:rPr>
              <w:noProof/>
            </w:rPr>
            <w:delText>7.5</w:delText>
          </w:r>
          <w:r w:rsidDel="003E577E">
            <w:rPr>
              <w:rFonts w:eastAsiaTheme="minorEastAsia" w:cstheme="minorBidi"/>
              <w:noProof/>
              <w:sz w:val="24"/>
              <w:szCs w:val="24"/>
            </w:rPr>
            <w:tab/>
          </w:r>
          <w:r w:rsidDel="003E577E">
            <w:rPr>
              <w:noProof/>
            </w:rPr>
            <w:delText>WMI OCP Signals</w:delText>
          </w:r>
          <w:r w:rsidDel="003E577E">
            <w:rPr>
              <w:noProof/>
            </w:rPr>
            <w:tab/>
          </w:r>
          <w:r w:rsidR="0094753D" w:rsidDel="003E577E">
            <w:rPr>
              <w:b w:val="0"/>
              <w:noProof/>
            </w:rPr>
            <w:fldChar w:fldCharType="begin"/>
          </w:r>
          <w:r w:rsidDel="003E577E">
            <w:rPr>
              <w:noProof/>
            </w:rPr>
            <w:delInstrText xml:space="preserve"> PAGEREF _Toc88206079 \h </w:delInstrText>
          </w:r>
        </w:del>
      </w:ins>
      <w:r w:rsidR="00D454E5" w:rsidRPr="0094753D">
        <w:rPr>
          <w:noProof/>
        </w:rPr>
      </w:r>
      <w:del w:id="1927" w:author="Jim Kulp" w:date="2010-01-25T18:52:00Z">
        <w:r w:rsidR="0094753D" w:rsidDel="003E577E">
          <w:rPr>
            <w:b w:val="0"/>
            <w:noProof/>
          </w:rPr>
          <w:fldChar w:fldCharType="end"/>
        </w:r>
      </w:del>
    </w:p>
    <w:p w:rsidR="00D76AB2" w:rsidDel="003E577E" w:rsidRDefault="00D76AB2">
      <w:pPr>
        <w:pStyle w:val="TOC2"/>
        <w:numPr>
          <w:ins w:id="1928" w:author="James Kulp" w:date="2008-11-13T14:31:00Z"/>
        </w:numPr>
        <w:tabs>
          <w:tab w:val="left" w:pos="529"/>
          <w:tab w:val="right" w:leader="dot" w:pos="9350"/>
        </w:tabs>
        <w:rPr>
          <w:ins w:id="1929" w:author="James Kulp" w:date="2008-11-13T14:31:00Z"/>
          <w:del w:id="1930" w:author="Jim Kulp" w:date="2010-01-25T18:52:00Z"/>
          <w:rFonts w:eastAsiaTheme="minorEastAsia" w:cstheme="minorBidi"/>
          <w:noProof/>
          <w:sz w:val="24"/>
          <w:szCs w:val="24"/>
        </w:rPr>
      </w:pPr>
      <w:ins w:id="1931" w:author="James Kulp" w:date="2008-11-13T14:31:00Z">
        <w:del w:id="1932" w:author="Jim Kulp" w:date="2010-01-25T18:52:00Z">
          <w:r w:rsidRPr="0085280C" w:rsidDel="003E577E">
            <w:rPr>
              <w:rFonts w:cs="Arial"/>
              <w:noProof/>
            </w:rPr>
            <w:delText>7.6</w:delText>
          </w:r>
          <w:r w:rsidDel="003E577E">
            <w:rPr>
              <w:rFonts w:eastAsiaTheme="minorEastAsia" w:cstheme="minorBidi"/>
              <w:noProof/>
              <w:sz w:val="24"/>
              <w:szCs w:val="24"/>
            </w:rPr>
            <w:tab/>
          </w:r>
          <w:r w:rsidDel="003E577E">
            <w:rPr>
              <w:noProof/>
            </w:rPr>
            <w:delText>WMI Semantics</w:delText>
          </w:r>
          <w:r w:rsidDel="003E577E">
            <w:rPr>
              <w:noProof/>
            </w:rPr>
            <w:tab/>
          </w:r>
          <w:r w:rsidR="0094753D" w:rsidDel="003E577E">
            <w:rPr>
              <w:b w:val="0"/>
              <w:noProof/>
            </w:rPr>
            <w:fldChar w:fldCharType="begin"/>
          </w:r>
          <w:r w:rsidDel="003E577E">
            <w:rPr>
              <w:noProof/>
            </w:rPr>
            <w:delInstrText xml:space="preserve"> PAGEREF _Toc88206080 \h </w:delInstrText>
          </w:r>
        </w:del>
      </w:ins>
      <w:r w:rsidR="00D454E5" w:rsidRPr="0094753D">
        <w:rPr>
          <w:noProof/>
        </w:rPr>
      </w:r>
      <w:del w:id="1933" w:author="Jim Kulp" w:date="2010-01-25T18:52:00Z">
        <w:r w:rsidR="0094753D" w:rsidDel="003E577E">
          <w:rPr>
            <w:b w:val="0"/>
            <w:noProof/>
          </w:rPr>
          <w:fldChar w:fldCharType="end"/>
        </w:r>
      </w:del>
    </w:p>
    <w:p w:rsidR="00D76AB2" w:rsidDel="003E577E" w:rsidRDefault="00D76AB2">
      <w:pPr>
        <w:pStyle w:val="TOC2"/>
        <w:numPr>
          <w:ins w:id="1934" w:author="James Kulp" w:date="2008-11-13T14:31:00Z"/>
        </w:numPr>
        <w:tabs>
          <w:tab w:val="left" w:pos="529"/>
          <w:tab w:val="right" w:leader="dot" w:pos="9350"/>
        </w:tabs>
        <w:rPr>
          <w:ins w:id="1935" w:author="James Kulp" w:date="2008-11-13T14:31:00Z"/>
          <w:del w:id="1936" w:author="Jim Kulp" w:date="2010-01-25T18:52:00Z"/>
          <w:rFonts w:eastAsiaTheme="minorEastAsia" w:cstheme="minorBidi"/>
          <w:noProof/>
          <w:sz w:val="24"/>
          <w:szCs w:val="24"/>
        </w:rPr>
      </w:pPr>
      <w:ins w:id="1937" w:author="James Kulp" w:date="2008-11-13T14:31:00Z">
        <w:del w:id="1938" w:author="Jim Kulp" w:date="2010-01-25T18:52:00Z">
          <w:r w:rsidDel="003E577E">
            <w:rPr>
              <w:noProof/>
            </w:rPr>
            <w:delText>7.7</w:delText>
          </w:r>
          <w:r w:rsidDel="003E577E">
            <w:rPr>
              <w:rFonts w:eastAsiaTheme="minorEastAsia" w:cstheme="minorBidi"/>
              <w:noProof/>
              <w:sz w:val="24"/>
              <w:szCs w:val="24"/>
            </w:rPr>
            <w:tab/>
          </w:r>
          <w:r w:rsidDel="003E577E">
            <w:rPr>
              <w:noProof/>
            </w:rPr>
            <w:delText>WMI Infrastructure Coping</w:delText>
          </w:r>
          <w:r w:rsidDel="003E577E">
            <w:rPr>
              <w:noProof/>
            </w:rPr>
            <w:tab/>
          </w:r>
          <w:r w:rsidR="0094753D" w:rsidDel="003E577E">
            <w:rPr>
              <w:b w:val="0"/>
              <w:noProof/>
            </w:rPr>
            <w:fldChar w:fldCharType="begin"/>
          </w:r>
          <w:r w:rsidDel="003E577E">
            <w:rPr>
              <w:noProof/>
            </w:rPr>
            <w:delInstrText xml:space="preserve"> PAGEREF _Toc88206081 \h </w:delInstrText>
          </w:r>
        </w:del>
      </w:ins>
      <w:r w:rsidR="00D454E5" w:rsidRPr="0094753D">
        <w:rPr>
          <w:noProof/>
        </w:rPr>
      </w:r>
      <w:del w:id="1939" w:author="Jim Kulp" w:date="2010-01-25T18:52:00Z">
        <w:r w:rsidR="0094753D" w:rsidDel="003E577E">
          <w:rPr>
            <w:b w:val="0"/>
            <w:noProof/>
          </w:rPr>
          <w:fldChar w:fldCharType="end"/>
        </w:r>
      </w:del>
    </w:p>
    <w:p w:rsidR="00D76AB2" w:rsidDel="003E577E" w:rsidRDefault="00D76AB2">
      <w:pPr>
        <w:pStyle w:val="TOC1"/>
        <w:numPr>
          <w:ins w:id="1940" w:author="James Kulp" w:date="2008-11-13T14:31:00Z"/>
        </w:numPr>
        <w:tabs>
          <w:tab w:val="left" w:pos="362"/>
          <w:tab w:val="right" w:leader="dot" w:pos="9350"/>
        </w:tabs>
        <w:rPr>
          <w:ins w:id="1941" w:author="James Kulp" w:date="2008-11-13T14:31:00Z"/>
          <w:del w:id="1942" w:author="Jim Kulp" w:date="2010-01-25T18:52:00Z"/>
          <w:rFonts w:eastAsiaTheme="minorEastAsia" w:cstheme="minorBidi"/>
          <w:b w:val="0"/>
          <w:noProof/>
        </w:rPr>
      </w:pPr>
      <w:ins w:id="1943" w:author="James Kulp" w:date="2008-11-13T14:31:00Z">
        <w:del w:id="1944" w:author="Jim Kulp" w:date="2010-01-25T18:52:00Z">
          <w:r w:rsidDel="003E577E">
            <w:rPr>
              <w:noProof/>
            </w:rPr>
            <w:delText>8</w:delText>
          </w:r>
          <w:r w:rsidDel="003E577E">
            <w:rPr>
              <w:rFonts w:eastAsiaTheme="minorEastAsia" w:cstheme="minorBidi"/>
              <w:b w:val="0"/>
              <w:noProof/>
            </w:rPr>
            <w:tab/>
          </w:r>
          <w:r w:rsidDel="003E577E">
            <w:rPr>
              <w:noProof/>
            </w:rPr>
            <w:delText>Worker Memory Interface (WMemI)</w:delText>
          </w:r>
          <w:r w:rsidDel="003E577E">
            <w:rPr>
              <w:noProof/>
            </w:rPr>
            <w:tab/>
          </w:r>
          <w:r w:rsidR="0094753D" w:rsidDel="003E577E">
            <w:rPr>
              <w:b w:val="0"/>
              <w:noProof/>
            </w:rPr>
            <w:fldChar w:fldCharType="begin"/>
          </w:r>
          <w:r w:rsidDel="003E577E">
            <w:rPr>
              <w:noProof/>
            </w:rPr>
            <w:delInstrText xml:space="preserve"> PAGEREF _Toc88206082 \h </w:delInstrText>
          </w:r>
        </w:del>
      </w:ins>
      <w:r w:rsidR="00D454E5" w:rsidRPr="0094753D">
        <w:rPr>
          <w:noProof/>
        </w:rPr>
      </w:r>
      <w:del w:id="1945" w:author="Jim Kulp" w:date="2010-01-25T18:52:00Z">
        <w:r w:rsidR="0094753D" w:rsidDel="003E577E">
          <w:rPr>
            <w:b w:val="0"/>
            <w:noProof/>
          </w:rPr>
          <w:fldChar w:fldCharType="end"/>
        </w:r>
      </w:del>
    </w:p>
    <w:p w:rsidR="00D76AB2" w:rsidDel="003E577E" w:rsidRDefault="00D76AB2">
      <w:pPr>
        <w:pStyle w:val="TOC2"/>
        <w:numPr>
          <w:ins w:id="1946" w:author="James Kulp" w:date="2008-11-13T14:31:00Z"/>
        </w:numPr>
        <w:tabs>
          <w:tab w:val="left" w:pos="529"/>
          <w:tab w:val="right" w:leader="dot" w:pos="9350"/>
        </w:tabs>
        <w:rPr>
          <w:ins w:id="1947" w:author="James Kulp" w:date="2008-11-13T14:31:00Z"/>
          <w:del w:id="1948" w:author="Jim Kulp" w:date="2010-01-25T18:52:00Z"/>
          <w:rFonts w:eastAsiaTheme="minorEastAsia" w:cstheme="minorBidi"/>
          <w:noProof/>
          <w:sz w:val="24"/>
          <w:szCs w:val="24"/>
        </w:rPr>
      </w:pPr>
      <w:ins w:id="1949" w:author="James Kulp" w:date="2008-11-13T14:31:00Z">
        <w:del w:id="1950" w:author="Jim Kulp" w:date="2010-01-25T18:52:00Z">
          <w:r w:rsidDel="003E577E">
            <w:rPr>
              <w:noProof/>
            </w:rPr>
            <w:delText>8.1</w:delText>
          </w:r>
          <w:r w:rsidDel="003E577E">
            <w:rPr>
              <w:rFonts w:eastAsiaTheme="minorEastAsia" w:cstheme="minorBidi"/>
              <w:noProof/>
              <w:sz w:val="24"/>
              <w:szCs w:val="24"/>
            </w:rPr>
            <w:tab/>
          </w:r>
          <w:r w:rsidDel="003E577E">
            <w:rPr>
              <w:noProof/>
            </w:rPr>
            <w:delText>WMemI Motivation</w:delText>
          </w:r>
          <w:r w:rsidDel="003E577E">
            <w:rPr>
              <w:noProof/>
            </w:rPr>
            <w:tab/>
          </w:r>
          <w:r w:rsidR="0094753D" w:rsidDel="003E577E">
            <w:rPr>
              <w:b w:val="0"/>
              <w:noProof/>
            </w:rPr>
            <w:fldChar w:fldCharType="begin"/>
          </w:r>
          <w:r w:rsidDel="003E577E">
            <w:rPr>
              <w:noProof/>
            </w:rPr>
            <w:delInstrText xml:space="preserve"> PAGEREF _Toc88206083 \h </w:delInstrText>
          </w:r>
        </w:del>
      </w:ins>
      <w:r w:rsidR="00D454E5" w:rsidRPr="0094753D">
        <w:rPr>
          <w:noProof/>
        </w:rPr>
      </w:r>
      <w:del w:id="1951" w:author="Jim Kulp" w:date="2010-01-25T18:52:00Z">
        <w:r w:rsidR="0094753D" w:rsidDel="003E577E">
          <w:rPr>
            <w:b w:val="0"/>
            <w:noProof/>
          </w:rPr>
          <w:fldChar w:fldCharType="end"/>
        </w:r>
      </w:del>
    </w:p>
    <w:p w:rsidR="00D76AB2" w:rsidDel="003E577E" w:rsidRDefault="00D76AB2">
      <w:pPr>
        <w:pStyle w:val="TOC2"/>
        <w:numPr>
          <w:ins w:id="1952" w:author="James Kulp" w:date="2008-11-13T14:31:00Z"/>
        </w:numPr>
        <w:tabs>
          <w:tab w:val="left" w:pos="529"/>
          <w:tab w:val="right" w:leader="dot" w:pos="9350"/>
        </w:tabs>
        <w:rPr>
          <w:ins w:id="1953" w:author="James Kulp" w:date="2008-11-13T14:31:00Z"/>
          <w:del w:id="1954" w:author="Jim Kulp" w:date="2010-01-25T18:52:00Z"/>
          <w:rFonts w:eastAsiaTheme="minorEastAsia" w:cstheme="minorBidi"/>
          <w:noProof/>
          <w:sz w:val="24"/>
          <w:szCs w:val="24"/>
        </w:rPr>
      </w:pPr>
      <w:ins w:id="1955" w:author="James Kulp" w:date="2008-11-13T14:31:00Z">
        <w:del w:id="1956" w:author="Jim Kulp" w:date="2010-01-25T18:52:00Z">
          <w:r w:rsidDel="003E577E">
            <w:rPr>
              <w:noProof/>
            </w:rPr>
            <w:delText>8.2</w:delText>
          </w:r>
          <w:r w:rsidDel="003E577E">
            <w:rPr>
              <w:rFonts w:eastAsiaTheme="minorEastAsia" w:cstheme="minorBidi"/>
              <w:noProof/>
              <w:sz w:val="24"/>
              <w:szCs w:val="24"/>
            </w:rPr>
            <w:tab/>
          </w:r>
          <w:r w:rsidDel="003E577E">
            <w:rPr>
              <w:noProof/>
            </w:rPr>
            <w:delText>WMemI Overview</w:delText>
          </w:r>
          <w:r w:rsidDel="003E577E">
            <w:rPr>
              <w:noProof/>
            </w:rPr>
            <w:tab/>
          </w:r>
          <w:r w:rsidR="0094753D" w:rsidDel="003E577E">
            <w:rPr>
              <w:b w:val="0"/>
              <w:noProof/>
            </w:rPr>
            <w:fldChar w:fldCharType="begin"/>
          </w:r>
          <w:r w:rsidDel="003E577E">
            <w:rPr>
              <w:noProof/>
            </w:rPr>
            <w:delInstrText xml:space="preserve"> PAGEREF _Toc88206084 \h </w:delInstrText>
          </w:r>
        </w:del>
      </w:ins>
      <w:r w:rsidR="00D454E5" w:rsidRPr="0094753D">
        <w:rPr>
          <w:noProof/>
        </w:rPr>
      </w:r>
      <w:del w:id="1957" w:author="Jim Kulp" w:date="2010-01-25T18:52:00Z">
        <w:r w:rsidR="0094753D" w:rsidDel="003E577E">
          <w:rPr>
            <w:b w:val="0"/>
            <w:noProof/>
          </w:rPr>
          <w:fldChar w:fldCharType="end"/>
        </w:r>
      </w:del>
    </w:p>
    <w:p w:rsidR="00D76AB2" w:rsidDel="003E577E" w:rsidRDefault="00D76AB2">
      <w:pPr>
        <w:pStyle w:val="TOC2"/>
        <w:numPr>
          <w:ins w:id="1958" w:author="James Kulp" w:date="2008-11-13T14:31:00Z"/>
        </w:numPr>
        <w:tabs>
          <w:tab w:val="left" w:pos="529"/>
          <w:tab w:val="right" w:leader="dot" w:pos="9350"/>
        </w:tabs>
        <w:rPr>
          <w:ins w:id="1959" w:author="James Kulp" w:date="2008-11-13T14:31:00Z"/>
          <w:del w:id="1960" w:author="Jim Kulp" w:date="2010-01-25T18:52:00Z"/>
          <w:rFonts w:eastAsiaTheme="minorEastAsia" w:cstheme="minorBidi"/>
          <w:noProof/>
          <w:sz w:val="24"/>
          <w:szCs w:val="24"/>
        </w:rPr>
      </w:pPr>
      <w:ins w:id="1961" w:author="James Kulp" w:date="2008-11-13T14:31:00Z">
        <w:del w:id="1962" w:author="Jim Kulp" w:date="2010-01-25T18:52:00Z">
          <w:r w:rsidDel="003E577E">
            <w:rPr>
              <w:noProof/>
            </w:rPr>
            <w:delText>8.3</w:delText>
          </w:r>
          <w:r w:rsidDel="003E577E">
            <w:rPr>
              <w:rFonts w:eastAsiaTheme="minorEastAsia" w:cstheme="minorBidi"/>
              <w:noProof/>
              <w:sz w:val="24"/>
              <w:szCs w:val="24"/>
            </w:rPr>
            <w:tab/>
          </w:r>
          <w:r w:rsidDel="003E577E">
            <w:rPr>
              <w:noProof/>
            </w:rPr>
            <w:delText>WMemI Worker Attributes</w:delText>
          </w:r>
          <w:r w:rsidDel="003E577E">
            <w:rPr>
              <w:noProof/>
            </w:rPr>
            <w:tab/>
          </w:r>
          <w:r w:rsidR="0094753D" w:rsidDel="003E577E">
            <w:rPr>
              <w:b w:val="0"/>
              <w:noProof/>
            </w:rPr>
            <w:fldChar w:fldCharType="begin"/>
          </w:r>
          <w:r w:rsidDel="003E577E">
            <w:rPr>
              <w:noProof/>
            </w:rPr>
            <w:delInstrText xml:space="preserve"> PAGEREF _Toc88206085 \h </w:delInstrText>
          </w:r>
        </w:del>
      </w:ins>
      <w:r w:rsidR="00D454E5" w:rsidRPr="0094753D">
        <w:rPr>
          <w:noProof/>
        </w:rPr>
      </w:r>
      <w:del w:id="1963" w:author="Jim Kulp" w:date="2010-01-25T18:52:00Z">
        <w:r w:rsidR="0094753D" w:rsidDel="003E577E">
          <w:rPr>
            <w:b w:val="0"/>
            <w:noProof/>
          </w:rPr>
          <w:fldChar w:fldCharType="end"/>
        </w:r>
      </w:del>
    </w:p>
    <w:p w:rsidR="00D76AB2" w:rsidDel="003E577E" w:rsidRDefault="00D76AB2">
      <w:pPr>
        <w:pStyle w:val="TOC2"/>
        <w:numPr>
          <w:ins w:id="1964" w:author="James Kulp" w:date="2008-11-13T14:31:00Z"/>
        </w:numPr>
        <w:tabs>
          <w:tab w:val="left" w:pos="529"/>
          <w:tab w:val="right" w:leader="dot" w:pos="9350"/>
        </w:tabs>
        <w:rPr>
          <w:ins w:id="1965" w:author="James Kulp" w:date="2008-11-13T14:31:00Z"/>
          <w:del w:id="1966" w:author="Jim Kulp" w:date="2010-01-25T18:52:00Z"/>
          <w:rFonts w:eastAsiaTheme="minorEastAsia" w:cstheme="minorBidi"/>
          <w:noProof/>
          <w:sz w:val="24"/>
          <w:szCs w:val="24"/>
        </w:rPr>
      </w:pPr>
      <w:ins w:id="1967" w:author="James Kulp" w:date="2008-11-13T14:31:00Z">
        <w:del w:id="1968" w:author="Jim Kulp" w:date="2010-01-25T18:52:00Z">
          <w:r w:rsidDel="003E577E">
            <w:rPr>
              <w:noProof/>
            </w:rPr>
            <w:delText>8.4</w:delText>
          </w:r>
          <w:r w:rsidDel="003E577E">
            <w:rPr>
              <w:rFonts w:eastAsiaTheme="minorEastAsia" w:cstheme="minorBidi"/>
              <w:noProof/>
              <w:sz w:val="24"/>
              <w:szCs w:val="24"/>
            </w:rPr>
            <w:tab/>
          </w:r>
          <w:r w:rsidDel="003E577E">
            <w:rPr>
              <w:noProof/>
            </w:rPr>
            <w:delText>WMemI OCP Profile/Configuration Parameters</w:delText>
          </w:r>
          <w:r w:rsidDel="003E577E">
            <w:rPr>
              <w:noProof/>
            </w:rPr>
            <w:tab/>
          </w:r>
          <w:r w:rsidR="0094753D" w:rsidDel="003E577E">
            <w:rPr>
              <w:b w:val="0"/>
              <w:noProof/>
            </w:rPr>
            <w:fldChar w:fldCharType="begin"/>
          </w:r>
          <w:r w:rsidDel="003E577E">
            <w:rPr>
              <w:noProof/>
            </w:rPr>
            <w:delInstrText xml:space="preserve"> PAGEREF _Toc88206086 \h </w:delInstrText>
          </w:r>
        </w:del>
      </w:ins>
      <w:r w:rsidR="00D454E5" w:rsidRPr="0094753D">
        <w:rPr>
          <w:noProof/>
        </w:rPr>
      </w:r>
      <w:del w:id="1969" w:author="Jim Kulp" w:date="2010-01-25T18:52:00Z">
        <w:r w:rsidR="0094753D" w:rsidDel="003E577E">
          <w:rPr>
            <w:b w:val="0"/>
            <w:noProof/>
          </w:rPr>
          <w:fldChar w:fldCharType="end"/>
        </w:r>
      </w:del>
    </w:p>
    <w:p w:rsidR="00D76AB2" w:rsidDel="003E577E" w:rsidRDefault="00D76AB2">
      <w:pPr>
        <w:pStyle w:val="TOC2"/>
        <w:numPr>
          <w:ins w:id="1970" w:author="James Kulp" w:date="2008-11-13T14:31:00Z"/>
        </w:numPr>
        <w:tabs>
          <w:tab w:val="left" w:pos="529"/>
          <w:tab w:val="right" w:leader="dot" w:pos="9350"/>
        </w:tabs>
        <w:rPr>
          <w:ins w:id="1971" w:author="James Kulp" w:date="2008-11-13T14:31:00Z"/>
          <w:del w:id="1972" w:author="Jim Kulp" w:date="2010-01-25T18:52:00Z"/>
          <w:rFonts w:eastAsiaTheme="minorEastAsia" w:cstheme="minorBidi"/>
          <w:noProof/>
          <w:sz w:val="24"/>
          <w:szCs w:val="24"/>
        </w:rPr>
      </w:pPr>
      <w:ins w:id="1973" w:author="James Kulp" w:date="2008-11-13T14:31:00Z">
        <w:del w:id="1974" w:author="Jim Kulp" w:date="2010-01-25T18:52:00Z">
          <w:r w:rsidDel="003E577E">
            <w:rPr>
              <w:noProof/>
            </w:rPr>
            <w:delText>8.5</w:delText>
          </w:r>
          <w:r w:rsidDel="003E577E">
            <w:rPr>
              <w:rFonts w:eastAsiaTheme="minorEastAsia" w:cstheme="minorBidi"/>
              <w:noProof/>
              <w:sz w:val="24"/>
              <w:szCs w:val="24"/>
            </w:rPr>
            <w:tab/>
          </w:r>
          <w:r w:rsidDel="003E577E">
            <w:rPr>
              <w:noProof/>
            </w:rPr>
            <w:delText>WMemI OCP Signals</w:delText>
          </w:r>
          <w:r w:rsidDel="003E577E">
            <w:rPr>
              <w:noProof/>
            </w:rPr>
            <w:tab/>
          </w:r>
          <w:r w:rsidR="0094753D" w:rsidDel="003E577E">
            <w:rPr>
              <w:b w:val="0"/>
              <w:noProof/>
            </w:rPr>
            <w:fldChar w:fldCharType="begin"/>
          </w:r>
          <w:r w:rsidDel="003E577E">
            <w:rPr>
              <w:noProof/>
            </w:rPr>
            <w:delInstrText xml:space="preserve"> PAGEREF _Toc88206087 \h </w:delInstrText>
          </w:r>
        </w:del>
      </w:ins>
      <w:r w:rsidR="00D454E5" w:rsidRPr="0094753D">
        <w:rPr>
          <w:noProof/>
        </w:rPr>
      </w:r>
      <w:del w:id="1975" w:author="Jim Kulp" w:date="2010-01-25T18:52:00Z">
        <w:r w:rsidR="0094753D" w:rsidDel="003E577E">
          <w:rPr>
            <w:b w:val="0"/>
            <w:noProof/>
          </w:rPr>
          <w:fldChar w:fldCharType="separate"/>
        </w:r>
      </w:del>
      <w:ins w:id="1976" w:author="James Kulp" w:date="2008-11-13T14:40:00Z">
        <w:del w:id="1977" w:author="Jim Kulp" w:date="2009-10-14T08:12:00Z">
          <w:r w:rsidR="00774DD6" w:rsidDel="00732A96">
            <w:rPr>
              <w:noProof/>
            </w:rPr>
            <w:delText>70</w:delText>
          </w:r>
        </w:del>
      </w:ins>
      <w:ins w:id="1978" w:author="James Kulp" w:date="2008-11-13T14:31:00Z">
        <w:del w:id="1979" w:author="Jim Kulp" w:date="2010-01-25T18:52:00Z">
          <w:r w:rsidR="0094753D" w:rsidDel="003E577E">
            <w:rPr>
              <w:b w:val="0"/>
              <w:noProof/>
            </w:rPr>
            <w:fldChar w:fldCharType="end"/>
          </w:r>
        </w:del>
      </w:ins>
    </w:p>
    <w:p w:rsidR="00D76AB2" w:rsidDel="003E577E" w:rsidRDefault="00D76AB2">
      <w:pPr>
        <w:pStyle w:val="TOC2"/>
        <w:numPr>
          <w:ins w:id="1980" w:author="James Kulp" w:date="2008-11-13T14:31:00Z"/>
        </w:numPr>
        <w:tabs>
          <w:tab w:val="left" w:pos="529"/>
          <w:tab w:val="right" w:leader="dot" w:pos="9350"/>
        </w:tabs>
        <w:rPr>
          <w:ins w:id="1981" w:author="James Kulp" w:date="2008-11-13T14:31:00Z"/>
          <w:del w:id="1982" w:author="Jim Kulp" w:date="2010-01-25T18:52:00Z"/>
          <w:rFonts w:eastAsiaTheme="minorEastAsia" w:cstheme="minorBidi"/>
          <w:noProof/>
          <w:sz w:val="24"/>
          <w:szCs w:val="24"/>
        </w:rPr>
      </w:pPr>
      <w:ins w:id="1983" w:author="James Kulp" w:date="2008-11-13T14:31:00Z">
        <w:del w:id="1984" w:author="Jim Kulp" w:date="2010-01-25T18:52:00Z">
          <w:r w:rsidDel="003E577E">
            <w:rPr>
              <w:noProof/>
            </w:rPr>
            <w:delText>8.6</w:delText>
          </w:r>
          <w:r w:rsidDel="003E577E">
            <w:rPr>
              <w:rFonts w:eastAsiaTheme="minorEastAsia" w:cstheme="minorBidi"/>
              <w:noProof/>
              <w:sz w:val="24"/>
              <w:szCs w:val="24"/>
            </w:rPr>
            <w:tab/>
          </w:r>
          <w:r w:rsidDel="003E577E">
            <w:rPr>
              <w:noProof/>
            </w:rPr>
            <w:delText>WMemI Semantics</w:delText>
          </w:r>
          <w:r w:rsidDel="003E577E">
            <w:rPr>
              <w:noProof/>
            </w:rPr>
            <w:tab/>
          </w:r>
          <w:r w:rsidR="0094753D" w:rsidDel="003E577E">
            <w:rPr>
              <w:b w:val="0"/>
              <w:noProof/>
            </w:rPr>
            <w:fldChar w:fldCharType="begin"/>
          </w:r>
          <w:r w:rsidDel="003E577E">
            <w:rPr>
              <w:noProof/>
            </w:rPr>
            <w:delInstrText xml:space="preserve"> PAGEREF _Toc88206088 \h </w:delInstrText>
          </w:r>
        </w:del>
      </w:ins>
      <w:r w:rsidR="00D454E5" w:rsidRPr="0094753D">
        <w:rPr>
          <w:noProof/>
        </w:rPr>
      </w:r>
      <w:del w:id="1985" w:author="Jim Kulp" w:date="2010-01-25T18:52:00Z">
        <w:r w:rsidR="0094753D" w:rsidDel="003E577E">
          <w:rPr>
            <w:b w:val="0"/>
            <w:noProof/>
          </w:rPr>
          <w:fldChar w:fldCharType="separate"/>
        </w:r>
      </w:del>
      <w:ins w:id="1986" w:author="James Kulp" w:date="2008-11-13T14:40:00Z">
        <w:del w:id="1987" w:author="Jim Kulp" w:date="2009-10-14T08:12:00Z">
          <w:r w:rsidR="00774DD6" w:rsidDel="00732A96">
            <w:rPr>
              <w:noProof/>
            </w:rPr>
            <w:delText>72</w:delText>
          </w:r>
        </w:del>
      </w:ins>
      <w:ins w:id="1988" w:author="James Kulp" w:date="2008-11-13T14:31:00Z">
        <w:del w:id="1989" w:author="Jim Kulp" w:date="2010-01-25T18:52:00Z">
          <w:r w:rsidR="0094753D" w:rsidDel="003E577E">
            <w:rPr>
              <w:b w:val="0"/>
              <w:noProof/>
            </w:rPr>
            <w:fldChar w:fldCharType="end"/>
          </w:r>
        </w:del>
      </w:ins>
    </w:p>
    <w:p w:rsidR="00D76AB2" w:rsidDel="003E577E" w:rsidRDefault="00D76AB2">
      <w:pPr>
        <w:pStyle w:val="TOC2"/>
        <w:numPr>
          <w:ins w:id="1990" w:author="James Kulp" w:date="2008-11-13T14:31:00Z"/>
        </w:numPr>
        <w:tabs>
          <w:tab w:val="left" w:pos="529"/>
          <w:tab w:val="right" w:leader="dot" w:pos="9350"/>
        </w:tabs>
        <w:rPr>
          <w:ins w:id="1991" w:author="James Kulp" w:date="2008-11-13T14:31:00Z"/>
          <w:del w:id="1992" w:author="Jim Kulp" w:date="2010-01-25T18:52:00Z"/>
          <w:rFonts w:eastAsiaTheme="minorEastAsia" w:cstheme="minorBidi"/>
          <w:noProof/>
          <w:sz w:val="24"/>
          <w:szCs w:val="24"/>
        </w:rPr>
      </w:pPr>
      <w:ins w:id="1993" w:author="James Kulp" w:date="2008-11-13T14:31:00Z">
        <w:del w:id="1994" w:author="Jim Kulp" w:date="2010-01-25T18:52:00Z">
          <w:r w:rsidDel="003E577E">
            <w:rPr>
              <w:noProof/>
            </w:rPr>
            <w:delText>8.7</w:delText>
          </w:r>
          <w:r w:rsidDel="003E577E">
            <w:rPr>
              <w:rFonts w:eastAsiaTheme="minorEastAsia" w:cstheme="minorBidi"/>
              <w:noProof/>
              <w:sz w:val="24"/>
              <w:szCs w:val="24"/>
            </w:rPr>
            <w:tab/>
          </w:r>
          <w:r w:rsidDel="003E577E">
            <w:rPr>
              <w:noProof/>
            </w:rPr>
            <w:delText>WMemI Infrastructure Issues</w:delText>
          </w:r>
          <w:r w:rsidDel="003E577E">
            <w:rPr>
              <w:noProof/>
            </w:rPr>
            <w:tab/>
          </w:r>
          <w:r w:rsidR="0094753D" w:rsidDel="003E577E">
            <w:rPr>
              <w:b w:val="0"/>
              <w:noProof/>
            </w:rPr>
            <w:fldChar w:fldCharType="begin"/>
          </w:r>
          <w:r w:rsidDel="003E577E">
            <w:rPr>
              <w:noProof/>
            </w:rPr>
            <w:delInstrText xml:space="preserve"> PAGEREF _Toc88206089 \h </w:delInstrText>
          </w:r>
        </w:del>
      </w:ins>
      <w:r w:rsidR="00D454E5" w:rsidRPr="0094753D">
        <w:rPr>
          <w:noProof/>
        </w:rPr>
      </w:r>
      <w:del w:id="1995" w:author="Jim Kulp" w:date="2010-01-25T18:52:00Z">
        <w:r w:rsidR="0094753D" w:rsidDel="003E577E">
          <w:rPr>
            <w:b w:val="0"/>
            <w:noProof/>
          </w:rPr>
          <w:fldChar w:fldCharType="separate"/>
        </w:r>
      </w:del>
      <w:ins w:id="1996" w:author="James Kulp" w:date="2008-11-13T14:40:00Z">
        <w:del w:id="1997" w:author="Jim Kulp" w:date="2009-10-14T08:12:00Z">
          <w:r w:rsidR="00774DD6" w:rsidDel="00732A96">
            <w:rPr>
              <w:noProof/>
            </w:rPr>
            <w:delText>73</w:delText>
          </w:r>
        </w:del>
      </w:ins>
      <w:ins w:id="1998" w:author="James Kulp" w:date="2008-11-13T14:31:00Z">
        <w:del w:id="1999" w:author="Jim Kulp" w:date="2010-01-25T18:52:00Z">
          <w:r w:rsidR="0094753D" w:rsidDel="003E577E">
            <w:rPr>
              <w:b w:val="0"/>
              <w:noProof/>
            </w:rPr>
            <w:fldChar w:fldCharType="end"/>
          </w:r>
        </w:del>
      </w:ins>
    </w:p>
    <w:p w:rsidR="00D76AB2" w:rsidDel="003E577E" w:rsidRDefault="00D76AB2">
      <w:pPr>
        <w:pStyle w:val="TOC1"/>
        <w:numPr>
          <w:ins w:id="2000" w:author="James Kulp" w:date="2008-11-13T14:31:00Z"/>
        </w:numPr>
        <w:tabs>
          <w:tab w:val="left" w:pos="362"/>
          <w:tab w:val="right" w:leader="dot" w:pos="9350"/>
        </w:tabs>
        <w:rPr>
          <w:ins w:id="2001" w:author="James Kulp" w:date="2008-11-13T14:31:00Z"/>
          <w:del w:id="2002" w:author="Jim Kulp" w:date="2010-01-25T18:52:00Z"/>
          <w:rFonts w:eastAsiaTheme="minorEastAsia" w:cstheme="minorBidi"/>
          <w:b w:val="0"/>
          <w:noProof/>
        </w:rPr>
      </w:pPr>
      <w:ins w:id="2003" w:author="James Kulp" w:date="2008-11-13T14:31:00Z">
        <w:del w:id="2004" w:author="Jim Kulp" w:date="2010-01-25T18:52:00Z">
          <w:r w:rsidDel="003E577E">
            <w:rPr>
              <w:noProof/>
            </w:rPr>
            <w:delText>9</w:delText>
          </w:r>
          <w:r w:rsidDel="003E577E">
            <w:rPr>
              <w:rFonts w:eastAsiaTheme="minorEastAsia" w:cstheme="minorBidi"/>
              <w:b w:val="0"/>
              <w:noProof/>
            </w:rPr>
            <w:tab/>
          </w:r>
          <w:r w:rsidDel="003E577E">
            <w:rPr>
              <w:noProof/>
            </w:rPr>
            <w:delText>WIP XML Schema</w:delText>
          </w:r>
          <w:r w:rsidDel="003E577E">
            <w:rPr>
              <w:noProof/>
            </w:rPr>
            <w:tab/>
          </w:r>
          <w:r w:rsidR="0094753D" w:rsidDel="003E577E">
            <w:rPr>
              <w:b w:val="0"/>
              <w:noProof/>
            </w:rPr>
            <w:fldChar w:fldCharType="begin"/>
          </w:r>
          <w:r w:rsidDel="003E577E">
            <w:rPr>
              <w:noProof/>
            </w:rPr>
            <w:delInstrText xml:space="preserve"> PAGEREF _Toc88206090 \h </w:delInstrText>
          </w:r>
        </w:del>
      </w:ins>
      <w:r w:rsidR="00D454E5" w:rsidRPr="0094753D">
        <w:rPr>
          <w:noProof/>
        </w:rPr>
      </w:r>
      <w:del w:id="2005" w:author="Jim Kulp" w:date="2010-01-25T18:52:00Z">
        <w:r w:rsidR="0094753D" w:rsidDel="003E577E">
          <w:rPr>
            <w:b w:val="0"/>
            <w:noProof/>
          </w:rPr>
          <w:fldChar w:fldCharType="separate"/>
        </w:r>
      </w:del>
      <w:ins w:id="2006" w:author="James Kulp" w:date="2008-11-13T14:40:00Z">
        <w:del w:id="2007" w:author="Jim Kulp" w:date="2009-10-14T08:12:00Z">
          <w:r w:rsidR="00774DD6" w:rsidDel="00732A96">
            <w:rPr>
              <w:noProof/>
            </w:rPr>
            <w:delText>75</w:delText>
          </w:r>
        </w:del>
      </w:ins>
      <w:ins w:id="2008" w:author="James Kulp" w:date="2008-11-13T14:31:00Z">
        <w:del w:id="2009" w:author="Jim Kulp" w:date="2010-01-25T18:52:00Z">
          <w:r w:rsidR="0094753D" w:rsidDel="003E577E">
            <w:rPr>
              <w:b w:val="0"/>
              <w:noProof/>
            </w:rPr>
            <w:fldChar w:fldCharType="end"/>
          </w:r>
        </w:del>
      </w:ins>
    </w:p>
    <w:p w:rsidR="00D76AB2" w:rsidDel="003E577E" w:rsidRDefault="00D76AB2">
      <w:pPr>
        <w:pStyle w:val="TOC2"/>
        <w:numPr>
          <w:ins w:id="2010" w:author="James Kulp" w:date="2008-11-13T14:31:00Z"/>
        </w:numPr>
        <w:tabs>
          <w:tab w:val="left" w:pos="529"/>
          <w:tab w:val="right" w:leader="dot" w:pos="9350"/>
        </w:tabs>
        <w:rPr>
          <w:ins w:id="2011" w:author="James Kulp" w:date="2008-11-13T14:31:00Z"/>
          <w:del w:id="2012" w:author="Jim Kulp" w:date="2010-01-25T18:52:00Z"/>
          <w:rFonts w:eastAsiaTheme="minorEastAsia" w:cstheme="minorBidi"/>
          <w:noProof/>
          <w:sz w:val="24"/>
          <w:szCs w:val="24"/>
        </w:rPr>
      </w:pPr>
      <w:ins w:id="2013" w:author="James Kulp" w:date="2008-11-13T14:31:00Z">
        <w:del w:id="2014" w:author="Jim Kulp" w:date="2010-01-25T18:52:00Z">
          <w:r w:rsidDel="003E577E">
            <w:rPr>
              <w:noProof/>
            </w:rPr>
            <w:delText>9.1</w:delText>
          </w:r>
          <w:r w:rsidDel="003E577E">
            <w:rPr>
              <w:rFonts w:eastAsiaTheme="minorEastAsia" w:cstheme="minorBidi"/>
              <w:noProof/>
              <w:sz w:val="24"/>
              <w:szCs w:val="24"/>
            </w:rPr>
            <w:tab/>
          </w:r>
          <w:r w:rsidDel="003E577E">
            <w:rPr>
              <w:noProof/>
            </w:rPr>
            <w:delText>Introduction</w:delText>
          </w:r>
          <w:r w:rsidDel="003E577E">
            <w:rPr>
              <w:noProof/>
            </w:rPr>
            <w:tab/>
          </w:r>
          <w:r w:rsidR="0094753D" w:rsidDel="003E577E">
            <w:rPr>
              <w:b w:val="0"/>
              <w:noProof/>
            </w:rPr>
            <w:fldChar w:fldCharType="begin"/>
          </w:r>
          <w:r w:rsidDel="003E577E">
            <w:rPr>
              <w:noProof/>
            </w:rPr>
            <w:delInstrText xml:space="preserve"> PAGEREF _Toc88206091 \h </w:delInstrText>
          </w:r>
        </w:del>
      </w:ins>
      <w:r w:rsidR="00D454E5" w:rsidRPr="0094753D">
        <w:rPr>
          <w:noProof/>
        </w:rPr>
      </w:r>
      <w:del w:id="2015" w:author="Jim Kulp" w:date="2010-01-25T18:52:00Z">
        <w:r w:rsidR="0094753D" w:rsidDel="003E577E">
          <w:rPr>
            <w:b w:val="0"/>
            <w:noProof/>
          </w:rPr>
          <w:fldChar w:fldCharType="separate"/>
        </w:r>
      </w:del>
      <w:ins w:id="2016" w:author="James Kulp" w:date="2008-11-13T14:40:00Z">
        <w:del w:id="2017" w:author="Jim Kulp" w:date="2009-10-14T08:12:00Z">
          <w:r w:rsidR="00774DD6" w:rsidDel="00732A96">
            <w:rPr>
              <w:noProof/>
            </w:rPr>
            <w:delText>75</w:delText>
          </w:r>
        </w:del>
      </w:ins>
      <w:ins w:id="2018" w:author="James Kulp" w:date="2008-11-13T14:31:00Z">
        <w:del w:id="2019" w:author="Jim Kulp" w:date="2010-01-25T18:52:00Z">
          <w:r w:rsidR="0094753D" w:rsidDel="003E577E">
            <w:rPr>
              <w:b w:val="0"/>
              <w:noProof/>
            </w:rPr>
            <w:fldChar w:fldCharType="end"/>
          </w:r>
        </w:del>
      </w:ins>
    </w:p>
    <w:p w:rsidR="00D76AB2" w:rsidDel="003E577E" w:rsidRDefault="00D76AB2">
      <w:pPr>
        <w:pStyle w:val="TOC2"/>
        <w:numPr>
          <w:ins w:id="2020" w:author="James Kulp" w:date="2008-11-13T14:31:00Z"/>
        </w:numPr>
        <w:tabs>
          <w:tab w:val="left" w:pos="529"/>
          <w:tab w:val="right" w:leader="dot" w:pos="9350"/>
        </w:tabs>
        <w:rPr>
          <w:ins w:id="2021" w:author="James Kulp" w:date="2008-11-13T14:31:00Z"/>
          <w:del w:id="2022" w:author="Jim Kulp" w:date="2010-01-25T18:52:00Z"/>
          <w:rFonts w:eastAsiaTheme="minorEastAsia" w:cstheme="minorBidi"/>
          <w:noProof/>
          <w:sz w:val="24"/>
          <w:szCs w:val="24"/>
        </w:rPr>
      </w:pPr>
      <w:ins w:id="2023" w:author="James Kulp" w:date="2008-11-13T14:31:00Z">
        <w:del w:id="2024" w:author="Jim Kulp" w:date="2010-01-25T18:52:00Z">
          <w:r w:rsidDel="003E577E">
            <w:rPr>
              <w:noProof/>
            </w:rPr>
            <w:delText>9.2</w:delText>
          </w:r>
          <w:r w:rsidDel="003E577E">
            <w:rPr>
              <w:rFonts w:eastAsiaTheme="minorEastAsia" w:cstheme="minorBidi"/>
              <w:noProof/>
              <w:sz w:val="24"/>
              <w:szCs w:val="24"/>
            </w:rPr>
            <w:tab/>
          </w:r>
          <w:r w:rsidDel="003E577E">
            <w:rPr>
              <w:noProof/>
            </w:rPr>
            <w:delText>Quick XML Introduction</w:delText>
          </w:r>
          <w:r w:rsidDel="003E577E">
            <w:rPr>
              <w:noProof/>
            </w:rPr>
            <w:tab/>
          </w:r>
          <w:r w:rsidR="0094753D" w:rsidDel="003E577E">
            <w:rPr>
              <w:b w:val="0"/>
              <w:noProof/>
            </w:rPr>
            <w:fldChar w:fldCharType="begin"/>
          </w:r>
          <w:r w:rsidDel="003E577E">
            <w:rPr>
              <w:noProof/>
            </w:rPr>
            <w:delInstrText xml:space="preserve"> PAGEREF _Toc88206092 \h </w:delInstrText>
          </w:r>
        </w:del>
      </w:ins>
      <w:r w:rsidR="00D454E5" w:rsidRPr="0094753D">
        <w:rPr>
          <w:noProof/>
        </w:rPr>
      </w:r>
      <w:del w:id="2025" w:author="Jim Kulp" w:date="2010-01-25T18:52:00Z">
        <w:r w:rsidR="0094753D" w:rsidDel="003E577E">
          <w:rPr>
            <w:b w:val="0"/>
            <w:noProof/>
          </w:rPr>
          <w:fldChar w:fldCharType="separate"/>
        </w:r>
      </w:del>
      <w:ins w:id="2026" w:author="James Kulp" w:date="2008-11-13T14:40:00Z">
        <w:del w:id="2027" w:author="Jim Kulp" w:date="2009-10-14T08:12:00Z">
          <w:r w:rsidR="00774DD6" w:rsidDel="00732A96">
            <w:rPr>
              <w:noProof/>
            </w:rPr>
            <w:delText>75</w:delText>
          </w:r>
        </w:del>
      </w:ins>
      <w:ins w:id="2028" w:author="James Kulp" w:date="2008-11-13T14:31:00Z">
        <w:del w:id="2029" w:author="Jim Kulp" w:date="2010-01-25T18:52:00Z">
          <w:r w:rsidR="0094753D" w:rsidDel="003E577E">
            <w:rPr>
              <w:b w:val="0"/>
              <w:noProof/>
            </w:rPr>
            <w:fldChar w:fldCharType="end"/>
          </w:r>
        </w:del>
      </w:ins>
    </w:p>
    <w:p w:rsidR="003E577E" w:rsidRDefault="00D76AB2">
      <w:pPr>
        <w:pStyle w:val="TOC1"/>
        <w:numPr>
          <w:ins w:id="2030" w:author="Jim Kulp" w:date="2010-01-25T18:52:00Z"/>
        </w:numPr>
        <w:tabs>
          <w:tab w:val="left" w:pos="362"/>
          <w:tab w:val="right" w:leader="dot" w:pos="9350"/>
        </w:tabs>
        <w:rPr>
          <w:ins w:id="2031" w:author="Jim Kulp" w:date="2010-01-25T18:52:00Z"/>
          <w:rFonts w:eastAsiaTheme="minorEastAsia" w:cstheme="minorBidi"/>
          <w:b w:val="0"/>
          <w:noProof/>
        </w:rPr>
      </w:pPr>
      <w:ins w:id="2032" w:author="James Kulp" w:date="2008-11-13T14:31:00Z">
        <w:del w:id="2033" w:author="Jim Kulp" w:date="2010-01-25T18:52:00Z">
          <w:r w:rsidDel="003E577E">
            <w:rPr>
              <w:noProof/>
            </w:rPr>
            <w:delText>9.3</w:delText>
          </w:r>
          <w:r w:rsidDel="003E577E">
            <w:rPr>
              <w:rFonts w:eastAsiaTheme="minorEastAsia" w:cstheme="minorBidi"/>
              <w:noProof/>
            </w:rPr>
            <w:tab/>
          </w:r>
          <w:r w:rsidDel="003E577E">
            <w:rPr>
              <w:noProof/>
            </w:rPr>
            <w:delText>Top Level Element: Component Specification</w:delText>
          </w:r>
          <w:r w:rsidDel="003E577E">
            <w:rPr>
              <w:noProof/>
            </w:rPr>
            <w:tab/>
          </w:r>
          <w:r w:rsidR="0094753D" w:rsidRPr="0094753D" w:rsidDel="003E577E">
            <w:rPr>
              <w:noProof/>
            </w:rPr>
            <w:fldChar w:fldCharType="begin"/>
          </w:r>
          <w:r w:rsidDel="003E577E">
            <w:rPr>
              <w:noProof/>
            </w:rPr>
            <w:delInstrText xml:space="preserve"> PAGEREF _Toc88206093 </w:delInstrText>
          </w:r>
        </w:del>
      </w:ins>
      <w:ins w:id="2034" w:author="Jim Kulp" w:date="2010-01-25T18:52:00Z">
        <w:r w:rsidR="0094753D" w:rsidRPr="0094753D">
          <w:rPr>
            <w:b w:val="0"/>
            <w:i/>
          </w:rPr>
          <w:fldChar w:fldCharType="begin"/>
        </w:r>
        <w:r w:rsidR="003E577E">
          <w:rPr>
            <w:b w:val="0"/>
            <w:i/>
          </w:rPr>
          <w:instrText xml:space="preserve"> TOC \o "1-3" </w:instrText>
        </w:r>
      </w:ins>
      <w:r w:rsidR="0094753D" w:rsidRPr="0094753D">
        <w:rPr>
          <w:b w:val="0"/>
          <w:i/>
        </w:rPr>
        <w:fldChar w:fldCharType="separate"/>
      </w:r>
      <w:ins w:id="2035" w:author="Jim Kulp" w:date="2010-01-25T18:52:00Z">
        <w:r w:rsidR="003E577E">
          <w:rPr>
            <w:noProof/>
          </w:rPr>
          <w:instrText>1</w:instrText>
        </w:r>
        <w:r w:rsidR="003E577E">
          <w:rPr>
            <w:rFonts w:eastAsiaTheme="minorEastAsia" w:cstheme="minorBidi"/>
            <w:b w:val="0"/>
            <w:noProof/>
          </w:rPr>
          <w:tab/>
        </w:r>
        <w:r w:rsidR="003E577E">
          <w:rPr>
            <w:noProof/>
          </w:rPr>
          <w:instrText>References</w:instrText>
        </w:r>
        <w:r w:rsidR="003E577E">
          <w:rPr>
            <w:noProof/>
          </w:rPr>
          <w:tab/>
        </w:r>
        <w:r w:rsidR="0094753D">
          <w:rPr>
            <w:noProof/>
          </w:rPr>
          <w:fldChar w:fldCharType="begin"/>
        </w:r>
        <w:r w:rsidR="003E577E">
          <w:rPr>
            <w:noProof/>
          </w:rPr>
          <w:instrText xml:space="preserve"> PAGEREF _Toc126064899 \h </w:instrText>
        </w:r>
      </w:ins>
      <w:r w:rsidR="00D454E5">
        <w:rPr>
          <w:noProof/>
        </w:rPr>
      </w:r>
      <w:r w:rsidR="0094753D">
        <w:rPr>
          <w:noProof/>
        </w:rPr>
        <w:fldChar w:fldCharType="separate"/>
      </w:r>
      <w:ins w:id="2036" w:author="Jim Kulp" w:date="2010-01-25T18:52:00Z">
        <w:r w:rsidR="003E577E">
          <w:rPr>
            <w:noProof/>
          </w:rPr>
          <w:instrText>4</w:instrText>
        </w:r>
        <w:r w:rsidR="0094753D">
          <w:rPr>
            <w:noProof/>
          </w:rPr>
          <w:fldChar w:fldCharType="end"/>
        </w:r>
      </w:ins>
    </w:p>
    <w:p w:rsidR="003E577E" w:rsidRDefault="003E577E">
      <w:pPr>
        <w:pStyle w:val="TOC2"/>
        <w:numPr>
          <w:ins w:id="2037" w:author="Jim Kulp" w:date="2010-01-25T18:52:00Z"/>
        </w:numPr>
        <w:tabs>
          <w:tab w:val="left" w:pos="529"/>
          <w:tab w:val="right" w:leader="dot" w:pos="9350"/>
        </w:tabs>
        <w:rPr>
          <w:ins w:id="2038" w:author="Jim Kulp" w:date="2010-01-25T18:52:00Z"/>
          <w:rFonts w:eastAsiaTheme="minorEastAsia" w:cstheme="minorBidi"/>
          <w:noProof/>
          <w:sz w:val="24"/>
          <w:szCs w:val="24"/>
        </w:rPr>
      </w:pPr>
      <w:ins w:id="2039" w:author="Jim Kulp" w:date="2010-01-25T18:52:00Z">
        <w:r>
          <w:rPr>
            <w:noProof/>
          </w:rPr>
          <w:instrText>1.1</w:instrText>
        </w:r>
        <w:r>
          <w:rPr>
            <w:rFonts w:eastAsiaTheme="minorEastAsia" w:cstheme="minorBidi"/>
            <w:noProof/>
            <w:sz w:val="24"/>
            <w:szCs w:val="24"/>
          </w:rPr>
          <w:tab/>
        </w:r>
        <w:r>
          <w:rPr>
            <w:noProof/>
          </w:rPr>
          <w:instrText>Definitions</w:instrText>
        </w:r>
        <w:r>
          <w:rPr>
            <w:noProof/>
          </w:rPr>
          <w:tab/>
        </w:r>
        <w:r w:rsidR="0094753D">
          <w:rPr>
            <w:noProof/>
          </w:rPr>
          <w:fldChar w:fldCharType="begin"/>
        </w:r>
        <w:r>
          <w:rPr>
            <w:noProof/>
          </w:rPr>
          <w:instrText xml:space="preserve"> PAGEREF _Toc126064900 \h </w:instrText>
        </w:r>
      </w:ins>
      <w:r w:rsidR="00D454E5">
        <w:rPr>
          <w:noProof/>
        </w:rPr>
      </w:r>
      <w:r w:rsidR="0094753D">
        <w:rPr>
          <w:noProof/>
        </w:rPr>
        <w:fldChar w:fldCharType="separate"/>
      </w:r>
      <w:ins w:id="2040" w:author="Jim Kulp" w:date="2010-01-25T18:52:00Z">
        <w:r>
          <w:rPr>
            <w:noProof/>
          </w:rPr>
          <w:instrText>4</w:instrText>
        </w:r>
        <w:r w:rsidR="0094753D">
          <w:rPr>
            <w:noProof/>
          </w:rPr>
          <w:fldChar w:fldCharType="end"/>
        </w:r>
      </w:ins>
    </w:p>
    <w:p w:rsidR="003E577E" w:rsidRDefault="003E577E">
      <w:pPr>
        <w:pStyle w:val="TOC1"/>
        <w:numPr>
          <w:ins w:id="2041" w:author="Jim Kulp" w:date="2010-01-25T18:52:00Z"/>
        </w:numPr>
        <w:tabs>
          <w:tab w:val="left" w:pos="362"/>
          <w:tab w:val="right" w:leader="dot" w:pos="9350"/>
        </w:tabs>
        <w:rPr>
          <w:ins w:id="2042" w:author="Jim Kulp" w:date="2010-01-25T18:52:00Z"/>
          <w:rFonts w:eastAsiaTheme="minorEastAsia" w:cstheme="minorBidi"/>
          <w:b w:val="0"/>
          <w:noProof/>
        </w:rPr>
      </w:pPr>
      <w:ins w:id="2043" w:author="Jim Kulp" w:date="2010-01-25T18:52:00Z">
        <w:r>
          <w:rPr>
            <w:noProof/>
          </w:rPr>
          <w:instrText>2</w:instrText>
        </w:r>
        <w:r>
          <w:rPr>
            <w:rFonts w:eastAsiaTheme="minorEastAsia" w:cstheme="minorBidi"/>
            <w:b w:val="0"/>
            <w:noProof/>
          </w:rPr>
          <w:tab/>
        </w:r>
        <w:r>
          <w:rPr>
            <w:noProof/>
          </w:rPr>
          <w:instrText>Introduction</w:instrText>
        </w:r>
        <w:r>
          <w:rPr>
            <w:noProof/>
          </w:rPr>
          <w:tab/>
        </w:r>
        <w:r w:rsidR="0094753D">
          <w:rPr>
            <w:noProof/>
          </w:rPr>
          <w:fldChar w:fldCharType="begin"/>
        </w:r>
        <w:r>
          <w:rPr>
            <w:noProof/>
          </w:rPr>
          <w:instrText xml:space="preserve"> PAGEREF _Toc126064901 \h </w:instrText>
        </w:r>
      </w:ins>
      <w:r w:rsidR="00D454E5">
        <w:rPr>
          <w:noProof/>
        </w:rPr>
      </w:r>
      <w:r w:rsidR="0094753D">
        <w:rPr>
          <w:noProof/>
        </w:rPr>
        <w:fldChar w:fldCharType="separate"/>
      </w:r>
      <w:ins w:id="2044" w:author="Jim Kulp" w:date="2010-01-25T18:52:00Z">
        <w:r>
          <w:rPr>
            <w:noProof/>
          </w:rPr>
          <w:instrText>5</w:instrText>
        </w:r>
        <w:r w:rsidR="0094753D">
          <w:rPr>
            <w:noProof/>
          </w:rPr>
          <w:fldChar w:fldCharType="end"/>
        </w:r>
      </w:ins>
    </w:p>
    <w:p w:rsidR="003E577E" w:rsidRDefault="003E577E">
      <w:pPr>
        <w:pStyle w:val="TOC2"/>
        <w:numPr>
          <w:ins w:id="2045" w:author="Jim Kulp" w:date="2010-01-25T18:52:00Z"/>
        </w:numPr>
        <w:tabs>
          <w:tab w:val="left" w:pos="529"/>
          <w:tab w:val="right" w:leader="dot" w:pos="9350"/>
        </w:tabs>
        <w:rPr>
          <w:ins w:id="2046" w:author="Jim Kulp" w:date="2010-01-25T18:52:00Z"/>
          <w:rFonts w:eastAsiaTheme="minorEastAsia" w:cstheme="minorBidi"/>
          <w:noProof/>
          <w:sz w:val="24"/>
          <w:szCs w:val="24"/>
        </w:rPr>
      </w:pPr>
      <w:ins w:id="2047" w:author="Jim Kulp" w:date="2010-01-25T18:52:00Z">
        <w:r>
          <w:rPr>
            <w:noProof/>
          </w:rPr>
          <w:instrText>2.1</w:instrText>
        </w:r>
        <w:r>
          <w:rPr>
            <w:rFonts w:eastAsiaTheme="minorEastAsia" w:cstheme="minorBidi"/>
            <w:noProof/>
            <w:sz w:val="24"/>
            <w:szCs w:val="24"/>
          </w:rPr>
          <w:tab/>
        </w:r>
        <w:r>
          <w:rPr>
            <w:noProof/>
          </w:rPr>
          <w:instrText>Purpose</w:instrText>
        </w:r>
        <w:r>
          <w:rPr>
            <w:noProof/>
          </w:rPr>
          <w:tab/>
        </w:r>
        <w:r w:rsidR="0094753D">
          <w:rPr>
            <w:noProof/>
          </w:rPr>
          <w:fldChar w:fldCharType="begin"/>
        </w:r>
        <w:r>
          <w:rPr>
            <w:noProof/>
          </w:rPr>
          <w:instrText xml:space="preserve"> PAGEREF _Toc126064902 \h </w:instrText>
        </w:r>
      </w:ins>
      <w:r w:rsidR="00D454E5">
        <w:rPr>
          <w:noProof/>
        </w:rPr>
      </w:r>
      <w:r w:rsidR="0094753D">
        <w:rPr>
          <w:noProof/>
        </w:rPr>
        <w:fldChar w:fldCharType="separate"/>
      </w:r>
      <w:ins w:id="2048" w:author="Jim Kulp" w:date="2010-01-25T18:52:00Z">
        <w:r>
          <w:rPr>
            <w:noProof/>
          </w:rPr>
          <w:instrText>5</w:instrText>
        </w:r>
        <w:r w:rsidR="0094753D">
          <w:rPr>
            <w:noProof/>
          </w:rPr>
          <w:fldChar w:fldCharType="end"/>
        </w:r>
      </w:ins>
    </w:p>
    <w:p w:rsidR="003E577E" w:rsidRDefault="003E577E">
      <w:pPr>
        <w:pStyle w:val="TOC2"/>
        <w:numPr>
          <w:ins w:id="2049" w:author="Jim Kulp" w:date="2010-01-25T18:52:00Z"/>
        </w:numPr>
        <w:tabs>
          <w:tab w:val="left" w:pos="529"/>
          <w:tab w:val="right" w:leader="dot" w:pos="9350"/>
        </w:tabs>
        <w:rPr>
          <w:ins w:id="2050" w:author="Jim Kulp" w:date="2010-01-25T18:52:00Z"/>
          <w:rFonts w:eastAsiaTheme="minorEastAsia" w:cstheme="minorBidi"/>
          <w:noProof/>
          <w:sz w:val="24"/>
          <w:szCs w:val="24"/>
        </w:rPr>
      </w:pPr>
      <w:ins w:id="2051" w:author="Jim Kulp" w:date="2010-01-25T18:52:00Z">
        <w:r>
          <w:rPr>
            <w:noProof/>
          </w:rPr>
          <w:instrText>2.2</w:instrText>
        </w:r>
        <w:r>
          <w:rPr>
            <w:rFonts w:eastAsiaTheme="minorEastAsia" w:cstheme="minorBidi"/>
            <w:noProof/>
            <w:sz w:val="24"/>
            <w:szCs w:val="24"/>
          </w:rPr>
          <w:tab/>
        </w:r>
        <w:r>
          <w:rPr>
            <w:noProof/>
          </w:rPr>
          <w:instrText>Requirements</w:instrText>
        </w:r>
        <w:r>
          <w:rPr>
            <w:noProof/>
          </w:rPr>
          <w:tab/>
        </w:r>
        <w:r w:rsidR="0094753D">
          <w:rPr>
            <w:noProof/>
          </w:rPr>
          <w:fldChar w:fldCharType="begin"/>
        </w:r>
        <w:r>
          <w:rPr>
            <w:noProof/>
          </w:rPr>
          <w:instrText xml:space="preserve"> PAGEREF _Toc126064903 \h </w:instrText>
        </w:r>
      </w:ins>
      <w:r w:rsidR="00D454E5">
        <w:rPr>
          <w:noProof/>
        </w:rPr>
      </w:r>
      <w:r w:rsidR="0094753D">
        <w:rPr>
          <w:noProof/>
        </w:rPr>
        <w:fldChar w:fldCharType="separate"/>
      </w:r>
      <w:ins w:id="2052" w:author="Jim Kulp" w:date="2010-01-25T18:52:00Z">
        <w:r>
          <w:rPr>
            <w:noProof/>
          </w:rPr>
          <w:instrText>6</w:instrText>
        </w:r>
        <w:r w:rsidR="0094753D">
          <w:rPr>
            <w:noProof/>
          </w:rPr>
          <w:fldChar w:fldCharType="end"/>
        </w:r>
      </w:ins>
    </w:p>
    <w:p w:rsidR="003E577E" w:rsidRDefault="003E577E">
      <w:pPr>
        <w:pStyle w:val="TOC2"/>
        <w:numPr>
          <w:ins w:id="2053" w:author="Jim Kulp" w:date="2010-01-25T18:52:00Z"/>
        </w:numPr>
        <w:tabs>
          <w:tab w:val="left" w:pos="529"/>
          <w:tab w:val="right" w:leader="dot" w:pos="9350"/>
        </w:tabs>
        <w:rPr>
          <w:ins w:id="2054" w:author="Jim Kulp" w:date="2010-01-25T18:52:00Z"/>
          <w:rFonts w:eastAsiaTheme="minorEastAsia" w:cstheme="minorBidi"/>
          <w:noProof/>
          <w:sz w:val="24"/>
          <w:szCs w:val="24"/>
        </w:rPr>
      </w:pPr>
      <w:ins w:id="2055" w:author="Jim Kulp" w:date="2010-01-25T18:52:00Z">
        <w:r>
          <w:rPr>
            <w:noProof/>
          </w:rPr>
          <w:instrText>2.3</w:instrText>
        </w:r>
        <w:r>
          <w:rPr>
            <w:rFonts w:eastAsiaTheme="minorEastAsia" w:cstheme="minorBidi"/>
            <w:noProof/>
            <w:sz w:val="24"/>
            <w:szCs w:val="24"/>
          </w:rPr>
          <w:tab/>
        </w:r>
        <w:r>
          <w:rPr>
            <w:noProof/>
          </w:rPr>
          <w:instrText>Goals</w:instrText>
        </w:r>
        <w:r>
          <w:rPr>
            <w:noProof/>
          </w:rPr>
          <w:tab/>
        </w:r>
        <w:r w:rsidR="0094753D">
          <w:rPr>
            <w:noProof/>
          </w:rPr>
          <w:fldChar w:fldCharType="begin"/>
        </w:r>
        <w:r>
          <w:rPr>
            <w:noProof/>
          </w:rPr>
          <w:instrText xml:space="preserve"> PAGEREF _Toc126064904 \h </w:instrText>
        </w:r>
      </w:ins>
      <w:r w:rsidR="00D454E5">
        <w:rPr>
          <w:noProof/>
        </w:rPr>
      </w:r>
      <w:r w:rsidR="0094753D">
        <w:rPr>
          <w:noProof/>
        </w:rPr>
        <w:fldChar w:fldCharType="separate"/>
      </w:r>
      <w:ins w:id="2056" w:author="Jim Kulp" w:date="2010-01-25T18:52:00Z">
        <w:r>
          <w:rPr>
            <w:noProof/>
          </w:rPr>
          <w:instrText>6</w:instrText>
        </w:r>
        <w:r w:rsidR="0094753D">
          <w:rPr>
            <w:noProof/>
          </w:rPr>
          <w:fldChar w:fldCharType="end"/>
        </w:r>
      </w:ins>
    </w:p>
    <w:p w:rsidR="003E577E" w:rsidRDefault="003E577E">
      <w:pPr>
        <w:pStyle w:val="TOC2"/>
        <w:numPr>
          <w:ins w:id="2057" w:author="Jim Kulp" w:date="2010-01-25T18:52:00Z"/>
        </w:numPr>
        <w:tabs>
          <w:tab w:val="left" w:pos="529"/>
          <w:tab w:val="right" w:leader="dot" w:pos="9350"/>
        </w:tabs>
        <w:rPr>
          <w:ins w:id="2058" w:author="Jim Kulp" w:date="2010-01-25T18:52:00Z"/>
          <w:rFonts w:eastAsiaTheme="minorEastAsia" w:cstheme="minorBidi"/>
          <w:noProof/>
          <w:sz w:val="24"/>
          <w:szCs w:val="24"/>
        </w:rPr>
      </w:pPr>
      <w:ins w:id="2059" w:author="Jim Kulp" w:date="2010-01-25T18:52:00Z">
        <w:r>
          <w:rPr>
            <w:noProof/>
          </w:rPr>
          <w:instrText>2.4</w:instrText>
        </w:r>
        <w:r>
          <w:rPr>
            <w:rFonts w:eastAsiaTheme="minorEastAsia" w:cstheme="minorBidi"/>
            <w:noProof/>
            <w:sz w:val="24"/>
            <w:szCs w:val="24"/>
          </w:rPr>
          <w:tab/>
        </w:r>
        <w:r>
          <w:rPr>
            <w:noProof/>
          </w:rPr>
          <w:instrText>Non-Goals</w:instrText>
        </w:r>
        <w:r>
          <w:rPr>
            <w:noProof/>
          </w:rPr>
          <w:tab/>
        </w:r>
        <w:r w:rsidR="0094753D">
          <w:rPr>
            <w:noProof/>
          </w:rPr>
          <w:fldChar w:fldCharType="begin"/>
        </w:r>
        <w:r>
          <w:rPr>
            <w:noProof/>
          </w:rPr>
          <w:instrText xml:space="preserve"> PAGEREF _Toc126064905 \h </w:instrText>
        </w:r>
      </w:ins>
      <w:r w:rsidR="00D454E5">
        <w:rPr>
          <w:noProof/>
        </w:rPr>
      </w:r>
      <w:r w:rsidR="0094753D">
        <w:rPr>
          <w:noProof/>
        </w:rPr>
        <w:fldChar w:fldCharType="separate"/>
      </w:r>
      <w:ins w:id="2060" w:author="Jim Kulp" w:date="2010-01-25T18:52:00Z">
        <w:r>
          <w:rPr>
            <w:noProof/>
          </w:rPr>
          <w:instrText>7</w:instrText>
        </w:r>
        <w:r w:rsidR="0094753D">
          <w:rPr>
            <w:noProof/>
          </w:rPr>
          <w:fldChar w:fldCharType="end"/>
        </w:r>
      </w:ins>
    </w:p>
    <w:p w:rsidR="003E577E" w:rsidRDefault="003E577E">
      <w:pPr>
        <w:pStyle w:val="TOC2"/>
        <w:numPr>
          <w:ins w:id="2061" w:author="Jim Kulp" w:date="2010-01-25T18:52:00Z"/>
        </w:numPr>
        <w:tabs>
          <w:tab w:val="left" w:pos="529"/>
          <w:tab w:val="right" w:leader="dot" w:pos="9350"/>
        </w:tabs>
        <w:rPr>
          <w:ins w:id="2062" w:author="Jim Kulp" w:date="2010-01-25T18:52:00Z"/>
          <w:rFonts w:eastAsiaTheme="minorEastAsia" w:cstheme="minorBidi"/>
          <w:noProof/>
          <w:sz w:val="24"/>
          <w:szCs w:val="24"/>
        </w:rPr>
      </w:pPr>
      <w:ins w:id="2063" w:author="Jim Kulp" w:date="2010-01-25T18:52:00Z">
        <w:r>
          <w:rPr>
            <w:noProof/>
          </w:rPr>
          <w:instrText>2.5</w:instrText>
        </w:r>
        <w:r>
          <w:rPr>
            <w:rFonts w:eastAsiaTheme="minorEastAsia" w:cstheme="minorBidi"/>
            <w:noProof/>
            <w:sz w:val="24"/>
            <w:szCs w:val="24"/>
          </w:rPr>
          <w:tab/>
        </w:r>
        <w:r>
          <w:rPr>
            <w:noProof/>
          </w:rPr>
          <w:instrText>Overview</w:instrText>
        </w:r>
        <w:r>
          <w:rPr>
            <w:noProof/>
          </w:rPr>
          <w:tab/>
        </w:r>
        <w:r w:rsidR="0094753D">
          <w:rPr>
            <w:noProof/>
          </w:rPr>
          <w:fldChar w:fldCharType="begin"/>
        </w:r>
        <w:r>
          <w:rPr>
            <w:noProof/>
          </w:rPr>
          <w:instrText xml:space="preserve"> PAGEREF _Toc126064906 \h </w:instrText>
        </w:r>
      </w:ins>
      <w:r w:rsidR="00D454E5">
        <w:rPr>
          <w:noProof/>
        </w:rPr>
      </w:r>
      <w:r w:rsidR="0094753D">
        <w:rPr>
          <w:noProof/>
        </w:rPr>
        <w:fldChar w:fldCharType="separate"/>
      </w:r>
      <w:ins w:id="2064" w:author="Jim Kulp" w:date="2010-01-25T18:52:00Z">
        <w:r>
          <w:rPr>
            <w:noProof/>
          </w:rPr>
          <w:instrText>7</w:instrText>
        </w:r>
        <w:r w:rsidR="0094753D">
          <w:rPr>
            <w:noProof/>
          </w:rPr>
          <w:fldChar w:fldCharType="end"/>
        </w:r>
      </w:ins>
    </w:p>
    <w:p w:rsidR="003E577E" w:rsidRDefault="003E577E">
      <w:pPr>
        <w:pStyle w:val="TOC3"/>
        <w:numPr>
          <w:ins w:id="2065" w:author="Jim Kulp" w:date="2010-01-25T18:52:00Z"/>
        </w:numPr>
        <w:tabs>
          <w:tab w:val="left" w:pos="916"/>
          <w:tab w:val="right" w:leader="dot" w:pos="9350"/>
        </w:tabs>
        <w:rPr>
          <w:ins w:id="2066" w:author="Jim Kulp" w:date="2010-01-25T18:52:00Z"/>
          <w:rFonts w:eastAsiaTheme="minorEastAsia" w:cstheme="minorBidi"/>
          <w:i/>
          <w:noProof/>
          <w:sz w:val="24"/>
          <w:szCs w:val="24"/>
        </w:rPr>
      </w:pPr>
      <w:ins w:id="2067" w:author="Jim Kulp" w:date="2010-01-25T18:52:00Z">
        <w:r>
          <w:rPr>
            <w:noProof/>
          </w:rPr>
          <w:instrText>2.5.1</w:instrText>
        </w:r>
        <w:r>
          <w:rPr>
            <w:rFonts w:eastAsiaTheme="minorEastAsia" w:cstheme="minorBidi"/>
            <w:i/>
            <w:noProof/>
            <w:sz w:val="24"/>
            <w:szCs w:val="24"/>
          </w:rPr>
          <w:tab/>
        </w:r>
        <w:r>
          <w:rPr>
            <w:noProof/>
          </w:rPr>
          <w:instrText>Worker vs. Infrastructure and OCP Master/Slave Roles</w:instrText>
        </w:r>
        <w:r>
          <w:rPr>
            <w:noProof/>
          </w:rPr>
          <w:tab/>
        </w:r>
        <w:r w:rsidR="0094753D">
          <w:rPr>
            <w:noProof/>
          </w:rPr>
          <w:fldChar w:fldCharType="begin"/>
        </w:r>
        <w:r>
          <w:rPr>
            <w:noProof/>
          </w:rPr>
          <w:instrText xml:space="preserve"> PAGEREF _Toc126064907 \h </w:instrText>
        </w:r>
      </w:ins>
      <w:r w:rsidR="00D454E5">
        <w:rPr>
          <w:noProof/>
        </w:rPr>
      </w:r>
      <w:r w:rsidR="0094753D">
        <w:rPr>
          <w:noProof/>
        </w:rPr>
        <w:fldChar w:fldCharType="separate"/>
      </w:r>
      <w:ins w:id="2068" w:author="Jim Kulp" w:date="2010-01-25T18:52:00Z">
        <w:r>
          <w:rPr>
            <w:noProof/>
          </w:rPr>
          <w:instrText>10</w:instrText>
        </w:r>
        <w:r w:rsidR="0094753D">
          <w:rPr>
            <w:noProof/>
          </w:rPr>
          <w:fldChar w:fldCharType="end"/>
        </w:r>
      </w:ins>
    </w:p>
    <w:p w:rsidR="003E577E" w:rsidRDefault="003E577E">
      <w:pPr>
        <w:pStyle w:val="TOC2"/>
        <w:numPr>
          <w:ins w:id="2069" w:author="Jim Kulp" w:date="2010-01-25T18:52:00Z"/>
        </w:numPr>
        <w:tabs>
          <w:tab w:val="left" w:pos="529"/>
          <w:tab w:val="right" w:leader="dot" w:pos="9350"/>
        </w:tabs>
        <w:rPr>
          <w:ins w:id="2070" w:author="Jim Kulp" w:date="2010-01-25T18:52:00Z"/>
          <w:rFonts w:eastAsiaTheme="minorEastAsia" w:cstheme="minorBidi"/>
          <w:noProof/>
          <w:sz w:val="24"/>
          <w:szCs w:val="24"/>
        </w:rPr>
      </w:pPr>
      <w:ins w:id="2071" w:author="Jim Kulp" w:date="2010-01-25T18:52:00Z">
        <w:r>
          <w:rPr>
            <w:noProof/>
          </w:rPr>
          <w:instrText>2.6</w:instrText>
        </w:r>
        <w:r>
          <w:rPr>
            <w:rFonts w:eastAsiaTheme="minorEastAsia" w:cstheme="minorBidi"/>
            <w:noProof/>
            <w:sz w:val="24"/>
            <w:szCs w:val="24"/>
          </w:rPr>
          <w:tab/>
        </w:r>
        <w:r>
          <w:rPr>
            <w:noProof/>
          </w:rPr>
          <w:instrText>Document Organization</w:instrText>
        </w:r>
        <w:r>
          <w:rPr>
            <w:noProof/>
          </w:rPr>
          <w:tab/>
        </w:r>
        <w:r w:rsidR="0094753D">
          <w:rPr>
            <w:noProof/>
          </w:rPr>
          <w:fldChar w:fldCharType="begin"/>
        </w:r>
        <w:r>
          <w:rPr>
            <w:noProof/>
          </w:rPr>
          <w:instrText xml:space="preserve"> PAGEREF _Toc126064908 \h </w:instrText>
        </w:r>
      </w:ins>
      <w:r w:rsidR="00D454E5">
        <w:rPr>
          <w:noProof/>
        </w:rPr>
      </w:r>
      <w:r w:rsidR="0094753D">
        <w:rPr>
          <w:noProof/>
        </w:rPr>
        <w:fldChar w:fldCharType="separate"/>
      </w:r>
      <w:ins w:id="2072" w:author="Jim Kulp" w:date="2010-01-25T18:52:00Z">
        <w:r>
          <w:rPr>
            <w:noProof/>
          </w:rPr>
          <w:instrText>11</w:instrText>
        </w:r>
        <w:r w:rsidR="0094753D">
          <w:rPr>
            <w:noProof/>
          </w:rPr>
          <w:fldChar w:fldCharType="end"/>
        </w:r>
      </w:ins>
    </w:p>
    <w:p w:rsidR="003E577E" w:rsidRDefault="003E577E">
      <w:pPr>
        <w:pStyle w:val="TOC2"/>
        <w:numPr>
          <w:ins w:id="2073" w:author="Jim Kulp" w:date="2010-01-25T18:52:00Z"/>
        </w:numPr>
        <w:tabs>
          <w:tab w:val="left" w:pos="529"/>
          <w:tab w:val="right" w:leader="dot" w:pos="9350"/>
        </w:tabs>
        <w:rPr>
          <w:ins w:id="2074" w:author="Jim Kulp" w:date="2010-01-25T18:52:00Z"/>
          <w:rFonts w:eastAsiaTheme="minorEastAsia" w:cstheme="minorBidi"/>
          <w:noProof/>
          <w:sz w:val="24"/>
          <w:szCs w:val="24"/>
        </w:rPr>
      </w:pPr>
      <w:ins w:id="2075" w:author="Jim Kulp" w:date="2010-01-25T18:52:00Z">
        <w:r>
          <w:rPr>
            <w:noProof/>
          </w:rPr>
          <w:instrText>2.7</w:instrText>
        </w:r>
        <w:r>
          <w:rPr>
            <w:rFonts w:eastAsiaTheme="minorEastAsia" w:cstheme="minorBidi"/>
            <w:noProof/>
            <w:sz w:val="24"/>
            <w:szCs w:val="24"/>
          </w:rPr>
          <w:tab/>
        </w:r>
        <w:r>
          <w:rPr>
            <w:noProof/>
          </w:rPr>
          <w:instrText>OCP Interface Clocking</w:instrText>
        </w:r>
        <w:r>
          <w:rPr>
            <w:noProof/>
          </w:rPr>
          <w:tab/>
        </w:r>
        <w:r w:rsidR="0094753D">
          <w:rPr>
            <w:noProof/>
          </w:rPr>
          <w:fldChar w:fldCharType="begin"/>
        </w:r>
        <w:r>
          <w:rPr>
            <w:noProof/>
          </w:rPr>
          <w:instrText xml:space="preserve"> PAGEREF _Toc126064909 \h </w:instrText>
        </w:r>
      </w:ins>
      <w:r w:rsidR="00D454E5">
        <w:rPr>
          <w:noProof/>
        </w:rPr>
      </w:r>
      <w:r w:rsidR="0094753D">
        <w:rPr>
          <w:noProof/>
        </w:rPr>
        <w:fldChar w:fldCharType="separate"/>
      </w:r>
      <w:ins w:id="2076" w:author="Jim Kulp" w:date="2010-01-25T18:52:00Z">
        <w:r>
          <w:rPr>
            <w:noProof/>
          </w:rPr>
          <w:instrText>12</w:instrText>
        </w:r>
        <w:r w:rsidR="0094753D">
          <w:rPr>
            <w:noProof/>
          </w:rPr>
          <w:fldChar w:fldCharType="end"/>
        </w:r>
      </w:ins>
    </w:p>
    <w:p w:rsidR="003E577E" w:rsidRDefault="003E577E">
      <w:pPr>
        <w:pStyle w:val="TOC2"/>
        <w:numPr>
          <w:ins w:id="2077" w:author="Jim Kulp" w:date="2010-01-25T18:52:00Z"/>
        </w:numPr>
        <w:tabs>
          <w:tab w:val="left" w:pos="529"/>
          <w:tab w:val="right" w:leader="dot" w:pos="9350"/>
        </w:tabs>
        <w:rPr>
          <w:ins w:id="2078" w:author="Jim Kulp" w:date="2010-01-25T18:52:00Z"/>
          <w:rFonts w:eastAsiaTheme="minorEastAsia" w:cstheme="minorBidi"/>
          <w:noProof/>
          <w:sz w:val="24"/>
          <w:szCs w:val="24"/>
        </w:rPr>
      </w:pPr>
      <w:ins w:id="2079" w:author="Jim Kulp" w:date="2010-01-25T18:52:00Z">
        <w:r>
          <w:rPr>
            <w:noProof/>
          </w:rPr>
          <w:instrText>2.8</w:instrText>
        </w:r>
        <w:r>
          <w:rPr>
            <w:rFonts w:eastAsiaTheme="minorEastAsia" w:cstheme="minorBidi"/>
            <w:noProof/>
            <w:sz w:val="24"/>
            <w:szCs w:val="24"/>
          </w:rPr>
          <w:tab/>
        </w:r>
        <w:r>
          <w:rPr>
            <w:noProof/>
          </w:rPr>
          <w:instrText>Reset Propagation and Behavior</w:instrText>
        </w:r>
        <w:r>
          <w:rPr>
            <w:noProof/>
          </w:rPr>
          <w:tab/>
        </w:r>
        <w:r w:rsidR="0094753D">
          <w:rPr>
            <w:noProof/>
          </w:rPr>
          <w:fldChar w:fldCharType="begin"/>
        </w:r>
        <w:r>
          <w:rPr>
            <w:noProof/>
          </w:rPr>
          <w:instrText xml:space="preserve"> PAGEREF _Toc126064910 \h </w:instrText>
        </w:r>
      </w:ins>
      <w:r w:rsidR="00D454E5">
        <w:rPr>
          <w:noProof/>
        </w:rPr>
      </w:r>
      <w:r w:rsidR="0094753D">
        <w:rPr>
          <w:noProof/>
        </w:rPr>
        <w:fldChar w:fldCharType="separate"/>
      </w:r>
      <w:ins w:id="2080" w:author="Jim Kulp" w:date="2010-01-25T18:52:00Z">
        <w:r>
          <w:rPr>
            <w:noProof/>
          </w:rPr>
          <w:instrText>13</w:instrText>
        </w:r>
        <w:r w:rsidR="0094753D">
          <w:rPr>
            <w:noProof/>
          </w:rPr>
          <w:fldChar w:fldCharType="end"/>
        </w:r>
      </w:ins>
    </w:p>
    <w:p w:rsidR="003E577E" w:rsidRDefault="003E577E">
      <w:pPr>
        <w:pStyle w:val="TOC2"/>
        <w:numPr>
          <w:ins w:id="2081" w:author="Jim Kulp" w:date="2010-01-25T18:52:00Z"/>
        </w:numPr>
        <w:tabs>
          <w:tab w:val="left" w:pos="529"/>
          <w:tab w:val="right" w:leader="dot" w:pos="9350"/>
        </w:tabs>
        <w:rPr>
          <w:ins w:id="2082" w:author="Jim Kulp" w:date="2010-01-25T18:52:00Z"/>
          <w:rFonts w:eastAsiaTheme="minorEastAsia" w:cstheme="minorBidi"/>
          <w:noProof/>
          <w:sz w:val="24"/>
          <w:szCs w:val="24"/>
        </w:rPr>
      </w:pPr>
      <w:ins w:id="2083" w:author="Jim Kulp" w:date="2010-01-25T18:52:00Z">
        <w:r>
          <w:rPr>
            <w:noProof/>
          </w:rPr>
          <w:instrText>2.9</w:instrText>
        </w:r>
        <w:r>
          <w:rPr>
            <w:rFonts w:eastAsiaTheme="minorEastAsia" w:cstheme="minorBidi"/>
            <w:noProof/>
            <w:sz w:val="24"/>
            <w:szCs w:val="24"/>
          </w:rPr>
          <w:tab/>
        </w:r>
        <w:r>
          <w:rPr>
            <w:noProof/>
          </w:rPr>
          <w:instrText>Worker Global Attributes</w:instrText>
        </w:r>
        <w:r>
          <w:rPr>
            <w:noProof/>
          </w:rPr>
          <w:tab/>
        </w:r>
        <w:r w:rsidR="0094753D">
          <w:rPr>
            <w:noProof/>
          </w:rPr>
          <w:fldChar w:fldCharType="begin"/>
        </w:r>
        <w:r>
          <w:rPr>
            <w:noProof/>
          </w:rPr>
          <w:instrText xml:space="preserve"> PAGEREF _Toc126064911 \h </w:instrText>
        </w:r>
      </w:ins>
      <w:r w:rsidR="00D454E5">
        <w:rPr>
          <w:noProof/>
        </w:rPr>
      </w:r>
      <w:r w:rsidR="0094753D">
        <w:rPr>
          <w:noProof/>
        </w:rPr>
        <w:fldChar w:fldCharType="separate"/>
      </w:r>
      <w:ins w:id="2084" w:author="Jim Kulp" w:date="2010-01-25T18:52:00Z">
        <w:r>
          <w:rPr>
            <w:noProof/>
          </w:rPr>
          <w:instrText>15</w:instrText>
        </w:r>
        <w:r w:rsidR="0094753D">
          <w:rPr>
            <w:noProof/>
          </w:rPr>
          <w:fldChar w:fldCharType="end"/>
        </w:r>
      </w:ins>
    </w:p>
    <w:p w:rsidR="003E577E" w:rsidRDefault="003E577E">
      <w:pPr>
        <w:pStyle w:val="TOC3"/>
        <w:numPr>
          <w:ins w:id="2085" w:author="Jim Kulp" w:date="2010-01-25T18:52:00Z"/>
        </w:numPr>
        <w:tabs>
          <w:tab w:val="left" w:pos="916"/>
          <w:tab w:val="right" w:leader="dot" w:pos="9350"/>
        </w:tabs>
        <w:rPr>
          <w:ins w:id="2086" w:author="Jim Kulp" w:date="2010-01-25T18:52:00Z"/>
          <w:rFonts w:eastAsiaTheme="minorEastAsia" w:cstheme="minorBidi"/>
          <w:i/>
          <w:noProof/>
          <w:sz w:val="24"/>
          <w:szCs w:val="24"/>
        </w:rPr>
      </w:pPr>
      <w:ins w:id="2087" w:author="Jim Kulp" w:date="2010-01-25T18:52:00Z">
        <w:r>
          <w:rPr>
            <w:noProof/>
          </w:rPr>
          <w:instrText>2.9.1</w:instrText>
        </w:r>
        <w:r>
          <w:rPr>
            <w:rFonts w:eastAsiaTheme="minorEastAsia" w:cstheme="minorBidi"/>
            <w:i/>
            <w:noProof/>
            <w:sz w:val="24"/>
            <w:szCs w:val="24"/>
          </w:rPr>
          <w:tab/>
        </w:r>
        <w:r>
          <w:rPr>
            <w:noProof/>
          </w:rPr>
          <w:instrText>Worker Global Attribute Summary</w:instrText>
        </w:r>
        <w:r>
          <w:rPr>
            <w:noProof/>
          </w:rPr>
          <w:tab/>
        </w:r>
        <w:r w:rsidR="0094753D">
          <w:rPr>
            <w:noProof/>
          </w:rPr>
          <w:fldChar w:fldCharType="begin"/>
        </w:r>
        <w:r>
          <w:rPr>
            <w:noProof/>
          </w:rPr>
          <w:instrText xml:space="preserve"> PAGEREF _Toc126064912 \h </w:instrText>
        </w:r>
      </w:ins>
      <w:r w:rsidR="00D454E5">
        <w:rPr>
          <w:noProof/>
        </w:rPr>
      </w:r>
      <w:r w:rsidR="0094753D">
        <w:rPr>
          <w:noProof/>
        </w:rPr>
        <w:fldChar w:fldCharType="separate"/>
      </w:r>
      <w:ins w:id="2088" w:author="Jim Kulp" w:date="2010-01-25T18:52:00Z">
        <w:r>
          <w:rPr>
            <w:noProof/>
          </w:rPr>
          <w:instrText>15</w:instrText>
        </w:r>
        <w:r w:rsidR="0094753D">
          <w:rPr>
            <w:noProof/>
          </w:rPr>
          <w:fldChar w:fldCharType="end"/>
        </w:r>
      </w:ins>
    </w:p>
    <w:p w:rsidR="003E577E" w:rsidRDefault="003E577E">
      <w:pPr>
        <w:pStyle w:val="TOC3"/>
        <w:numPr>
          <w:ins w:id="2089" w:author="Jim Kulp" w:date="2010-01-25T18:52:00Z"/>
        </w:numPr>
        <w:tabs>
          <w:tab w:val="left" w:pos="916"/>
          <w:tab w:val="right" w:leader="dot" w:pos="9350"/>
        </w:tabs>
        <w:rPr>
          <w:ins w:id="2090" w:author="Jim Kulp" w:date="2010-01-25T18:52:00Z"/>
          <w:rFonts w:eastAsiaTheme="minorEastAsia" w:cstheme="minorBidi"/>
          <w:i/>
          <w:noProof/>
          <w:sz w:val="24"/>
          <w:szCs w:val="24"/>
        </w:rPr>
      </w:pPr>
      <w:ins w:id="2091" w:author="Jim Kulp" w:date="2010-01-25T18:52:00Z">
        <w:r>
          <w:rPr>
            <w:noProof/>
          </w:rPr>
          <w:instrText>2.9.2</w:instrText>
        </w:r>
        <w:r>
          <w:rPr>
            <w:rFonts w:eastAsiaTheme="minorEastAsia" w:cstheme="minorBidi"/>
            <w:i/>
            <w:noProof/>
            <w:sz w:val="24"/>
            <w:szCs w:val="24"/>
          </w:rPr>
          <w:tab/>
        </w:r>
        <w:r>
          <w:rPr>
            <w:noProof/>
          </w:rPr>
          <w:instrText>Worker Global Attribute Details</w:instrText>
        </w:r>
        <w:r>
          <w:rPr>
            <w:noProof/>
          </w:rPr>
          <w:tab/>
        </w:r>
        <w:r w:rsidR="0094753D">
          <w:rPr>
            <w:noProof/>
          </w:rPr>
          <w:fldChar w:fldCharType="begin"/>
        </w:r>
        <w:r>
          <w:rPr>
            <w:noProof/>
          </w:rPr>
          <w:instrText xml:space="preserve"> PAGEREF _Toc126064913 \h </w:instrText>
        </w:r>
      </w:ins>
      <w:r w:rsidR="00D454E5">
        <w:rPr>
          <w:noProof/>
        </w:rPr>
      </w:r>
      <w:r w:rsidR="0094753D">
        <w:rPr>
          <w:noProof/>
        </w:rPr>
        <w:fldChar w:fldCharType="separate"/>
      </w:r>
      <w:ins w:id="2092" w:author="Jim Kulp" w:date="2010-01-25T18:52:00Z">
        <w:r>
          <w:rPr>
            <w:noProof/>
          </w:rPr>
          <w:instrText>15</w:instrText>
        </w:r>
        <w:r w:rsidR="0094753D">
          <w:rPr>
            <w:noProof/>
          </w:rPr>
          <w:fldChar w:fldCharType="end"/>
        </w:r>
      </w:ins>
    </w:p>
    <w:p w:rsidR="003E577E" w:rsidRDefault="003E577E">
      <w:pPr>
        <w:pStyle w:val="TOC2"/>
        <w:numPr>
          <w:ins w:id="2093" w:author="Jim Kulp" w:date="2010-01-25T18:52:00Z"/>
        </w:numPr>
        <w:tabs>
          <w:tab w:val="left" w:pos="651"/>
          <w:tab w:val="right" w:leader="dot" w:pos="9350"/>
        </w:tabs>
        <w:rPr>
          <w:ins w:id="2094" w:author="Jim Kulp" w:date="2010-01-25T18:52:00Z"/>
          <w:rFonts w:eastAsiaTheme="minorEastAsia" w:cstheme="minorBidi"/>
          <w:noProof/>
          <w:sz w:val="24"/>
          <w:szCs w:val="24"/>
        </w:rPr>
      </w:pPr>
      <w:ins w:id="2095" w:author="Jim Kulp" w:date="2010-01-25T18:52:00Z">
        <w:r>
          <w:rPr>
            <w:noProof/>
          </w:rPr>
          <w:instrText>2.10</w:instrText>
        </w:r>
        <w:r>
          <w:rPr>
            <w:rFonts w:eastAsiaTheme="minorEastAsia" w:cstheme="minorBidi"/>
            <w:noProof/>
            <w:sz w:val="24"/>
            <w:szCs w:val="24"/>
          </w:rPr>
          <w:tab/>
        </w:r>
        <w:r>
          <w:rPr>
            <w:noProof/>
          </w:rPr>
          <w:instrText>Signal Prefix Rules and Guidelines</w:instrText>
        </w:r>
        <w:r>
          <w:rPr>
            <w:noProof/>
          </w:rPr>
          <w:tab/>
        </w:r>
        <w:r w:rsidR="0094753D">
          <w:rPr>
            <w:noProof/>
          </w:rPr>
          <w:fldChar w:fldCharType="begin"/>
        </w:r>
        <w:r>
          <w:rPr>
            <w:noProof/>
          </w:rPr>
          <w:instrText xml:space="preserve"> PAGEREF _Toc126064914 \h </w:instrText>
        </w:r>
      </w:ins>
      <w:r w:rsidR="00D454E5">
        <w:rPr>
          <w:noProof/>
        </w:rPr>
      </w:r>
      <w:r w:rsidR="0094753D">
        <w:rPr>
          <w:noProof/>
        </w:rPr>
        <w:fldChar w:fldCharType="separate"/>
      </w:r>
      <w:ins w:id="2096" w:author="Jim Kulp" w:date="2010-01-25T18:52:00Z">
        <w:r>
          <w:rPr>
            <w:noProof/>
          </w:rPr>
          <w:instrText>16</w:instrText>
        </w:r>
        <w:r w:rsidR="0094753D">
          <w:rPr>
            <w:noProof/>
          </w:rPr>
          <w:fldChar w:fldCharType="end"/>
        </w:r>
      </w:ins>
    </w:p>
    <w:p w:rsidR="003E577E" w:rsidRDefault="003E577E">
      <w:pPr>
        <w:pStyle w:val="TOC3"/>
        <w:numPr>
          <w:ins w:id="2097" w:author="Jim Kulp" w:date="2010-01-25T18:52:00Z"/>
        </w:numPr>
        <w:tabs>
          <w:tab w:val="left" w:pos="1033"/>
          <w:tab w:val="right" w:leader="dot" w:pos="9350"/>
        </w:tabs>
        <w:rPr>
          <w:ins w:id="2098" w:author="Jim Kulp" w:date="2010-01-25T18:52:00Z"/>
          <w:rFonts w:eastAsiaTheme="minorEastAsia" w:cstheme="minorBidi"/>
          <w:i/>
          <w:noProof/>
          <w:sz w:val="24"/>
          <w:szCs w:val="24"/>
        </w:rPr>
      </w:pPr>
      <w:ins w:id="2099" w:author="Jim Kulp" w:date="2010-01-25T18:52:00Z">
        <w:r>
          <w:rPr>
            <w:noProof/>
          </w:rPr>
          <w:instrText>2.10.1</w:instrText>
        </w:r>
        <w:r>
          <w:rPr>
            <w:rFonts w:eastAsiaTheme="minorEastAsia" w:cstheme="minorBidi"/>
            <w:i/>
            <w:noProof/>
            <w:sz w:val="24"/>
            <w:szCs w:val="24"/>
          </w:rPr>
          <w:tab/>
        </w:r>
        <w:r>
          <w:rPr>
            <w:noProof/>
          </w:rPr>
          <w:instrText>Signal Prefix Rule</w:instrText>
        </w:r>
        <w:r>
          <w:rPr>
            <w:noProof/>
          </w:rPr>
          <w:tab/>
        </w:r>
        <w:r w:rsidR="0094753D">
          <w:rPr>
            <w:noProof/>
          </w:rPr>
          <w:fldChar w:fldCharType="begin"/>
        </w:r>
        <w:r>
          <w:rPr>
            <w:noProof/>
          </w:rPr>
          <w:instrText xml:space="preserve"> PAGEREF _Toc126064915 \h </w:instrText>
        </w:r>
      </w:ins>
      <w:r w:rsidR="00D454E5">
        <w:rPr>
          <w:noProof/>
        </w:rPr>
      </w:r>
      <w:r w:rsidR="0094753D">
        <w:rPr>
          <w:noProof/>
        </w:rPr>
        <w:fldChar w:fldCharType="separate"/>
      </w:r>
      <w:ins w:id="2100" w:author="Jim Kulp" w:date="2010-01-25T18:52:00Z">
        <w:r>
          <w:rPr>
            <w:noProof/>
          </w:rPr>
          <w:instrText>16</w:instrText>
        </w:r>
        <w:r w:rsidR="0094753D">
          <w:rPr>
            <w:noProof/>
          </w:rPr>
          <w:fldChar w:fldCharType="end"/>
        </w:r>
      </w:ins>
    </w:p>
    <w:p w:rsidR="003E577E" w:rsidRDefault="003E577E">
      <w:pPr>
        <w:pStyle w:val="TOC3"/>
        <w:numPr>
          <w:ins w:id="2101" w:author="Jim Kulp" w:date="2010-01-25T18:52:00Z"/>
        </w:numPr>
        <w:tabs>
          <w:tab w:val="left" w:pos="1033"/>
          <w:tab w:val="right" w:leader="dot" w:pos="9350"/>
        </w:tabs>
        <w:rPr>
          <w:ins w:id="2102" w:author="Jim Kulp" w:date="2010-01-25T18:52:00Z"/>
          <w:rFonts w:eastAsiaTheme="minorEastAsia" w:cstheme="minorBidi"/>
          <w:i/>
          <w:noProof/>
          <w:sz w:val="24"/>
          <w:szCs w:val="24"/>
        </w:rPr>
      </w:pPr>
      <w:ins w:id="2103" w:author="Jim Kulp" w:date="2010-01-25T18:52:00Z">
        <w:r>
          <w:rPr>
            <w:noProof/>
          </w:rPr>
          <w:instrText>2.10.2</w:instrText>
        </w:r>
        <w:r>
          <w:rPr>
            <w:rFonts w:eastAsiaTheme="minorEastAsia" w:cstheme="minorBidi"/>
            <w:i/>
            <w:noProof/>
            <w:sz w:val="24"/>
            <w:szCs w:val="24"/>
          </w:rPr>
          <w:tab/>
        </w:r>
        <w:r>
          <w:rPr>
            <w:noProof/>
          </w:rPr>
          <w:instrText>Signal Prefix Guideline</w:instrText>
        </w:r>
        <w:r>
          <w:rPr>
            <w:noProof/>
          </w:rPr>
          <w:tab/>
        </w:r>
        <w:r w:rsidR="0094753D">
          <w:rPr>
            <w:noProof/>
          </w:rPr>
          <w:fldChar w:fldCharType="begin"/>
        </w:r>
        <w:r>
          <w:rPr>
            <w:noProof/>
          </w:rPr>
          <w:instrText xml:space="preserve"> PAGEREF _Toc126064916 \h </w:instrText>
        </w:r>
      </w:ins>
      <w:r w:rsidR="00D454E5">
        <w:rPr>
          <w:noProof/>
        </w:rPr>
      </w:r>
      <w:r w:rsidR="0094753D">
        <w:rPr>
          <w:noProof/>
        </w:rPr>
        <w:fldChar w:fldCharType="separate"/>
      </w:r>
      <w:ins w:id="2104" w:author="Jim Kulp" w:date="2010-01-25T18:52:00Z">
        <w:r>
          <w:rPr>
            <w:noProof/>
          </w:rPr>
          <w:instrText>16</w:instrText>
        </w:r>
        <w:r w:rsidR="0094753D">
          <w:rPr>
            <w:noProof/>
          </w:rPr>
          <w:fldChar w:fldCharType="end"/>
        </w:r>
      </w:ins>
    </w:p>
    <w:p w:rsidR="003E577E" w:rsidRDefault="003E577E">
      <w:pPr>
        <w:pStyle w:val="TOC3"/>
        <w:numPr>
          <w:ins w:id="2105" w:author="Jim Kulp" w:date="2010-01-25T18:52:00Z"/>
        </w:numPr>
        <w:tabs>
          <w:tab w:val="left" w:pos="1033"/>
          <w:tab w:val="right" w:leader="dot" w:pos="9350"/>
        </w:tabs>
        <w:rPr>
          <w:ins w:id="2106" w:author="Jim Kulp" w:date="2010-01-25T18:52:00Z"/>
          <w:rFonts w:eastAsiaTheme="minorEastAsia" w:cstheme="minorBidi"/>
          <w:i/>
          <w:noProof/>
          <w:sz w:val="24"/>
          <w:szCs w:val="24"/>
        </w:rPr>
      </w:pPr>
      <w:ins w:id="2107" w:author="Jim Kulp" w:date="2010-01-25T18:52:00Z">
        <w:r>
          <w:rPr>
            <w:noProof/>
          </w:rPr>
          <w:instrText>2.10.3</w:instrText>
        </w:r>
        <w:r>
          <w:rPr>
            <w:rFonts w:eastAsiaTheme="minorEastAsia" w:cstheme="minorBidi"/>
            <w:i/>
            <w:noProof/>
            <w:sz w:val="24"/>
            <w:szCs w:val="24"/>
          </w:rPr>
          <w:tab/>
        </w:r>
        <w:r>
          <w:rPr>
            <w:noProof/>
          </w:rPr>
          <w:instrText>Signal Prefix Example</w:instrText>
        </w:r>
        <w:r>
          <w:rPr>
            <w:noProof/>
          </w:rPr>
          <w:tab/>
        </w:r>
        <w:r w:rsidR="0094753D">
          <w:rPr>
            <w:noProof/>
          </w:rPr>
          <w:fldChar w:fldCharType="begin"/>
        </w:r>
        <w:r>
          <w:rPr>
            <w:noProof/>
          </w:rPr>
          <w:instrText xml:space="preserve"> PAGEREF _Toc126064917 \h </w:instrText>
        </w:r>
      </w:ins>
      <w:r w:rsidR="00D454E5">
        <w:rPr>
          <w:noProof/>
        </w:rPr>
      </w:r>
      <w:r w:rsidR="0094753D">
        <w:rPr>
          <w:noProof/>
        </w:rPr>
        <w:fldChar w:fldCharType="separate"/>
      </w:r>
      <w:ins w:id="2108" w:author="Jim Kulp" w:date="2010-01-25T18:52:00Z">
        <w:r>
          <w:rPr>
            <w:noProof/>
          </w:rPr>
          <w:instrText>17</w:instrText>
        </w:r>
        <w:r w:rsidR="0094753D">
          <w:rPr>
            <w:noProof/>
          </w:rPr>
          <w:fldChar w:fldCharType="end"/>
        </w:r>
      </w:ins>
    </w:p>
    <w:p w:rsidR="003E577E" w:rsidRDefault="003E577E">
      <w:pPr>
        <w:pStyle w:val="TOC1"/>
        <w:numPr>
          <w:ins w:id="2109" w:author="Jim Kulp" w:date="2010-01-25T18:52:00Z"/>
        </w:numPr>
        <w:tabs>
          <w:tab w:val="left" w:pos="362"/>
          <w:tab w:val="right" w:leader="dot" w:pos="9350"/>
        </w:tabs>
        <w:rPr>
          <w:ins w:id="2110" w:author="Jim Kulp" w:date="2010-01-25T18:52:00Z"/>
          <w:rFonts w:eastAsiaTheme="minorEastAsia" w:cstheme="minorBidi"/>
          <w:b w:val="0"/>
          <w:noProof/>
        </w:rPr>
      </w:pPr>
      <w:ins w:id="2111" w:author="Jim Kulp" w:date="2010-01-25T18:52:00Z">
        <w:r>
          <w:rPr>
            <w:noProof/>
          </w:rPr>
          <w:instrText>3</w:instrText>
        </w:r>
        <w:r>
          <w:rPr>
            <w:rFonts w:eastAsiaTheme="minorEastAsia" w:cstheme="minorBidi"/>
            <w:b w:val="0"/>
            <w:noProof/>
          </w:rPr>
          <w:tab/>
        </w:r>
        <w:r>
          <w:rPr>
            <w:noProof/>
          </w:rPr>
          <w:instrText>Worker Control Interface (WCI)</w:instrText>
        </w:r>
        <w:r>
          <w:rPr>
            <w:noProof/>
          </w:rPr>
          <w:tab/>
        </w:r>
        <w:r w:rsidR="0094753D">
          <w:rPr>
            <w:noProof/>
          </w:rPr>
          <w:fldChar w:fldCharType="begin"/>
        </w:r>
        <w:r>
          <w:rPr>
            <w:noProof/>
          </w:rPr>
          <w:instrText xml:space="preserve"> PAGEREF _Toc126064918 \h </w:instrText>
        </w:r>
      </w:ins>
      <w:r w:rsidR="00D454E5">
        <w:rPr>
          <w:noProof/>
        </w:rPr>
      </w:r>
      <w:r w:rsidR="0094753D">
        <w:rPr>
          <w:noProof/>
        </w:rPr>
        <w:fldChar w:fldCharType="separate"/>
      </w:r>
      <w:ins w:id="2112" w:author="Jim Kulp" w:date="2010-01-25T18:52:00Z">
        <w:r>
          <w:rPr>
            <w:noProof/>
          </w:rPr>
          <w:instrText>18</w:instrText>
        </w:r>
        <w:r w:rsidR="0094753D">
          <w:rPr>
            <w:noProof/>
          </w:rPr>
          <w:fldChar w:fldCharType="end"/>
        </w:r>
      </w:ins>
    </w:p>
    <w:p w:rsidR="003E577E" w:rsidRDefault="003E577E">
      <w:pPr>
        <w:pStyle w:val="TOC2"/>
        <w:numPr>
          <w:ins w:id="2113" w:author="Jim Kulp" w:date="2010-01-25T18:52:00Z"/>
        </w:numPr>
        <w:tabs>
          <w:tab w:val="left" w:pos="529"/>
          <w:tab w:val="right" w:leader="dot" w:pos="9350"/>
        </w:tabs>
        <w:rPr>
          <w:ins w:id="2114" w:author="Jim Kulp" w:date="2010-01-25T18:52:00Z"/>
          <w:rFonts w:eastAsiaTheme="minorEastAsia" w:cstheme="minorBidi"/>
          <w:noProof/>
          <w:sz w:val="24"/>
          <w:szCs w:val="24"/>
        </w:rPr>
      </w:pPr>
      <w:ins w:id="2115" w:author="Jim Kulp" w:date="2010-01-25T18:52:00Z">
        <w:r>
          <w:rPr>
            <w:noProof/>
          </w:rPr>
          <w:instrText>3.1</w:instrText>
        </w:r>
        <w:r>
          <w:rPr>
            <w:rFonts w:eastAsiaTheme="minorEastAsia" w:cstheme="minorBidi"/>
            <w:noProof/>
            <w:sz w:val="24"/>
            <w:szCs w:val="24"/>
          </w:rPr>
          <w:tab/>
        </w:r>
        <w:r>
          <w:rPr>
            <w:noProof/>
          </w:rPr>
          <w:instrText>WCI Motivation</w:instrText>
        </w:r>
        <w:r>
          <w:rPr>
            <w:noProof/>
          </w:rPr>
          <w:tab/>
        </w:r>
        <w:r w:rsidR="0094753D">
          <w:rPr>
            <w:noProof/>
          </w:rPr>
          <w:fldChar w:fldCharType="begin"/>
        </w:r>
        <w:r>
          <w:rPr>
            <w:noProof/>
          </w:rPr>
          <w:instrText xml:space="preserve"> PAGEREF _Toc126064919 \h </w:instrText>
        </w:r>
      </w:ins>
      <w:r w:rsidR="00D454E5">
        <w:rPr>
          <w:noProof/>
        </w:rPr>
      </w:r>
      <w:r w:rsidR="0094753D">
        <w:rPr>
          <w:noProof/>
        </w:rPr>
        <w:fldChar w:fldCharType="separate"/>
      </w:r>
      <w:ins w:id="2116" w:author="Jim Kulp" w:date="2010-01-25T18:52:00Z">
        <w:r>
          <w:rPr>
            <w:noProof/>
          </w:rPr>
          <w:instrText>18</w:instrText>
        </w:r>
        <w:r w:rsidR="0094753D">
          <w:rPr>
            <w:noProof/>
          </w:rPr>
          <w:fldChar w:fldCharType="end"/>
        </w:r>
      </w:ins>
    </w:p>
    <w:p w:rsidR="003E577E" w:rsidRDefault="003E577E">
      <w:pPr>
        <w:pStyle w:val="TOC2"/>
        <w:numPr>
          <w:ins w:id="2117" w:author="Jim Kulp" w:date="2010-01-25T18:52:00Z"/>
        </w:numPr>
        <w:tabs>
          <w:tab w:val="left" w:pos="529"/>
          <w:tab w:val="right" w:leader="dot" w:pos="9350"/>
        </w:tabs>
        <w:rPr>
          <w:ins w:id="2118" w:author="Jim Kulp" w:date="2010-01-25T18:52:00Z"/>
          <w:rFonts w:eastAsiaTheme="minorEastAsia" w:cstheme="minorBidi"/>
          <w:noProof/>
          <w:sz w:val="24"/>
          <w:szCs w:val="24"/>
        </w:rPr>
      </w:pPr>
      <w:ins w:id="2119" w:author="Jim Kulp" w:date="2010-01-25T18:52:00Z">
        <w:r>
          <w:rPr>
            <w:noProof/>
          </w:rPr>
          <w:instrText>3.2</w:instrText>
        </w:r>
        <w:r>
          <w:rPr>
            <w:rFonts w:eastAsiaTheme="minorEastAsia" w:cstheme="minorBidi"/>
            <w:noProof/>
            <w:sz w:val="24"/>
            <w:szCs w:val="24"/>
          </w:rPr>
          <w:tab/>
        </w:r>
        <w:r>
          <w:rPr>
            <w:noProof/>
          </w:rPr>
          <w:instrText>WCI Overview</w:instrText>
        </w:r>
        <w:r>
          <w:rPr>
            <w:noProof/>
          </w:rPr>
          <w:tab/>
        </w:r>
        <w:r w:rsidR="0094753D">
          <w:rPr>
            <w:noProof/>
          </w:rPr>
          <w:fldChar w:fldCharType="begin"/>
        </w:r>
        <w:r>
          <w:rPr>
            <w:noProof/>
          </w:rPr>
          <w:instrText xml:space="preserve"> PAGEREF _Toc126064920 \h </w:instrText>
        </w:r>
      </w:ins>
      <w:r w:rsidR="00D454E5">
        <w:rPr>
          <w:noProof/>
        </w:rPr>
      </w:r>
      <w:r w:rsidR="0094753D">
        <w:rPr>
          <w:noProof/>
        </w:rPr>
        <w:fldChar w:fldCharType="separate"/>
      </w:r>
      <w:ins w:id="2120" w:author="Jim Kulp" w:date="2010-01-25T18:52:00Z">
        <w:r>
          <w:rPr>
            <w:noProof/>
          </w:rPr>
          <w:instrText>18</w:instrText>
        </w:r>
        <w:r w:rsidR="0094753D">
          <w:rPr>
            <w:noProof/>
          </w:rPr>
          <w:fldChar w:fldCharType="end"/>
        </w:r>
      </w:ins>
    </w:p>
    <w:p w:rsidR="003E577E" w:rsidRDefault="003E577E">
      <w:pPr>
        <w:pStyle w:val="TOC3"/>
        <w:numPr>
          <w:ins w:id="2121" w:author="Jim Kulp" w:date="2010-01-25T18:52:00Z"/>
        </w:numPr>
        <w:tabs>
          <w:tab w:val="left" w:pos="916"/>
          <w:tab w:val="right" w:leader="dot" w:pos="9350"/>
        </w:tabs>
        <w:rPr>
          <w:ins w:id="2122" w:author="Jim Kulp" w:date="2010-01-25T18:52:00Z"/>
          <w:rFonts w:eastAsiaTheme="minorEastAsia" w:cstheme="minorBidi"/>
          <w:i/>
          <w:noProof/>
          <w:sz w:val="24"/>
          <w:szCs w:val="24"/>
        </w:rPr>
      </w:pPr>
      <w:ins w:id="2123" w:author="Jim Kulp" w:date="2010-01-25T18:52:00Z">
        <w:r>
          <w:rPr>
            <w:noProof/>
          </w:rPr>
          <w:instrText>3.2.1</w:instrText>
        </w:r>
        <w:r>
          <w:rPr>
            <w:rFonts w:eastAsiaTheme="minorEastAsia" w:cstheme="minorBidi"/>
            <w:i/>
            <w:noProof/>
            <w:sz w:val="24"/>
            <w:szCs w:val="24"/>
          </w:rPr>
          <w:tab/>
        </w:r>
        <w:r>
          <w:rPr>
            <w:noProof/>
          </w:rPr>
          <w:instrText>Control and Configuration</w:instrText>
        </w:r>
        <w:r>
          <w:rPr>
            <w:noProof/>
          </w:rPr>
          <w:tab/>
        </w:r>
        <w:r w:rsidR="0094753D">
          <w:rPr>
            <w:noProof/>
          </w:rPr>
          <w:fldChar w:fldCharType="begin"/>
        </w:r>
        <w:r>
          <w:rPr>
            <w:noProof/>
          </w:rPr>
          <w:instrText xml:space="preserve"> PAGEREF _Toc126064921 \h </w:instrText>
        </w:r>
      </w:ins>
      <w:r w:rsidR="00D454E5">
        <w:rPr>
          <w:noProof/>
        </w:rPr>
      </w:r>
      <w:r w:rsidR="0094753D">
        <w:rPr>
          <w:noProof/>
        </w:rPr>
        <w:fldChar w:fldCharType="separate"/>
      </w:r>
      <w:ins w:id="2124" w:author="Jim Kulp" w:date="2010-01-25T18:52:00Z">
        <w:r>
          <w:rPr>
            <w:noProof/>
          </w:rPr>
          <w:instrText>19</w:instrText>
        </w:r>
        <w:r w:rsidR="0094753D">
          <w:rPr>
            <w:noProof/>
          </w:rPr>
          <w:fldChar w:fldCharType="end"/>
        </w:r>
      </w:ins>
    </w:p>
    <w:p w:rsidR="003E577E" w:rsidRDefault="003E577E">
      <w:pPr>
        <w:pStyle w:val="TOC3"/>
        <w:numPr>
          <w:ins w:id="2125" w:author="Jim Kulp" w:date="2010-01-25T18:52:00Z"/>
        </w:numPr>
        <w:tabs>
          <w:tab w:val="left" w:pos="916"/>
          <w:tab w:val="right" w:leader="dot" w:pos="9350"/>
        </w:tabs>
        <w:rPr>
          <w:ins w:id="2126" w:author="Jim Kulp" w:date="2010-01-25T18:52:00Z"/>
          <w:rFonts w:eastAsiaTheme="minorEastAsia" w:cstheme="minorBidi"/>
          <w:i/>
          <w:noProof/>
          <w:sz w:val="24"/>
          <w:szCs w:val="24"/>
        </w:rPr>
      </w:pPr>
      <w:ins w:id="2127" w:author="Jim Kulp" w:date="2010-01-25T18:52:00Z">
        <w:r>
          <w:rPr>
            <w:noProof/>
          </w:rPr>
          <w:instrText>3.2.2</w:instrText>
        </w:r>
        <w:r>
          <w:rPr>
            <w:rFonts w:eastAsiaTheme="minorEastAsia" w:cstheme="minorBidi"/>
            <w:i/>
            <w:noProof/>
            <w:sz w:val="24"/>
            <w:szCs w:val="24"/>
          </w:rPr>
          <w:tab/>
        </w:r>
        <w:r>
          <w:rPr>
            <w:noProof/>
          </w:rPr>
          <w:instrText>WCI Control Operations</w:instrText>
        </w:r>
        <w:r>
          <w:rPr>
            <w:noProof/>
          </w:rPr>
          <w:tab/>
        </w:r>
        <w:r w:rsidR="0094753D">
          <w:rPr>
            <w:noProof/>
          </w:rPr>
          <w:fldChar w:fldCharType="begin"/>
        </w:r>
        <w:r>
          <w:rPr>
            <w:noProof/>
          </w:rPr>
          <w:instrText xml:space="preserve"> PAGEREF _Toc126064922 \h </w:instrText>
        </w:r>
      </w:ins>
      <w:r w:rsidR="00D454E5">
        <w:rPr>
          <w:noProof/>
        </w:rPr>
      </w:r>
      <w:r w:rsidR="0094753D">
        <w:rPr>
          <w:noProof/>
        </w:rPr>
        <w:fldChar w:fldCharType="separate"/>
      </w:r>
      <w:ins w:id="2128" w:author="Jim Kulp" w:date="2010-01-25T18:52:00Z">
        <w:r>
          <w:rPr>
            <w:noProof/>
          </w:rPr>
          <w:instrText>20</w:instrText>
        </w:r>
        <w:r w:rsidR="0094753D">
          <w:rPr>
            <w:noProof/>
          </w:rPr>
          <w:fldChar w:fldCharType="end"/>
        </w:r>
      </w:ins>
    </w:p>
    <w:p w:rsidR="003E577E" w:rsidRDefault="003E577E">
      <w:pPr>
        <w:pStyle w:val="TOC3"/>
        <w:numPr>
          <w:ins w:id="2129" w:author="Jim Kulp" w:date="2010-01-25T18:52:00Z"/>
        </w:numPr>
        <w:tabs>
          <w:tab w:val="left" w:pos="916"/>
          <w:tab w:val="right" w:leader="dot" w:pos="9350"/>
        </w:tabs>
        <w:rPr>
          <w:ins w:id="2130" w:author="Jim Kulp" w:date="2010-01-25T18:52:00Z"/>
          <w:rFonts w:eastAsiaTheme="minorEastAsia" w:cstheme="minorBidi"/>
          <w:i/>
          <w:noProof/>
          <w:sz w:val="24"/>
          <w:szCs w:val="24"/>
        </w:rPr>
      </w:pPr>
      <w:ins w:id="2131" w:author="Jim Kulp" w:date="2010-01-25T18:52:00Z">
        <w:r>
          <w:rPr>
            <w:noProof/>
          </w:rPr>
          <w:instrText>3.2.3</w:instrText>
        </w:r>
        <w:r>
          <w:rPr>
            <w:rFonts w:eastAsiaTheme="minorEastAsia" w:cstheme="minorBidi"/>
            <w:i/>
            <w:noProof/>
            <w:sz w:val="24"/>
            <w:szCs w:val="24"/>
          </w:rPr>
          <w:tab/>
        </w:r>
        <w:r>
          <w:rPr>
            <w:noProof/>
          </w:rPr>
          <w:instrText>WCI States</w:instrText>
        </w:r>
        <w:r>
          <w:rPr>
            <w:noProof/>
          </w:rPr>
          <w:tab/>
        </w:r>
        <w:r w:rsidR="0094753D">
          <w:rPr>
            <w:noProof/>
          </w:rPr>
          <w:fldChar w:fldCharType="begin"/>
        </w:r>
        <w:r>
          <w:rPr>
            <w:noProof/>
          </w:rPr>
          <w:instrText xml:space="preserve"> PAGEREF _Toc126064923 \h </w:instrText>
        </w:r>
      </w:ins>
      <w:r w:rsidR="00D454E5">
        <w:rPr>
          <w:noProof/>
        </w:rPr>
      </w:r>
      <w:r w:rsidR="0094753D">
        <w:rPr>
          <w:noProof/>
        </w:rPr>
        <w:fldChar w:fldCharType="separate"/>
      </w:r>
      <w:ins w:id="2132" w:author="Jim Kulp" w:date="2010-01-25T18:52:00Z">
        <w:r>
          <w:rPr>
            <w:noProof/>
          </w:rPr>
          <w:instrText>22</w:instrText>
        </w:r>
        <w:r w:rsidR="0094753D">
          <w:rPr>
            <w:noProof/>
          </w:rPr>
          <w:fldChar w:fldCharType="end"/>
        </w:r>
      </w:ins>
    </w:p>
    <w:p w:rsidR="003E577E" w:rsidRDefault="003E577E">
      <w:pPr>
        <w:pStyle w:val="TOC3"/>
        <w:numPr>
          <w:ins w:id="2133" w:author="Jim Kulp" w:date="2010-01-25T18:52:00Z"/>
        </w:numPr>
        <w:tabs>
          <w:tab w:val="left" w:pos="916"/>
          <w:tab w:val="right" w:leader="dot" w:pos="9350"/>
        </w:tabs>
        <w:rPr>
          <w:ins w:id="2134" w:author="Jim Kulp" w:date="2010-01-25T18:52:00Z"/>
          <w:rFonts w:eastAsiaTheme="minorEastAsia" w:cstheme="minorBidi"/>
          <w:i/>
          <w:noProof/>
          <w:sz w:val="24"/>
          <w:szCs w:val="24"/>
        </w:rPr>
      </w:pPr>
      <w:ins w:id="2135" w:author="Jim Kulp" w:date="2010-01-25T18:52:00Z">
        <w:r>
          <w:rPr>
            <w:noProof/>
          </w:rPr>
          <w:instrText>3.2.4</w:instrText>
        </w:r>
        <w:r>
          <w:rPr>
            <w:rFonts w:eastAsiaTheme="minorEastAsia" w:cstheme="minorBidi"/>
            <w:i/>
            <w:noProof/>
            <w:sz w:val="24"/>
            <w:szCs w:val="24"/>
          </w:rPr>
          <w:tab/>
        </w:r>
        <w:r>
          <w:rPr>
            <w:noProof/>
          </w:rPr>
          <w:instrText>WCI Errors</w:instrText>
        </w:r>
        <w:r>
          <w:rPr>
            <w:noProof/>
          </w:rPr>
          <w:tab/>
        </w:r>
        <w:r w:rsidR="0094753D">
          <w:rPr>
            <w:noProof/>
          </w:rPr>
          <w:fldChar w:fldCharType="begin"/>
        </w:r>
        <w:r>
          <w:rPr>
            <w:noProof/>
          </w:rPr>
          <w:instrText xml:space="preserve"> PAGEREF _Toc126064924 \h </w:instrText>
        </w:r>
      </w:ins>
      <w:r w:rsidR="00D454E5">
        <w:rPr>
          <w:noProof/>
        </w:rPr>
      </w:r>
      <w:r w:rsidR="0094753D">
        <w:rPr>
          <w:noProof/>
        </w:rPr>
        <w:fldChar w:fldCharType="separate"/>
      </w:r>
      <w:ins w:id="2136" w:author="Jim Kulp" w:date="2010-01-25T18:52:00Z">
        <w:r>
          <w:rPr>
            <w:noProof/>
          </w:rPr>
          <w:instrText>23</w:instrText>
        </w:r>
        <w:r w:rsidR="0094753D">
          <w:rPr>
            <w:noProof/>
          </w:rPr>
          <w:fldChar w:fldCharType="end"/>
        </w:r>
      </w:ins>
    </w:p>
    <w:p w:rsidR="003E577E" w:rsidRDefault="003E577E">
      <w:pPr>
        <w:pStyle w:val="TOC2"/>
        <w:numPr>
          <w:ins w:id="2137" w:author="Jim Kulp" w:date="2010-01-25T18:52:00Z"/>
        </w:numPr>
        <w:tabs>
          <w:tab w:val="left" w:pos="529"/>
          <w:tab w:val="right" w:leader="dot" w:pos="9350"/>
        </w:tabs>
        <w:rPr>
          <w:ins w:id="2138" w:author="Jim Kulp" w:date="2010-01-25T18:52:00Z"/>
          <w:rFonts w:eastAsiaTheme="minorEastAsia" w:cstheme="minorBidi"/>
          <w:noProof/>
          <w:sz w:val="24"/>
          <w:szCs w:val="24"/>
        </w:rPr>
      </w:pPr>
      <w:ins w:id="2139" w:author="Jim Kulp" w:date="2010-01-25T18:52:00Z">
        <w:r>
          <w:rPr>
            <w:noProof/>
          </w:rPr>
          <w:instrText>3.3</w:instrText>
        </w:r>
        <w:r>
          <w:rPr>
            <w:rFonts w:eastAsiaTheme="minorEastAsia" w:cstheme="minorBidi"/>
            <w:noProof/>
            <w:sz w:val="24"/>
            <w:szCs w:val="24"/>
          </w:rPr>
          <w:tab/>
        </w:r>
        <w:r>
          <w:rPr>
            <w:noProof/>
          </w:rPr>
          <w:instrText>WCI Attributes</w:instrText>
        </w:r>
        <w:r>
          <w:rPr>
            <w:noProof/>
          </w:rPr>
          <w:tab/>
        </w:r>
        <w:r w:rsidR="0094753D">
          <w:rPr>
            <w:noProof/>
          </w:rPr>
          <w:fldChar w:fldCharType="begin"/>
        </w:r>
        <w:r>
          <w:rPr>
            <w:noProof/>
          </w:rPr>
          <w:instrText xml:space="preserve"> PAGEREF _Toc126064925 \h </w:instrText>
        </w:r>
      </w:ins>
      <w:r w:rsidR="00D454E5">
        <w:rPr>
          <w:noProof/>
        </w:rPr>
      </w:r>
      <w:r w:rsidR="0094753D">
        <w:rPr>
          <w:noProof/>
        </w:rPr>
        <w:fldChar w:fldCharType="separate"/>
      </w:r>
      <w:ins w:id="2140" w:author="Jim Kulp" w:date="2010-01-25T18:52:00Z">
        <w:r>
          <w:rPr>
            <w:noProof/>
          </w:rPr>
          <w:instrText>23</w:instrText>
        </w:r>
        <w:r w:rsidR="0094753D">
          <w:rPr>
            <w:noProof/>
          </w:rPr>
          <w:fldChar w:fldCharType="end"/>
        </w:r>
      </w:ins>
    </w:p>
    <w:p w:rsidR="003E577E" w:rsidRDefault="003E577E">
      <w:pPr>
        <w:pStyle w:val="TOC3"/>
        <w:numPr>
          <w:ins w:id="2141" w:author="Jim Kulp" w:date="2010-01-25T18:52:00Z"/>
        </w:numPr>
        <w:tabs>
          <w:tab w:val="left" w:pos="916"/>
          <w:tab w:val="right" w:leader="dot" w:pos="9350"/>
        </w:tabs>
        <w:rPr>
          <w:ins w:id="2142" w:author="Jim Kulp" w:date="2010-01-25T18:52:00Z"/>
          <w:rFonts w:eastAsiaTheme="minorEastAsia" w:cstheme="minorBidi"/>
          <w:i/>
          <w:noProof/>
          <w:sz w:val="24"/>
          <w:szCs w:val="24"/>
        </w:rPr>
      </w:pPr>
      <w:ins w:id="2143" w:author="Jim Kulp" w:date="2010-01-25T18:52:00Z">
        <w:r>
          <w:rPr>
            <w:noProof/>
          </w:rPr>
          <w:instrText>3.3.1</w:instrText>
        </w:r>
        <w:r>
          <w:rPr>
            <w:rFonts w:eastAsiaTheme="minorEastAsia" w:cstheme="minorBidi"/>
            <w:i/>
            <w:noProof/>
            <w:sz w:val="24"/>
            <w:szCs w:val="24"/>
          </w:rPr>
          <w:tab/>
        </w:r>
        <w:r>
          <w:rPr>
            <w:noProof/>
          </w:rPr>
          <w:instrText>WCI Worker Attribute Summary</w:instrText>
        </w:r>
        <w:r>
          <w:rPr>
            <w:noProof/>
          </w:rPr>
          <w:tab/>
        </w:r>
        <w:r w:rsidR="0094753D">
          <w:rPr>
            <w:noProof/>
          </w:rPr>
          <w:fldChar w:fldCharType="begin"/>
        </w:r>
        <w:r>
          <w:rPr>
            <w:noProof/>
          </w:rPr>
          <w:instrText xml:space="preserve"> PAGEREF _Toc126064926 \h </w:instrText>
        </w:r>
      </w:ins>
      <w:r w:rsidR="00D454E5">
        <w:rPr>
          <w:noProof/>
        </w:rPr>
      </w:r>
      <w:r w:rsidR="0094753D">
        <w:rPr>
          <w:noProof/>
        </w:rPr>
        <w:fldChar w:fldCharType="separate"/>
      </w:r>
      <w:ins w:id="2144" w:author="Jim Kulp" w:date="2010-01-25T18:52:00Z">
        <w:r>
          <w:rPr>
            <w:noProof/>
          </w:rPr>
          <w:instrText>24</w:instrText>
        </w:r>
        <w:r w:rsidR="0094753D">
          <w:rPr>
            <w:noProof/>
          </w:rPr>
          <w:fldChar w:fldCharType="end"/>
        </w:r>
      </w:ins>
    </w:p>
    <w:p w:rsidR="003E577E" w:rsidRDefault="003E577E">
      <w:pPr>
        <w:pStyle w:val="TOC3"/>
        <w:numPr>
          <w:ins w:id="2145" w:author="Jim Kulp" w:date="2010-01-25T18:52:00Z"/>
        </w:numPr>
        <w:tabs>
          <w:tab w:val="left" w:pos="916"/>
          <w:tab w:val="right" w:leader="dot" w:pos="9350"/>
        </w:tabs>
        <w:rPr>
          <w:ins w:id="2146" w:author="Jim Kulp" w:date="2010-01-25T18:52:00Z"/>
          <w:rFonts w:eastAsiaTheme="minorEastAsia" w:cstheme="minorBidi"/>
          <w:i/>
          <w:noProof/>
          <w:sz w:val="24"/>
          <w:szCs w:val="24"/>
        </w:rPr>
      </w:pPr>
      <w:ins w:id="2147" w:author="Jim Kulp" w:date="2010-01-25T18:52:00Z">
        <w:r>
          <w:rPr>
            <w:noProof/>
          </w:rPr>
          <w:instrText>3.3.2</w:instrText>
        </w:r>
        <w:r>
          <w:rPr>
            <w:rFonts w:eastAsiaTheme="minorEastAsia" w:cstheme="minorBidi"/>
            <w:i/>
            <w:noProof/>
            <w:sz w:val="24"/>
            <w:szCs w:val="24"/>
          </w:rPr>
          <w:tab/>
        </w:r>
        <w:r>
          <w:rPr>
            <w:noProof/>
          </w:rPr>
          <w:instrText>WCI Worker Attribute Details</w:instrText>
        </w:r>
        <w:r>
          <w:rPr>
            <w:noProof/>
          </w:rPr>
          <w:tab/>
        </w:r>
        <w:r w:rsidR="0094753D">
          <w:rPr>
            <w:noProof/>
          </w:rPr>
          <w:fldChar w:fldCharType="begin"/>
        </w:r>
        <w:r>
          <w:rPr>
            <w:noProof/>
          </w:rPr>
          <w:instrText xml:space="preserve"> PAGEREF _Toc126064927 \h </w:instrText>
        </w:r>
      </w:ins>
      <w:r w:rsidR="00D454E5">
        <w:rPr>
          <w:noProof/>
        </w:rPr>
      </w:r>
      <w:r w:rsidR="0094753D">
        <w:rPr>
          <w:noProof/>
        </w:rPr>
        <w:fldChar w:fldCharType="separate"/>
      </w:r>
      <w:ins w:id="2148" w:author="Jim Kulp" w:date="2010-01-25T18:52:00Z">
        <w:r>
          <w:rPr>
            <w:noProof/>
          </w:rPr>
          <w:instrText>24</w:instrText>
        </w:r>
        <w:r w:rsidR="0094753D">
          <w:rPr>
            <w:noProof/>
          </w:rPr>
          <w:fldChar w:fldCharType="end"/>
        </w:r>
      </w:ins>
    </w:p>
    <w:p w:rsidR="003E577E" w:rsidRDefault="003E577E">
      <w:pPr>
        <w:pStyle w:val="TOC2"/>
        <w:numPr>
          <w:ins w:id="2149" w:author="Jim Kulp" w:date="2010-01-25T18:52:00Z"/>
        </w:numPr>
        <w:tabs>
          <w:tab w:val="left" w:pos="529"/>
          <w:tab w:val="right" w:leader="dot" w:pos="9350"/>
        </w:tabs>
        <w:rPr>
          <w:ins w:id="2150" w:author="Jim Kulp" w:date="2010-01-25T18:52:00Z"/>
          <w:rFonts w:eastAsiaTheme="minorEastAsia" w:cstheme="minorBidi"/>
          <w:noProof/>
          <w:sz w:val="24"/>
          <w:szCs w:val="24"/>
        </w:rPr>
      </w:pPr>
      <w:ins w:id="2151" w:author="Jim Kulp" w:date="2010-01-25T18:52:00Z">
        <w:r>
          <w:rPr>
            <w:noProof/>
          </w:rPr>
          <w:instrText>3.4</w:instrText>
        </w:r>
        <w:r>
          <w:rPr>
            <w:rFonts w:eastAsiaTheme="minorEastAsia" w:cstheme="minorBidi"/>
            <w:noProof/>
            <w:sz w:val="24"/>
            <w:szCs w:val="24"/>
          </w:rPr>
          <w:tab/>
        </w:r>
        <w:r>
          <w:rPr>
            <w:noProof/>
          </w:rPr>
          <w:instrText>WCI OCP Profile/Configuration Parameters</w:instrText>
        </w:r>
        <w:r>
          <w:rPr>
            <w:noProof/>
          </w:rPr>
          <w:tab/>
        </w:r>
        <w:r w:rsidR="0094753D">
          <w:rPr>
            <w:noProof/>
          </w:rPr>
          <w:fldChar w:fldCharType="begin"/>
        </w:r>
        <w:r>
          <w:rPr>
            <w:noProof/>
          </w:rPr>
          <w:instrText xml:space="preserve"> PAGEREF _Toc126064928 \h </w:instrText>
        </w:r>
      </w:ins>
      <w:r w:rsidR="00D454E5">
        <w:rPr>
          <w:noProof/>
        </w:rPr>
      </w:r>
      <w:r w:rsidR="0094753D">
        <w:rPr>
          <w:noProof/>
        </w:rPr>
        <w:fldChar w:fldCharType="separate"/>
      </w:r>
      <w:ins w:id="2152" w:author="Jim Kulp" w:date="2010-01-25T18:52:00Z">
        <w:r>
          <w:rPr>
            <w:noProof/>
          </w:rPr>
          <w:instrText>25</w:instrText>
        </w:r>
        <w:r w:rsidR="0094753D">
          <w:rPr>
            <w:noProof/>
          </w:rPr>
          <w:fldChar w:fldCharType="end"/>
        </w:r>
      </w:ins>
    </w:p>
    <w:p w:rsidR="003E577E" w:rsidRDefault="003E577E">
      <w:pPr>
        <w:pStyle w:val="TOC2"/>
        <w:numPr>
          <w:ins w:id="2153" w:author="Jim Kulp" w:date="2010-01-25T18:52:00Z"/>
        </w:numPr>
        <w:tabs>
          <w:tab w:val="left" w:pos="529"/>
          <w:tab w:val="right" w:leader="dot" w:pos="9350"/>
        </w:tabs>
        <w:rPr>
          <w:ins w:id="2154" w:author="Jim Kulp" w:date="2010-01-25T18:52:00Z"/>
          <w:rFonts w:eastAsiaTheme="minorEastAsia" w:cstheme="minorBidi"/>
          <w:noProof/>
          <w:sz w:val="24"/>
          <w:szCs w:val="24"/>
        </w:rPr>
      </w:pPr>
      <w:ins w:id="2155" w:author="Jim Kulp" w:date="2010-01-25T18:52:00Z">
        <w:r>
          <w:rPr>
            <w:noProof/>
          </w:rPr>
          <w:instrText>3.5</w:instrText>
        </w:r>
        <w:r>
          <w:rPr>
            <w:rFonts w:eastAsiaTheme="minorEastAsia" w:cstheme="minorBidi"/>
            <w:noProof/>
            <w:sz w:val="24"/>
            <w:szCs w:val="24"/>
          </w:rPr>
          <w:tab/>
        </w:r>
        <w:r>
          <w:rPr>
            <w:noProof/>
          </w:rPr>
          <w:instrText>WCI OCP Signals</w:instrText>
        </w:r>
        <w:r>
          <w:rPr>
            <w:noProof/>
          </w:rPr>
          <w:tab/>
        </w:r>
        <w:r w:rsidR="0094753D">
          <w:rPr>
            <w:noProof/>
          </w:rPr>
          <w:fldChar w:fldCharType="begin"/>
        </w:r>
        <w:r>
          <w:rPr>
            <w:noProof/>
          </w:rPr>
          <w:instrText xml:space="preserve"> PAGEREF _Toc126064929 \h </w:instrText>
        </w:r>
      </w:ins>
      <w:r w:rsidR="00D454E5">
        <w:rPr>
          <w:noProof/>
        </w:rPr>
      </w:r>
      <w:r w:rsidR="0094753D">
        <w:rPr>
          <w:noProof/>
        </w:rPr>
        <w:fldChar w:fldCharType="separate"/>
      </w:r>
      <w:ins w:id="2156" w:author="Jim Kulp" w:date="2010-01-25T18:52:00Z">
        <w:r>
          <w:rPr>
            <w:noProof/>
          </w:rPr>
          <w:instrText>27</w:instrText>
        </w:r>
        <w:r w:rsidR="0094753D">
          <w:rPr>
            <w:noProof/>
          </w:rPr>
          <w:fldChar w:fldCharType="end"/>
        </w:r>
      </w:ins>
    </w:p>
    <w:p w:rsidR="003E577E" w:rsidRDefault="003E577E">
      <w:pPr>
        <w:pStyle w:val="TOC2"/>
        <w:numPr>
          <w:ins w:id="2157" w:author="Jim Kulp" w:date="2010-01-25T18:52:00Z"/>
        </w:numPr>
        <w:tabs>
          <w:tab w:val="left" w:pos="529"/>
          <w:tab w:val="right" w:leader="dot" w:pos="9350"/>
        </w:tabs>
        <w:rPr>
          <w:ins w:id="2158" w:author="Jim Kulp" w:date="2010-01-25T18:52:00Z"/>
          <w:rFonts w:eastAsiaTheme="minorEastAsia" w:cstheme="minorBidi"/>
          <w:noProof/>
          <w:sz w:val="24"/>
          <w:szCs w:val="24"/>
        </w:rPr>
      </w:pPr>
      <w:ins w:id="2159" w:author="Jim Kulp" w:date="2010-01-25T18:52:00Z">
        <w:r>
          <w:rPr>
            <w:noProof/>
          </w:rPr>
          <w:instrText>3.6</w:instrText>
        </w:r>
        <w:r>
          <w:rPr>
            <w:rFonts w:eastAsiaTheme="minorEastAsia" w:cstheme="minorBidi"/>
            <w:noProof/>
            <w:sz w:val="24"/>
            <w:szCs w:val="24"/>
          </w:rPr>
          <w:tab/>
        </w:r>
        <w:r>
          <w:rPr>
            <w:noProof/>
          </w:rPr>
          <w:instrText>WCI Semantics</w:instrText>
        </w:r>
        <w:r>
          <w:rPr>
            <w:noProof/>
          </w:rPr>
          <w:tab/>
        </w:r>
        <w:r w:rsidR="0094753D">
          <w:rPr>
            <w:noProof/>
          </w:rPr>
          <w:fldChar w:fldCharType="begin"/>
        </w:r>
        <w:r>
          <w:rPr>
            <w:noProof/>
          </w:rPr>
          <w:instrText xml:space="preserve"> PAGEREF _Toc126064930 \h </w:instrText>
        </w:r>
      </w:ins>
      <w:r w:rsidR="00D454E5">
        <w:rPr>
          <w:noProof/>
        </w:rPr>
      </w:r>
      <w:r w:rsidR="0094753D">
        <w:rPr>
          <w:noProof/>
        </w:rPr>
        <w:fldChar w:fldCharType="separate"/>
      </w:r>
      <w:ins w:id="2160" w:author="Jim Kulp" w:date="2010-01-25T18:52:00Z">
        <w:r>
          <w:rPr>
            <w:noProof/>
          </w:rPr>
          <w:instrText>27</w:instrText>
        </w:r>
        <w:r w:rsidR="0094753D">
          <w:rPr>
            <w:noProof/>
          </w:rPr>
          <w:fldChar w:fldCharType="end"/>
        </w:r>
      </w:ins>
    </w:p>
    <w:p w:rsidR="003E577E" w:rsidRDefault="003E577E">
      <w:pPr>
        <w:pStyle w:val="TOC3"/>
        <w:numPr>
          <w:ins w:id="2161" w:author="Jim Kulp" w:date="2010-01-25T18:52:00Z"/>
        </w:numPr>
        <w:tabs>
          <w:tab w:val="left" w:pos="916"/>
          <w:tab w:val="right" w:leader="dot" w:pos="9350"/>
        </w:tabs>
        <w:rPr>
          <w:ins w:id="2162" w:author="Jim Kulp" w:date="2010-01-25T18:52:00Z"/>
          <w:rFonts w:eastAsiaTheme="minorEastAsia" w:cstheme="minorBidi"/>
          <w:i/>
          <w:noProof/>
          <w:sz w:val="24"/>
          <w:szCs w:val="24"/>
        </w:rPr>
      </w:pPr>
      <w:ins w:id="2163" w:author="Jim Kulp" w:date="2010-01-25T18:52:00Z">
        <w:r>
          <w:rPr>
            <w:noProof/>
          </w:rPr>
          <w:instrText>3.6.1</w:instrText>
        </w:r>
        <w:r>
          <w:rPr>
            <w:rFonts w:eastAsiaTheme="minorEastAsia" w:cstheme="minorBidi"/>
            <w:i/>
            <w:noProof/>
            <w:sz w:val="24"/>
            <w:szCs w:val="24"/>
          </w:rPr>
          <w:tab/>
        </w:r>
        <w:r>
          <w:rPr>
            <w:noProof/>
          </w:rPr>
          <w:instrText>Indicating Control versus Configuration</w:instrText>
        </w:r>
        <w:r>
          <w:rPr>
            <w:noProof/>
          </w:rPr>
          <w:tab/>
        </w:r>
        <w:r w:rsidR="0094753D">
          <w:rPr>
            <w:noProof/>
          </w:rPr>
          <w:fldChar w:fldCharType="begin"/>
        </w:r>
        <w:r>
          <w:rPr>
            <w:noProof/>
          </w:rPr>
          <w:instrText xml:space="preserve"> PAGEREF _Toc126064931 \h </w:instrText>
        </w:r>
      </w:ins>
      <w:r w:rsidR="00D454E5">
        <w:rPr>
          <w:noProof/>
        </w:rPr>
      </w:r>
      <w:r w:rsidR="0094753D">
        <w:rPr>
          <w:noProof/>
        </w:rPr>
        <w:fldChar w:fldCharType="separate"/>
      </w:r>
      <w:ins w:id="2164" w:author="Jim Kulp" w:date="2010-01-25T18:52:00Z">
        <w:r>
          <w:rPr>
            <w:noProof/>
          </w:rPr>
          <w:instrText>27</w:instrText>
        </w:r>
        <w:r w:rsidR="0094753D">
          <w:rPr>
            <w:noProof/>
          </w:rPr>
          <w:fldChar w:fldCharType="end"/>
        </w:r>
      </w:ins>
    </w:p>
    <w:p w:rsidR="003E577E" w:rsidRDefault="003E577E">
      <w:pPr>
        <w:pStyle w:val="TOC3"/>
        <w:numPr>
          <w:ins w:id="2165" w:author="Jim Kulp" w:date="2010-01-25T18:52:00Z"/>
        </w:numPr>
        <w:tabs>
          <w:tab w:val="left" w:pos="916"/>
          <w:tab w:val="right" w:leader="dot" w:pos="9350"/>
        </w:tabs>
        <w:rPr>
          <w:ins w:id="2166" w:author="Jim Kulp" w:date="2010-01-25T18:52:00Z"/>
          <w:rFonts w:eastAsiaTheme="minorEastAsia" w:cstheme="minorBidi"/>
          <w:i/>
          <w:noProof/>
          <w:sz w:val="24"/>
          <w:szCs w:val="24"/>
        </w:rPr>
      </w:pPr>
      <w:ins w:id="2167" w:author="Jim Kulp" w:date="2010-01-25T18:52:00Z">
        <w:r>
          <w:rPr>
            <w:noProof/>
          </w:rPr>
          <w:instrText>3.6.2</w:instrText>
        </w:r>
        <w:r>
          <w:rPr>
            <w:rFonts w:eastAsiaTheme="minorEastAsia" w:cstheme="minorBidi"/>
            <w:i/>
            <w:noProof/>
            <w:sz w:val="24"/>
            <w:szCs w:val="24"/>
          </w:rPr>
          <w:tab/>
        </w:r>
        <w:r>
          <w:rPr>
            <w:noProof/>
          </w:rPr>
          <w:instrText>Encoding of Control</w:instrText>
        </w:r>
        <w:r>
          <w:rPr>
            <w:noProof/>
          </w:rPr>
          <w:tab/>
        </w:r>
        <w:r w:rsidR="0094753D">
          <w:rPr>
            <w:noProof/>
          </w:rPr>
          <w:fldChar w:fldCharType="begin"/>
        </w:r>
        <w:r>
          <w:rPr>
            <w:noProof/>
          </w:rPr>
          <w:instrText xml:space="preserve"> PAGEREF _Toc126064932 \h </w:instrText>
        </w:r>
      </w:ins>
      <w:r w:rsidR="00D454E5">
        <w:rPr>
          <w:noProof/>
        </w:rPr>
      </w:r>
      <w:r w:rsidR="0094753D">
        <w:rPr>
          <w:noProof/>
        </w:rPr>
        <w:fldChar w:fldCharType="separate"/>
      </w:r>
      <w:ins w:id="2168" w:author="Jim Kulp" w:date="2010-01-25T18:52:00Z">
        <w:r>
          <w:rPr>
            <w:noProof/>
          </w:rPr>
          <w:instrText>28</w:instrText>
        </w:r>
        <w:r w:rsidR="0094753D">
          <w:rPr>
            <w:noProof/>
          </w:rPr>
          <w:fldChar w:fldCharType="end"/>
        </w:r>
      </w:ins>
    </w:p>
    <w:p w:rsidR="003E577E" w:rsidRDefault="003E577E">
      <w:pPr>
        <w:pStyle w:val="TOC3"/>
        <w:numPr>
          <w:ins w:id="2169" w:author="Jim Kulp" w:date="2010-01-25T18:52:00Z"/>
        </w:numPr>
        <w:tabs>
          <w:tab w:val="left" w:pos="916"/>
          <w:tab w:val="right" w:leader="dot" w:pos="9350"/>
        </w:tabs>
        <w:rPr>
          <w:ins w:id="2170" w:author="Jim Kulp" w:date="2010-01-25T18:52:00Z"/>
          <w:rFonts w:eastAsiaTheme="minorEastAsia" w:cstheme="minorBidi"/>
          <w:i/>
          <w:noProof/>
          <w:sz w:val="24"/>
          <w:szCs w:val="24"/>
        </w:rPr>
      </w:pPr>
      <w:ins w:id="2171" w:author="Jim Kulp" w:date="2010-01-25T18:52:00Z">
        <w:r>
          <w:rPr>
            <w:noProof/>
          </w:rPr>
          <w:instrText>3.6.3</w:instrText>
        </w:r>
        <w:r>
          <w:rPr>
            <w:rFonts w:eastAsiaTheme="minorEastAsia" w:cstheme="minorBidi"/>
            <w:i/>
            <w:noProof/>
            <w:sz w:val="24"/>
            <w:szCs w:val="24"/>
          </w:rPr>
          <w:tab/>
        </w:r>
        <w:r>
          <w:rPr>
            <w:noProof/>
          </w:rPr>
          <w:instrText>Control Response</w:instrText>
        </w:r>
        <w:r>
          <w:rPr>
            <w:noProof/>
          </w:rPr>
          <w:tab/>
        </w:r>
        <w:r w:rsidR="0094753D">
          <w:rPr>
            <w:noProof/>
          </w:rPr>
          <w:fldChar w:fldCharType="begin"/>
        </w:r>
        <w:r>
          <w:rPr>
            <w:noProof/>
          </w:rPr>
          <w:instrText xml:space="preserve"> PAGEREF _Toc126064933 \h </w:instrText>
        </w:r>
      </w:ins>
      <w:r w:rsidR="00D454E5">
        <w:rPr>
          <w:noProof/>
        </w:rPr>
      </w:r>
      <w:r w:rsidR="0094753D">
        <w:rPr>
          <w:noProof/>
        </w:rPr>
        <w:fldChar w:fldCharType="separate"/>
      </w:r>
      <w:ins w:id="2172" w:author="Jim Kulp" w:date="2010-01-25T18:52:00Z">
        <w:r>
          <w:rPr>
            <w:noProof/>
          </w:rPr>
          <w:instrText>28</w:instrText>
        </w:r>
        <w:r w:rsidR="0094753D">
          <w:rPr>
            <w:noProof/>
          </w:rPr>
          <w:fldChar w:fldCharType="end"/>
        </w:r>
      </w:ins>
    </w:p>
    <w:p w:rsidR="003E577E" w:rsidRDefault="003E577E">
      <w:pPr>
        <w:pStyle w:val="TOC3"/>
        <w:numPr>
          <w:ins w:id="2173" w:author="Jim Kulp" w:date="2010-01-25T18:52:00Z"/>
        </w:numPr>
        <w:tabs>
          <w:tab w:val="left" w:pos="916"/>
          <w:tab w:val="right" w:leader="dot" w:pos="9350"/>
        </w:tabs>
        <w:rPr>
          <w:ins w:id="2174" w:author="Jim Kulp" w:date="2010-01-25T18:52:00Z"/>
          <w:rFonts w:eastAsiaTheme="minorEastAsia" w:cstheme="minorBidi"/>
          <w:i/>
          <w:noProof/>
          <w:sz w:val="24"/>
          <w:szCs w:val="24"/>
        </w:rPr>
      </w:pPr>
      <w:ins w:id="2175" w:author="Jim Kulp" w:date="2010-01-25T18:52:00Z">
        <w:r>
          <w:rPr>
            <w:noProof/>
          </w:rPr>
          <w:instrText>3.6.4</w:instrText>
        </w:r>
        <w:r>
          <w:rPr>
            <w:rFonts w:eastAsiaTheme="minorEastAsia" w:cstheme="minorBidi"/>
            <w:i/>
            <w:noProof/>
            <w:sz w:val="24"/>
            <w:szCs w:val="24"/>
          </w:rPr>
          <w:tab/>
        </w:r>
        <w:r>
          <w:rPr>
            <w:noProof/>
          </w:rPr>
          <w:instrText>Worker Control Operation Interrupt on the MFlag[0] signal</w:instrText>
        </w:r>
        <w:r>
          <w:rPr>
            <w:noProof/>
          </w:rPr>
          <w:tab/>
        </w:r>
        <w:r w:rsidR="0094753D">
          <w:rPr>
            <w:noProof/>
          </w:rPr>
          <w:fldChar w:fldCharType="begin"/>
        </w:r>
        <w:r>
          <w:rPr>
            <w:noProof/>
          </w:rPr>
          <w:instrText xml:space="preserve"> PAGEREF _Toc126064934 \h </w:instrText>
        </w:r>
      </w:ins>
      <w:r w:rsidR="00D454E5">
        <w:rPr>
          <w:noProof/>
        </w:rPr>
      </w:r>
      <w:r w:rsidR="0094753D">
        <w:rPr>
          <w:noProof/>
        </w:rPr>
        <w:fldChar w:fldCharType="separate"/>
      </w:r>
      <w:ins w:id="2176" w:author="Jim Kulp" w:date="2010-01-25T18:52:00Z">
        <w:r>
          <w:rPr>
            <w:noProof/>
          </w:rPr>
          <w:instrText>29</w:instrText>
        </w:r>
        <w:r w:rsidR="0094753D">
          <w:rPr>
            <w:noProof/>
          </w:rPr>
          <w:fldChar w:fldCharType="end"/>
        </w:r>
      </w:ins>
    </w:p>
    <w:p w:rsidR="003E577E" w:rsidRDefault="003E577E">
      <w:pPr>
        <w:pStyle w:val="TOC3"/>
        <w:numPr>
          <w:ins w:id="2177" w:author="Jim Kulp" w:date="2010-01-25T18:52:00Z"/>
        </w:numPr>
        <w:tabs>
          <w:tab w:val="left" w:pos="916"/>
          <w:tab w:val="right" w:leader="dot" w:pos="9350"/>
        </w:tabs>
        <w:rPr>
          <w:ins w:id="2178" w:author="Jim Kulp" w:date="2010-01-25T18:52:00Z"/>
          <w:rFonts w:eastAsiaTheme="minorEastAsia" w:cstheme="minorBidi"/>
          <w:i/>
          <w:noProof/>
          <w:sz w:val="24"/>
          <w:szCs w:val="24"/>
        </w:rPr>
      </w:pPr>
      <w:ins w:id="2179" w:author="Jim Kulp" w:date="2010-01-25T18:52:00Z">
        <w:r>
          <w:rPr>
            <w:noProof/>
          </w:rPr>
          <w:instrText>3.6.5</w:instrText>
        </w:r>
        <w:r>
          <w:rPr>
            <w:rFonts w:eastAsiaTheme="minorEastAsia" w:cstheme="minorBidi"/>
            <w:i/>
            <w:noProof/>
            <w:sz w:val="24"/>
            <w:szCs w:val="24"/>
          </w:rPr>
          <w:tab/>
        </w:r>
        <w:r>
          <w:rPr>
            <w:noProof/>
          </w:rPr>
          <w:instrText>Worker “Endianness” Indicated on the MFlag[1] signal</w:instrText>
        </w:r>
        <w:r>
          <w:rPr>
            <w:noProof/>
          </w:rPr>
          <w:tab/>
        </w:r>
        <w:r w:rsidR="0094753D">
          <w:rPr>
            <w:noProof/>
          </w:rPr>
          <w:fldChar w:fldCharType="begin"/>
        </w:r>
        <w:r>
          <w:rPr>
            <w:noProof/>
          </w:rPr>
          <w:instrText xml:space="preserve"> PAGEREF _Toc126064935 \h </w:instrText>
        </w:r>
      </w:ins>
      <w:r w:rsidR="00D454E5">
        <w:rPr>
          <w:noProof/>
        </w:rPr>
      </w:r>
      <w:r w:rsidR="0094753D">
        <w:rPr>
          <w:noProof/>
        </w:rPr>
        <w:fldChar w:fldCharType="separate"/>
      </w:r>
      <w:ins w:id="2180" w:author="Jim Kulp" w:date="2010-01-25T18:52:00Z">
        <w:r>
          <w:rPr>
            <w:noProof/>
          </w:rPr>
          <w:instrText>29</w:instrText>
        </w:r>
        <w:r w:rsidR="0094753D">
          <w:rPr>
            <w:noProof/>
          </w:rPr>
          <w:fldChar w:fldCharType="end"/>
        </w:r>
      </w:ins>
    </w:p>
    <w:p w:rsidR="003E577E" w:rsidRDefault="003E577E">
      <w:pPr>
        <w:pStyle w:val="TOC3"/>
        <w:numPr>
          <w:ins w:id="2181" w:author="Jim Kulp" w:date="2010-01-25T18:52:00Z"/>
        </w:numPr>
        <w:tabs>
          <w:tab w:val="left" w:pos="916"/>
          <w:tab w:val="right" w:leader="dot" w:pos="9350"/>
        </w:tabs>
        <w:rPr>
          <w:ins w:id="2182" w:author="Jim Kulp" w:date="2010-01-25T18:52:00Z"/>
          <w:rFonts w:eastAsiaTheme="minorEastAsia" w:cstheme="minorBidi"/>
          <w:i/>
          <w:noProof/>
          <w:sz w:val="24"/>
          <w:szCs w:val="24"/>
        </w:rPr>
      </w:pPr>
      <w:ins w:id="2183" w:author="Jim Kulp" w:date="2010-01-25T18:52:00Z">
        <w:r>
          <w:rPr>
            <w:noProof/>
          </w:rPr>
          <w:instrText>3.6.6</w:instrText>
        </w:r>
        <w:r>
          <w:rPr>
            <w:rFonts w:eastAsiaTheme="minorEastAsia" w:cstheme="minorBidi"/>
            <w:i/>
            <w:noProof/>
            <w:sz w:val="24"/>
            <w:szCs w:val="24"/>
          </w:rPr>
          <w:tab/>
        </w:r>
        <w:r>
          <w:rPr>
            <w:noProof/>
          </w:rPr>
          <w:instrText>Worker Attention on the SFlag[0] signal</w:instrText>
        </w:r>
        <w:r>
          <w:rPr>
            <w:noProof/>
          </w:rPr>
          <w:tab/>
        </w:r>
        <w:r w:rsidR="0094753D">
          <w:rPr>
            <w:noProof/>
          </w:rPr>
          <w:fldChar w:fldCharType="begin"/>
        </w:r>
        <w:r>
          <w:rPr>
            <w:noProof/>
          </w:rPr>
          <w:instrText xml:space="preserve"> PAGEREF _Toc126064936 \h </w:instrText>
        </w:r>
      </w:ins>
      <w:r w:rsidR="00D454E5">
        <w:rPr>
          <w:noProof/>
        </w:rPr>
      </w:r>
      <w:r w:rsidR="0094753D">
        <w:rPr>
          <w:noProof/>
        </w:rPr>
        <w:fldChar w:fldCharType="separate"/>
      </w:r>
      <w:ins w:id="2184" w:author="Jim Kulp" w:date="2010-01-25T18:52:00Z">
        <w:r>
          <w:rPr>
            <w:noProof/>
          </w:rPr>
          <w:instrText>29</w:instrText>
        </w:r>
        <w:r w:rsidR="0094753D">
          <w:rPr>
            <w:noProof/>
          </w:rPr>
          <w:fldChar w:fldCharType="end"/>
        </w:r>
      </w:ins>
    </w:p>
    <w:p w:rsidR="003E577E" w:rsidRDefault="003E577E">
      <w:pPr>
        <w:pStyle w:val="TOC3"/>
        <w:numPr>
          <w:ins w:id="2185" w:author="Jim Kulp" w:date="2010-01-25T18:52:00Z"/>
        </w:numPr>
        <w:tabs>
          <w:tab w:val="left" w:pos="916"/>
          <w:tab w:val="right" w:leader="dot" w:pos="9350"/>
        </w:tabs>
        <w:rPr>
          <w:ins w:id="2186" w:author="Jim Kulp" w:date="2010-01-25T18:52:00Z"/>
          <w:rFonts w:eastAsiaTheme="minorEastAsia" w:cstheme="minorBidi"/>
          <w:i/>
          <w:noProof/>
          <w:sz w:val="24"/>
          <w:szCs w:val="24"/>
        </w:rPr>
      </w:pPr>
      <w:ins w:id="2187" w:author="Jim Kulp" w:date="2010-01-25T18:52:00Z">
        <w:r>
          <w:rPr>
            <w:noProof/>
          </w:rPr>
          <w:instrText>3.6.7</w:instrText>
        </w:r>
        <w:r>
          <w:rPr>
            <w:rFonts w:eastAsiaTheme="minorEastAsia" w:cstheme="minorBidi"/>
            <w:i/>
            <w:noProof/>
            <w:sz w:val="24"/>
            <w:szCs w:val="24"/>
          </w:rPr>
          <w:tab/>
        </w:r>
        <w:r>
          <w:rPr>
            <w:noProof/>
          </w:rPr>
          <w:instrText>Configuration Property Access</w:instrText>
        </w:r>
        <w:r>
          <w:rPr>
            <w:noProof/>
          </w:rPr>
          <w:tab/>
        </w:r>
        <w:r w:rsidR="0094753D">
          <w:rPr>
            <w:noProof/>
          </w:rPr>
          <w:fldChar w:fldCharType="begin"/>
        </w:r>
        <w:r>
          <w:rPr>
            <w:noProof/>
          </w:rPr>
          <w:instrText xml:space="preserve"> PAGEREF _Toc126064937 \h </w:instrText>
        </w:r>
      </w:ins>
      <w:r w:rsidR="00D454E5">
        <w:rPr>
          <w:noProof/>
        </w:rPr>
      </w:r>
      <w:r w:rsidR="0094753D">
        <w:rPr>
          <w:noProof/>
        </w:rPr>
        <w:fldChar w:fldCharType="separate"/>
      </w:r>
      <w:ins w:id="2188" w:author="Jim Kulp" w:date="2010-01-25T18:52:00Z">
        <w:r>
          <w:rPr>
            <w:noProof/>
          </w:rPr>
          <w:instrText>30</w:instrText>
        </w:r>
        <w:r w:rsidR="0094753D">
          <w:rPr>
            <w:noProof/>
          </w:rPr>
          <w:fldChar w:fldCharType="end"/>
        </w:r>
      </w:ins>
    </w:p>
    <w:p w:rsidR="003E577E" w:rsidRDefault="003E577E">
      <w:pPr>
        <w:pStyle w:val="TOC3"/>
        <w:numPr>
          <w:ins w:id="2189" w:author="Jim Kulp" w:date="2010-01-25T18:52:00Z"/>
        </w:numPr>
        <w:tabs>
          <w:tab w:val="left" w:pos="916"/>
          <w:tab w:val="right" w:leader="dot" w:pos="9350"/>
        </w:tabs>
        <w:rPr>
          <w:ins w:id="2190" w:author="Jim Kulp" w:date="2010-01-25T18:52:00Z"/>
          <w:rFonts w:eastAsiaTheme="minorEastAsia" w:cstheme="minorBidi"/>
          <w:i/>
          <w:noProof/>
          <w:sz w:val="24"/>
          <w:szCs w:val="24"/>
        </w:rPr>
      </w:pPr>
      <w:ins w:id="2191" w:author="Jim Kulp" w:date="2010-01-25T18:52:00Z">
        <w:r>
          <w:rPr>
            <w:noProof/>
          </w:rPr>
          <w:instrText>3.6.8</w:instrText>
        </w:r>
        <w:r>
          <w:rPr>
            <w:rFonts w:eastAsiaTheme="minorEastAsia" w:cstheme="minorBidi"/>
            <w:i/>
            <w:noProof/>
            <w:sz w:val="24"/>
            <w:szCs w:val="24"/>
          </w:rPr>
          <w:tab/>
        </w:r>
        <w:r>
          <w:rPr>
            <w:noProof/>
          </w:rPr>
          <w:instrText>Reset</w:instrText>
        </w:r>
        <w:r>
          <w:rPr>
            <w:noProof/>
          </w:rPr>
          <w:tab/>
        </w:r>
        <w:r w:rsidR="0094753D">
          <w:rPr>
            <w:noProof/>
          </w:rPr>
          <w:fldChar w:fldCharType="begin"/>
        </w:r>
        <w:r>
          <w:rPr>
            <w:noProof/>
          </w:rPr>
          <w:instrText xml:space="preserve"> PAGEREF _Toc126064938 \h </w:instrText>
        </w:r>
      </w:ins>
      <w:r w:rsidR="00D454E5">
        <w:rPr>
          <w:noProof/>
        </w:rPr>
      </w:r>
      <w:r w:rsidR="0094753D">
        <w:rPr>
          <w:noProof/>
        </w:rPr>
        <w:fldChar w:fldCharType="separate"/>
      </w:r>
      <w:ins w:id="2192" w:author="Jim Kulp" w:date="2010-01-25T18:52:00Z">
        <w:r>
          <w:rPr>
            <w:noProof/>
          </w:rPr>
          <w:instrText>30</w:instrText>
        </w:r>
        <w:r w:rsidR="0094753D">
          <w:rPr>
            <w:noProof/>
          </w:rPr>
          <w:fldChar w:fldCharType="end"/>
        </w:r>
      </w:ins>
    </w:p>
    <w:p w:rsidR="003E577E" w:rsidRDefault="003E577E">
      <w:pPr>
        <w:pStyle w:val="TOC2"/>
        <w:numPr>
          <w:ins w:id="2193" w:author="Jim Kulp" w:date="2010-01-25T18:52:00Z"/>
        </w:numPr>
        <w:tabs>
          <w:tab w:val="left" w:pos="529"/>
          <w:tab w:val="right" w:leader="dot" w:pos="9350"/>
        </w:tabs>
        <w:rPr>
          <w:ins w:id="2194" w:author="Jim Kulp" w:date="2010-01-25T18:52:00Z"/>
          <w:rFonts w:eastAsiaTheme="minorEastAsia" w:cstheme="minorBidi"/>
          <w:noProof/>
          <w:sz w:val="24"/>
          <w:szCs w:val="24"/>
        </w:rPr>
      </w:pPr>
      <w:ins w:id="2195" w:author="Jim Kulp" w:date="2010-01-25T18:52:00Z">
        <w:r>
          <w:rPr>
            <w:noProof/>
          </w:rPr>
          <w:instrText>3.7</w:instrText>
        </w:r>
        <w:r>
          <w:rPr>
            <w:rFonts w:eastAsiaTheme="minorEastAsia" w:cstheme="minorBidi"/>
            <w:noProof/>
            <w:sz w:val="24"/>
            <w:szCs w:val="24"/>
          </w:rPr>
          <w:tab/>
        </w:r>
        <w:r>
          <w:rPr>
            <w:noProof/>
          </w:rPr>
          <w:instrText>WCI Infrastructure Coping</w:instrText>
        </w:r>
        <w:r>
          <w:rPr>
            <w:noProof/>
          </w:rPr>
          <w:tab/>
        </w:r>
        <w:r w:rsidR="0094753D">
          <w:rPr>
            <w:noProof/>
          </w:rPr>
          <w:fldChar w:fldCharType="begin"/>
        </w:r>
        <w:r>
          <w:rPr>
            <w:noProof/>
          </w:rPr>
          <w:instrText xml:space="preserve"> PAGEREF _Toc126064939 \h </w:instrText>
        </w:r>
      </w:ins>
      <w:r w:rsidR="00D454E5">
        <w:rPr>
          <w:noProof/>
        </w:rPr>
      </w:r>
      <w:r w:rsidR="0094753D">
        <w:rPr>
          <w:noProof/>
        </w:rPr>
        <w:fldChar w:fldCharType="separate"/>
      </w:r>
      <w:ins w:id="2196" w:author="Jim Kulp" w:date="2010-01-25T18:52:00Z">
        <w:r>
          <w:rPr>
            <w:noProof/>
          </w:rPr>
          <w:instrText>30</w:instrText>
        </w:r>
        <w:r w:rsidR="0094753D">
          <w:rPr>
            <w:noProof/>
          </w:rPr>
          <w:fldChar w:fldCharType="end"/>
        </w:r>
      </w:ins>
    </w:p>
    <w:p w:rsidR="003E577E" w:rsidRDefault="003E577E">
      <w:pPr>
        <w:pStyle w:val="TOC1"/>
        <w:numPr>
          <w:ins w:id="2197" w:author="Jim Kulp" w:date="2010-01-25T18:52:00Z"/>
        </w:numPr>
        <w:tabs>
          <w:tab w:val="left" w:pos="362"/>
          <w:tab w:val="right" w:leader="dot" w:pos="9350"/>
        </w:tabs>
        <w:rPr>
          <w:ins w:id="2198" w:author="Jim Kulp" w:date="2010-01-25T18:52:00Z"/>
          <w:rFonts w:eastAsiaTheme="minorEastAsia" w:cstheme="minorBidi"/>
          <w:b w:val="0"/>
          <w:noProof/>
        </w:rPr>
      </w:pPr>
      <w:ins w:id="2199" w:author="Jim Kulp" w:date="2010-01-25T18:52:00Z">
        <w:r>
          <w:rPr>
            <w:noProof/>
          </w:rPr>
          <w:instrText>4</w:instrText>
        </w:r>
        <w:r>
          <w:rPr>
            <w:rFonts w:eastAsiaTheme="minorEastAsia" w:cstheme="minorBidi"/>
            <w:b w:val="0"/>
            <w:noProof/>
          </w:rPr>
          <w:tab/>
        </w:r>
        <w:r>
          <w:rPr>
            <w:noProof/>
          </w:rPr>
          <w:instrText>Worker Data Interfaces</w:instrText>
        </w:r>
        <w:r>
          <w:rPr>
            <w:noProof/>
          </w:rPr>
          <w:tab/>
        </w:r>
        <w:r w:rsidR="0094753D">
          <w:rPr>
            <w:noProof/>
          </w:rPr>
          <w:fldChar w:fldCharType="begin"/>
        </w:r>
        <w:r>
          <w:rPr>
            <w:noProof/>
          </w:rPr>
          <w:instrText xml:space="preserve"> PAGEREF _Toc126064940 \h </w:instrText>
        </w:r>
      </w:ins>
      <w:r w:rsidR="00D454E5">
        <w:rPr>
          <w:noProof/>
        </w:rPr>
      </w:r>
      <w:r w:rsidR="0094753D">
        <w:rPr>
          <w:noProof/>
        </w:rPr>
        <w:fldChar w:fldCharType="separate"/>
      </w:r>
      <w:ins w:id="2200" w:author="Jim Kulp" w:date="2010-01-25T18:52:00Z">
        <w:r>
          <w:rPr>
            <w:noProof/>
          </w:rPr>
          <w:instrText>32</w:instrText>
        </w:r>
        <w:r w:rsidR="0094753D">
          <w:rPr>
            <w:noProof/>
          </w:rPr>
          <w:fldChar w:fldCharType="end"/>
        </w:r>
      </w:ins>
    </w:p>
    <w:p w:rsidR="003E577E" w:rsidRDefault="003E577E">
      <w:pPr>
        <w:pStyle w:val="TOC2"/>
        <w:numPr>
          <w:ins w:id="2201" w:author="Jim Kulp" w:date="2010-01-25T18:52:00Z"/>
        </w:numPr>
        <w:tabs>
          <w:tab w:val="left" w:pos="529"/>
          <w:tab w:val="right" w:leader="dot" w:pos="9350"/>
        </w:tabs>
        <w:rPr>
          <w:ins w:id="2202" w:author="Jim Kulp" w:date="2010-01-25T18:52:00Z"/>
          <w:rFonts w:eastAsiaTheme="minorEastAsia" w:cstheme="minorBidi"/>
          <w:noProof/>
          <w:sz w:val="24"/>
          <w:szCs w:val="24"/>
        </w:rPr>
      </w:pPr>
      <w:ins w:id="2203" w:author="Jim Kulp" w:date="2010-01-25T18:52:00Z">
        <w:r>
          <w:rPr>
            <w:noProof/>
          </w:rPr>
          <w:instrText>4.1</w:instrText>
        </w:r>
        <w:r>
          <w:rPr>
            <w:rFonts w:eastAsiaTheme="minorEastAsia" w:cstheme="minorBidi"/>
            <w:noProof/>
            <w:sz w:val="24"/>
            <w:szCs w:val="24"/>
          </w:rPr>
          <w:tab/>
        </w:r>
        <w:r>
          <w:rPr>
            <w:noProof/>
          </w:rPr>
          <w:instrText>Data Protocol between Workers: the Data Plane Protocol</w:instrText>
        </w:r>
        <w:r>
          <w:rPr>
            <w:noProof/>
          </w:rPr>
          <w:tab/>
        </w:r>
        <w:r w:rsidR="0094753D">
          <w:rPr>
            <w:noProof/>
          </w:rPr>
          <w:fldChar w:fldCharType="begin"/>
        </w:r>
        <w:r>
          <w:rPr>
            <w:noProof/>
          </w:rPr>
          <w:instrText xml:space="preserve"> PAGEREF _Toc126064941 \h </w:instrText>
        </w:r>
      </w:ins>
      <w:r w:rsidR="00D454E5">
        <w:rPr>
          <w:noProof/>
        </w:rPr>
      </w:r>
      <w:r w:rsidR="0094753D">
        <w:rPr>
          <w:noProof/>
        </w:rPr>
        <w:fldChar w:fldCharType="separate"/>
      </w:r>
      <w:ins w:id="2204" w:author="Jim Kulp" w:date="2010-01-25T18:52:00Z">
        <w:r>
          <w:rPr>
            <w:noProof/>
          </w:rPr>
          <w:instrText>32</w:instrText>
        </w:r>
        <w:r w:rsidR="0094753D">
          <w:rPr>
            <w:noProof/>
          </w:rPr>
          <w:fldChar w:fldCharType="end"/>
        </w:r>
      </w:ins>
    </w:p>
    <w:p w:rsidR="003E577E" w:rsidRDefault="003E577E">
      <w:pPr>
        <w:pStyle w:val="TOC2"/>
        <w:numPr>
          <w:ins w:id="2205" w:author="Jim Kulp" w:date="2010-01-25T18:52:00Z"/>
        </w:numPr>
        <w:tabs>
          <w:tab w:val="left" w:pos="529"/>
          <w:tab w:val="right" w:leader="dot" w:pos="9350"/>
        </w:tabs>
        <w:rPr>
          <w:ins w:id="2206" w:author="Jim Kulp" w:date="2010-01-25T18:52:00Z"/>
          <w:rFonts w:eastAsiaTheme="minorEastAsia" w:cstheme="minorBidi"/>
          <w:noProof/>
          <w:sz w:val="24"/>
          <w:szCs w:val="24"/>
        </w:rPr>
      </w:pPr>
      <w:ins w:id="2207" w:author="Jim Kulp" w:date="2010-01-25T18:52:00Z">
        <w:r>
          <w:rPr>
            <w:noProof/>
          </w:rPr>
          <w:instrText>4.2</w:instrText>
        </w:r>
        <w:r>
          <w:rPr>
            <w:rFonts w:eastAsiaTheme="minorEastAsia" w:cstheme="minorBidi"/>
            <w:noProof/>
            <w:sz w:val="24"/>
            <w:szCs w:val="24"/>
          </w:rPr>
          <w:tab/>
        </w:r>
        <w:r>
          <w:rPr>
            <w:noProof/>
          </w:rPr>
          <w:instrText>Worker Data Interfaces Attribute Summary</w:instrText>
        </w:r>
        <w:r>
          <w:rPr>
            <w:noProof/>
          </w:rPr>
          <w:tab/>
        </w:r>
        <w:r w:rsidR="0094753D">
          <w:rPr>
            <w:noProof/>
          </w:rPr>
          <w:fldChar w:fldCharType="begin"/>
        </w:r>
        <w:r>
          <w:rPr>
            <w:noProof/>
          </w:rPr>
          <w:instrText xml:space="preserve"> PAGEREF _Toc126064942 \h </w:instrText>
        </w:r>
      </w:ins>
      <w:r w:rsidR="00D454E5">
        <w:rPr>
          <w:noProof/>
        </w:rPr>
      </w:r>
      <w:r w:rsidR="0094753D">
        <w:rPr>
          <w:noProof/>
        </w:rPr>
        <w:fldChar w:fldCharType="separate"/>
      </w:r>
      <w:ins w:id="2208" w:author="Jim Kulp" w:date="2010-01-25T18:52:00Z">
        <w:r>
          <w:rPr>
            <w:noProof/>
          </w:rPr>
          <w:instrText>33</w:instrText>
        </w:r>
        <w:r w:rsidR="0094753D">
          <w:rPr>
            <w:noProof/>
          </w:rPr>
          <w:fldChar w:fldCharType="end"/>
        </w:r>
      </w:ins>
    </w:p>
    <w:p w:rsidR="003E577E" w:rsidRDefault="003E577E">
      <w:pPr>
        <w:pStyle w:val="TOC2"/>
        <w:numPr>
          <w:ins w:id="2209" w:author="Jim Kulp" w:date="2010-01-25T18:52:00Z"/>
        </w:numPr>
        <w:tabs>
          <w:tab w:val="left" w:pos="529"/>
          <w:tab w:val="right" w:leader="dot" w:pos="9350"/>
        </w:tabs>
        <w:rPr>
          <w:ins w:id="2210" w:author="Jim Kulp" w:date="2010-01-25T18:52:00Z"/>
          <w:rFonts w:eastAsiaTheme="minorEastAsia" w:cstheme="minorBidi"/>
          <w:noProof/>
          <w:sz w:val="24"/>
          <w:szCs w:val="24"/>
        </w:rPr>
      </w:pPr>
      <w:ins w:id="2211" w:author="Jim Kulp" w:date="2010-01-25T18:52:00Z">
        <w:r>
          <w:rPr>
            <w:noProof/>
          </w:rPr>
          <w:instrText>4.3</w:instrText>
        </w:r>
        <w:r>
          <w:rPr>
            <w:rFonts w:eastAsiaTheme="minorEastAsia" w:cstheme="minorBidi"/>
            <w:noProof/>
            <w:sz w:val="24"/>
            <w:szCs w:val="24"/>
          </w:rPr>
          <w:tab/>
        </w:r>
        <w:r>
          <w:rPr>
            <w:noProof/>
          </w:rPr>
          <w:instrText>Worker Data Interfaces Attribute Details</w:instrText>
        </w:r>
        <w:r>
          <w:rPr>
            <w:noProof/>
          </w:rPr>
          <w:tab/>
        </w:r>
        <w:r w:rsidR="0094753D">
          <w:rPr>
            <w:noProof/>
          </w:rPr>
          <w:fldChar w:fldCharType="begin"/>
        </w:r>
        <w:r>
          <w:rPr>
            <w:noProof/>
          </w:rPr>
          <w:instrText xml:space="preserve"> PAGEREF _Toc126064943 \h </w:instrText>
        </w:r>
      </w:ins>
      <w:r w:rsidR="00D454E5">
        <w:rPr>
          <w:noProof/>
        </w:rPr>
      </w:r>
      <w:r w:rsidR="0094753D">
        <w:rPr>
          <w:noProof/>
        </w:rPr>
        <w:fldChar w:fldCharType="separate"/>
      </w:r>
      <w:ins w:id="2212" w:author="Jim Kulp" w:date="2010-01-25T18:52:00Z">
        <w:r>
          <w:rPr>
            <w:noProof/>
          </w:rPr>
          <w:instrText>34</w:instrText>
        </w:r>
        <w:r w:rsidR="0094753D">
          <w:rPr>
            <w:noProof/>
          </w:rPr>
          <w:fldChar w:fldCharType="end"/>
        </w:r>
      </w:ins>
    </w:p>
    <w:p w:rsidR="003E577E" w:rsidRDefault="003E577E">
      <w:pPr>
        <w:pStyle w:val="TOC2"/>
        <w:numPr>
          <w:ins w:id="2213" w:author="Jim Kulp" w:date="2010-01-25T18:52:00Z"/>
        </w:numPr>
        <w:tabs>
          <w:tab w:val="left" w:pos="529"/>
          <w:tab w:val="right" w:leader="dot" w:pos="9350"/>
        </w:tabs>
        <w:rPr>
          <w:ins w:id="2214" w:author="Jim Kulp" w:date="2010-01-25T18:52:00Z"/>
          <w:rFonts w:eastAsiaTheme="minorEastAsia" w:cstheme="minorBidi"/>
          <w:noProof/>
          <w:sz w:val="24"/>
          <w:szCs w:val="24"/>
        </w:rPr>
      </w:pPr>
      <w:ins w:id="2215" w:author="Jim Kulp" w:date="2010-01-25T18:52:00Z">
        <w:r>
          <w:rPr>
            <w:noProof/>
          </w:rPr>
          <w:instrText>4.4</w:instrText>
        </w:r>
        <w:r>
          <w:rPr>
            <w:rFonts w:eastAsiaTheme="minorEastAsia" w:cstheme="minorBidi"/>
            <w:noProof/>
            <w:sz w:val="24"/>
            <w:szCs w:val="24"/>
          </w:rPr>
          <w:tab/>
        </w:r>
        <w:r>
          <w:rPr>
            <w:noProof/>
          </w:rPr>
          <w:instrText>Worker Data Interface OCP Profiles</w:instrText>
        </w:r>
        <w:r>
          <w:rPr>
            <w:noProof/>
          </w:rPr>
          <w:tab/>
        </w:r>
        <w:r w:rsidR="0094753D">
          <w:rPr>
            <w:noProof/>
          </w:rPr>
          <w:fldChar w:fldCharType="begin"/>
        </w:r>
        <w:r>
          <w:rPr>
            <w:noProof/>
          </w:rPr>
          <w:instrText xml:space="preserve"> PAGEREF _Toc126064944 \h </w:instrText>
        </w:r>
      </w:ins>
      <w:r w:rsidR="00D454E5">
        <w:rPr>
          <w:noProof/>
        </w:rPr>
      </w:r>
      <w:r w:rsidR="0094753D">
        <w:rPr>
          <w:noProof/>
        </w:rPr>
        <w:fldChar w:fldCharType="separate"/>
      </w:r>
      <w:ins w:id="2216" w:author="Jim Kulp" w:date="2010-01-25T18:52:00Z">
        <w:r>
          <w:rPr>
            <w:noProof/>
          </w:rPr>
          <w:instrText>35</w:instrText>
        </w:r>
        <w:r w:rsidR="0094753D">
          <w:rPr>
            <w:noProof/>
          </w:rPr>
          <w:fldChar w:fldCharType="end"/>
        </w:r>
      </w:ins>
    </w:p>
    <w:p w:rsidR="003E577E" w:rsidRDefault="003E577E">
      <w:pPr>
        <w:pStyle w:val="TOC3"/>
        <w:numPr>
          <w:ins w:id="2217" w:author="Jim Kulp" w:date="2010-01-25T18:52:00Z"/>
        </w:numPr>
        <w:tabs>
          <w:tab w:val="left" w:pos="916"/>
          <w:tab w:val="right" w:leader="dot" w:pos="9350"/>
        </w:tabs>
        <w:rPr>
          <w:ins w:id="2218" w:author="Jim Kulp" w:date="2010-01-25T18:52:00Z"/>
          <w:rFonts w:eastAsiaTheme="minorEastAsia" w:cstheme="minorBidi"/>
          <w:i/>
          <w:noProof/>
          <w:sz w:val="24"/>
          <w:szCs w:val="24"/>
        </w:rPr>
      </w:pPr>
      <w:ins w:id="2219" w:author="Jim Kulp" w:date="2010-01-25T18:52:00Z">
        <w:r>
          <w:rPr>
            <w:noProof/>
          </w:rPr>
          <w:instrText>4.4.1</w:instrText>
        </w:r>
        <w:r>
          <w:rPr>
            <w:rFonts w:eastAsiaTheme="minorEastAsia" w:cstheme="minorBidi"/>
            <w:i/>
            <w:noProof/>
            <w:sz w:val="24"/>
            <w:szCs w:val="24"/>
          </w:rPr>
          <w:tab/>
        </w:r>
        <w:r>
          <w:rPr>
            <w:noProof/>
          </w:rPr>
          <w:instrText>Worker Data Interface Reset Behavior</w:instrText>
        </w:r>
        <w:r>
          <w:rPr>
            <w:noProof/>
          </w:rPr>
          <w:tab/>
        </w:r>
        <w:r w:rsidR="0094753D">
          <w:rPr>
            <w:noProof/>
          </w:rPr>
          <w:fldChar w:fldCharType="begin"/>
        </w:r>
        <w:r>
          <w:rPr>
            <w:noProof/>
          </w:rPr>
          <w:instrText xml:space="preserve"> PAGEREF _Toc126064945 \h </w:instrText>
        </w:r>
      </w:ins>
      <w:r w:rsidR="00D454E5">
        <w:rPr>
          <w:noProof/>
        </w:rPr>
      </w:r>
      <w:r w:rsidR="0094753D">
        <w:rPr>
          <w:noProof/>
        </w:rPr>
        <w:fldChar w:fldCharType="separate"/>
      </w:r>
      <w:ins w:id="2220" w:author="Jim Kulp" w:date="2010-01-25T18:52:00Z">
        <w:r>
          <w:rPr>
            <w:noProof/>
          </w:rPr>
          <w:instrText>35</w:instrText>
        </w:r>
        <w:r w:rsidR="0094753D">
          <w:rPr>
            <w:noProof/>
          </w:rPr>
          <w:fldChar w:fldCharType="end"/>
        </w:r>
      </w:ins>
    </w:p>
    <w:p w:rsidR="003E577E" w:rsidRDefault="003E577E">
      <w:pPr>
        <w:pStyle w:val="TOC3"/>
        <w:numPr>
          <w:ins w:id="2221" w:author="Jim Kulp" w:date="2010-01-25T18:52:00Z"/>
        </w:numPr>
        <w:tabs>
          <w:tab w:val="left" w:pos="916"/>
          <w:tab w:val="right" w:leader="dot" w:pos="9350"/>
        </w:tabs>
        <w:rPr>
          <w:ins w:id="2222" w:author="Jim Kulp" w:date="2010-01-25T18:52:00Z"/>
          <w:rFonts w:eastAsiaTheme="minorEastAsia" w:cstheme="minorBidi"/>
          <w:i/>
          <w:noProof/>
          <w:sz w:val="24"/>
          <w:szCs w:val="24"/>
        </w:rPr>
      </w:pPr>
      <w:ins w:id="2223" w:author="Jim Kulp" w:date="2010-01-25T18:52:00Z">
        <w:r>
          <w:rPr>
            <w:noProof/>
          </w:rPr>
          <w:instrText>4.4.2</w:instrText>
        </w:r>
        <w:r>
          <w:rPr>
            <w:rFonts w:eastAsiaTheme="minorEastAsia" w:cstheme="minorBidi"/>
            <w:i/>
            <w:noProof/>
            <w:sz w:val="24"/>
            <w:szCs w:val="24"/>
          </w:rPr>
          <w:tab/>
        </w:r>
        <w:r>
          <w:rPr>
            <w:noProof/>
          </w:rPr>
          <w:instrText>Worker Data Interface Flow Control</w:instrText>
        </w:r>
        <w:r>
          <w:rPr>
            <w:noProof/>
          </w:rPr>
          <w:tab/>
        </w:r>
        <w:r w:rsidR="0094753D">
          <w:rPr>
            <w:noProof/>
          </w:rPr>
          <w:fldChar w:fldCharType="begin"/>
        </w:r>
        <w:r>
          <w:rPr>
            <w:noProof/>
          </w:rPr>
          <w:instrText xml:space="preserve"> PAGEREF _Toc126064946 \h </w:instrText>
        </w:r>
      </w:ins>
      <w:r w:rsidR="00D454E5">
        <w:rPr>
          <w:noProof/>
        </w:rPr>
      </w:r>
      <w:r w:rsidR="0094753D">
        <w:rPr>
          <w:noProof/>
        </w:rPr>
        <w:fldChar w:fldCharType="separate"/>
      </w:r>
      <w:ins w:id="2224" w:author="Jim Kulp" w:date="2010-01-25T18:52:00Z">
        <w:r>
          <w:rPr>
            <w:noProof/>
          </w:rPr>
          <w:instrText>36</w:instrText>
        </w:r>
        <w:r w:rsidR="0094753D">
          <w:rPr>
            <w:noProof/>
          </w:rPr>
          <w:fldChar w:fldCharType="end"/>
        </w:r>
      </w:ins>
    </w:p>
    <w:p w:rsidR="003E577E" w:rsidRDefault="003E577E">
      <w:pPr>
        <w:pStyle w:val="TOC1"/>
        <w:numPr>
          <w:ins w:id="2225" w:author="Jim Kulp" w:date="2010-01-25T18:52:00Z"/>
        </w:numPr>
        <w:tabs>
          <w:tab w:val="left" w:pos="362"/>
          <w:tab w:val="right" w:leader="dot" w:pos="9350"/>
        </w:tabs>
        <w:rPr>
          <w:ins w:id="2226" w:author="Jim Kulp" w:date="2010-01-25T18:52:00Z"/>
          <w:rFonts w:eastAsiaTheme="minorEastAsia" w:cstheme="minorBidi"/>
          <w:b w:val="0"/>
          <w:noProof/>
        </w:rPr>
      </w:pPr>
      <w:ins w:id="2227" w:author="Jim Kulp" w:date="2010-01-25T18:52:00Z">
        <w:r>
          <w:rPr>
            <w:noProof/>
          </w:rPr>
          <w:instrText>5</w:instrText>
        </w:r>
        <w:r>
          <w:rPr>
            <w:rFonts w:eastAsiaTheme="minorEastAsia" w:cstheme="minorBidi"/>
            <w:b w:val="0"/>
            <w:noProof/>
          </w:rPr>
          <w:tab/>
        </w:r>
        <w:r>
          <w:rPr>
            <w:noProof/>
          </w:rPr>
          <w:instrText>Data Widths and Byte Enables in WSI, WMI, and WMemI profiles</w:instrText>
        </w:r>
        <w:r>
          <w:rPr>
            <w:noProof/>
          </w:rPr>
          <w:tab/>
        </w:r>
        <w:r w:rsidR="0094753D">
          <w:rPr>
            <w:noProof/>
          </w:rPr>
          <w:fldChar w:fldCharType="begin"/>
        </w:r>
        <w:r>
          <w:rPr>
            <w:noProof/>
          </w:rPr>
          <w:instrText xml:space="preserve"> PAGEREF _Toc126064947 \h </w:instrText>
        </w:r>
      </w:ins>
      <w:r w:rsidR="00D454E5">
        <w:rPr>
          <w:noProof/>
        </w:rPr>
      </w:r>
      <w:r w:rsidR="0094753D">
        <w:rPr>
          <w:noProof/>
        </w:rPr>
        <w:fldChar w:fldCharType="separate"/>
      </w:r>
      <w:ins w:id="2228" w:author="Jim Kulp" w:date="2010-01-25T18:52:00Z">
        <w:r>
          <w:rPr>
            <w:noProof/>
          </w:rPr>
          <w:instrText>37</w:instrText>
        </w:r>
        <w:r w:rsidR="0094753D">
          <w:rPr>
            <w:noProof/>
          </w:rPr>
          <w:fldChar w:fldCharType="end"/>
        </w:r>
      </w:ins>
    </w:p>
    <w:p w:rsidR="003E577E" w:rsidRDefault="003E577E">
      <w:pPr>
        <w:pStyle w:val="TOC2"/>
        <w:numPr>
          <w:ins w:id="2229" w:author="Jim Kulp" w:date="2010-01-25T18:52:00Z"/>
        </w:numPr>
        <w:tabs>
          <w:tab w:val="left" w:pos="529"/>
          <w:tab w:val="right" w:leader="dot" w:pos="9350"/>
        </w:tabs>
        <w:rPr>
          <w:ins w:id="2230" w:author="Jim Kulp" w:date="2010-01-25T18:52:00Z"/>
          <w:rFonts w:eastAsiaTheme="minorEastAsia" w:cstheme="minorBidi"/>
          <w:noProof/>
          <w:sz w:val="24"/>
          <w:szCs w:val="24"/>
        </w:rPr>
      </w:pPr>
      <w:ins w:id="2231" w:author="Jim Kulp" w:date="2010-01-25T18:52:00Z">
        <w:r>
          <w:rPr>
            <w:noProof/>
          </w:rPr>
          <w:instrText>5.1</w:instrText>
        </w:r>
        <w:r>
          <w:rPr>
            <w:rFonts w:eastAsiaTheme="minorEastAsia" w:cstheme="minorBidi"/>
            <w:noProof/>
            <w:sz w:val="24"/>
            <w:szCs w:val="24"/>
          </w:rPr>
          <w:tab/>
        </w:r>
        <w:r>
          <w:rPr>
            <w:noProof/>
          </w:rPr>
          <w:instrText>DataWidth equals ByteWidth</w:instrText>
        </w:r>
        <w:r>
          <w:rPr>
            <w:noProof/>
          </w:rPr>
          <w:tab/>
        </w:r>
        <w:r w:rsidR="0094753D">
          <w:rPr>
            <w:noProof/>
          </w:rPr>
          <w:fldChar w:fldCharType="begin"/>
        </w:r>
        <w:r>
          <w:rPr>
            <w:noProof/>
          </w:rPr>
          <w:instrText xml:space="preserve"> PAGEREF _Toc126064948 \h </w:instrText>
        </w:r>
      </w:ins>
      <w:r w:rsidR="00D454E5">
        <w:rPr>
          <w:noProof/>
        </w:rPr>
      </w:r>
      <w:r w:rsidR="0094753D">
        <w:rPr>
          <w:noProof/>
        </w:rPr>
        <w:fldChar w:fldCharType="separate"/>
      </w:r>
      <w:ins w:id="2232" w:author="Jim Kulp" w:date="2010-01-25T18:52:00Z">
        <w:r>
          <w:rPr>
            <w:noProof/>
          </w:rPr>
          <w:instrText>37</w:instrText>
        </w:r>
        <w:r w:rsidR="0094753D">
          <w:rPr>
            <w:noProof/>
          </w:rPr>
          <w:fldChar w:fldCharType="end"/>
        </w:r>
      </w:ins>
    </w:p>
    <w:p w:rsidR="003E577E" w:rsidRDefault="003E577E">
      <w:pPr>
        <w:pStyle w:val="TOC2"/>
        <w:numPr>
          <w:ins w:id="2233" w:author="Jim Kulp" w:date="2010-01-25T18:52:00Z"/>
        </w:numPr>
        <w:tabs>
          <w:tab w:val="left" w:pos="529"/>
          <w:tab w:val="right" w:leader="dot" w:pos="9350"/>
        </w:tabs>
        <w:rPr>
          <w:ins w:id="2234" w:author="Jim Kulp" w:date="2010-01-25T18:52:00Z"/>
          <w:rFonts w:eastAsiaTheme="minorEastAsia" w:cstheme="minorBidi"/>
          <w:noProof/>
          <w:sz w:val="24"/>
          <w:szCs w:val="24"/>
        </w:rPr>
      </w:pPr>
      <w:ins w:id="2235" w:author="Jim Kulp" w:date="2010-01-25T18:52:00Z">
        <w:r>
          <w:rPr>
            <w:noProof/>
          </w:rPr>
          <w:instrText>5.2</w:instrText>
        </w:r>
        <w:r>
          <w:rPr>
            <w:rFonts w:eastAsiaTheme="minorEastAsia" w:cstheme="minorBidi"/>
            <w:noProof/>
            <w:sz w:val="24"/>
            <w:szCs w:val="24"/>
          </w:rPr>
          <w:tab/>
        </w:r>
        <w:r>
          <w:rPr>
            <w:noProof/>
          </w:rPr>
          <w:instrText>DataWidth is a multiple of ByteWidth, and ByteWidth is 8 (bytes are octets)</w:instrText>
        </w:r>
        <w:r>
          <w:rPr>
            <w:noProof/>
          </w:rPr>
          <w:tab/>
        </w:r>
        <w:r w:rsidR="0094753D">
          <w:rPr>
            <w:noProof/>
          </w:rPr>
          <w:fldChar w:fldCharType="begin"/>
        </w:r>
        <w:r>
          <w:rPr>
            <w:noProof/>
          </w:rPr>
          <w:instrText xml:space="preserve"> PAGEREF _Toc126064949 \h </w:instrText>
        </w:r>
      </w:ins>
      <w:r w:rsidR="00D454E5">
        <w:rPr>
          <w:noProof/>
        </w:rPr>
      </w:r>
      <w:r w:rsidR="0094753D">
        <w:rPr>
          <w:noProof/>
        </w:rPr>
        <w:fldChar w:fldCharType="separate"/>
      </w:r>
      <w:ins w:id="2236" w:author="Jim Kulp" w:date="2010-01-25T18:52:00Z">
        <w:r>
          <w:rPr>
            <w:noProof/>
          </w:rPr>
          <w:instrText>37</w:instrText>
        </w:r>
        <w:r w:rsidR="0094753D">
          <w:rPr>
            <w:noProof/>
          </w:rPr>
          <w:fldChar w:fldCharType="end"/>
        </w:r>
      </w:ins>
    </w:p>
    <w:p w:rsidR="003E577E" w:rsidRDefault="003E577E">
      <w:pPr>
        <w:pStyle w:val="TOC2"/>
        <w:numPr>
          <w:ins w:id="2237" w:author="Jim Kulp" w:date="2010-01-25T18:52:00Z"/>
        </w:numPr>
        <w:tabs>
          <w:tab w:val="left" w:pos="529"/>
          <w:tab w:val="right" w:leader="dot" w:pos="9350"/>
        </w:tabs>
        <w:rPr>
          <w:ins w:id="2238" w:author="Jim Kulp" w:date="2010-01-25T18:52:00Z"/>
          <w:rFonts w:eastAsiaTheme="minorEastAsia" w:cstheme="minorBidi"/>
          <w:noProof/>
          <w:sz w:val="24"/>
          <w:szCs w:val="24"/>
        </w:rPr>
      </w:pPr>
      <w:ins w:id="2239" w:author="Jim Kulp" w:date="2010-01-25T18:52:00Z">
        <w:r>
          <w:rPr>
            <w:noProof/>
          </w:rPr>
          <w:instrText>5.3</w:instrText>
        </w:r>
        <w:r>
          <w:rPr>
            <w:rFonts w:eastAsiaTheme="minorEastAsia" w:cstheme="minorBidi"/>
            <w:noProof/>
            <w:sz w:val="24"/>
            <w:szCs w:val="24"/>
          </w:rPr>
          <w:tab/>
        </w:r>
        <w:r>
          <w:rPr>
            <w:noProof/>
          </w:rPr>
          <w:instrText>DataWidth is a multiple of ByteWidth, and ByteWidth is greater than 8</w:instrText>
        </w:r>
        <w:r>
          <w:rPr>
            <w:noProof/>
          </w:rPr>
          <w:tab/>
        </w:r>
        <w:r w:rsidR="0094753D">
          <w:rPr>
            <w:noProof/>
          </w:rPr>
          <w:fldChar w:fldCharType="begin"/>
        </w:r>
        <w:r>
          <w:rPr>
            <w:noProof/>
          </w:rPr>
          <w:instrText xml:space="preserve"> PAGEREF _Toc126064950 \h </w:instrText>
        </w:r>
      </w:ins>
      <w:r w:rsidR="00D454E5">
        <w:rPr>
          <w:noProof/>
        </w:rPr>
      </w:r>
      <w:r w:rsidR="0094753D">
        <w:rPr>
          <w:noProof/>
        </w:rPr>
        <w:fldChar w:fldCharType="separate"/>
      </w:r>
      <w:ins w:id="2240" w:author="Jim Kulp" w:date="2010-01-25T18:52:00Z">
        <w:r>
          <w:rPr>
            <w:noProof/>
          </w:rPr>
          <w:instrText>37</w:instrText>
        </w:r>
        <w:r w:rsidR="0094753D">
          <w:rPr>
            <w:noProof/>
          </w:rPr>
          <w:fldChar w:fldCharType="end"/>
        </w:r>
      </w:ins>
    </w:p>
    <w:p w:rsidR="003E577E" w:rsidRDefault="003E577E">
      <w:pPr>
        <w:pStyle w:val="TOC1"/>
        <w:numPr>
          <w:ins w:id="2241" w:author="Jim Kulp" w:date="2010-01-25T18:52:00Z"/>
        </w:numPr>
        <w:tabs>
          <w:tab w:val="left" w:pos="362"/>
          <w:tab w:val="right" w:leader="dot" w:pos="9350"/>
        </w:tabs>
        <w:rPr>
          <w:ins w:id="2242" w:author="Jim Kulp" w:date="2010-01-25T18:52:00Z"/>
          <w:rFonts w:eastAsiaTheme="minorEastAsia" w:cstheme="minorBidi"/>
          <w:b w:val="0"/>
          <w:noProof/>
        </w:rPr>
      </w:pPr>
      <w:ins w:id="2243" w:author="Jim Kulp" w:date="2010-01-25T18:52:00Z">
        <w:r>
          <w:rPr>
            <w:noProof/>
          </w:rPr>
          <w:instrText>6</w:instrText>
        </w:r>
        <w:r>
          <w:rPr>
            <w:rFonts w:eastAsiaTheme="minorEastAsia" w:cstheme="minorBidi"/>
            <w:b w:val="0"/>
            <w:noProof/>
          </w:rPr>
          <w:tab/>
        </w:r>
        <w:r>
          <w:rPr>
            <w:noProof/>
          </w:rPr>
          <w:instrText>Worker Streaming Interface (WSI)</w:instrText>
        </w:r>
        <w:r>
          <w:rPr>
            <w:noProof/>
          </w:rPr>
          <w:tab/>
        </w:r>
        <w:r w:rsidR="0094753D">
          <w:rPr>
            <w:noProof/>
          </w:rPr>
          <w:fldChar w:fldCharType="begin"/>
        </w:r>
        <w:r>
          <w:rPr>
            <w:noProof/>
          </w:rPr>
          <w:instrText xml:space="preserve"> PAGEREF _Toc126064951 \h </w:instrText>
        </w:r>
      </w:ins>
      <w:r w:rsidR="00D454E5">
        <w:rPr>
          <w:noProof/>
        </w:rPr>
      </w:r>
      <w:r w:rsidR="0094753D">
        <w:rPr>
          <w:noProof/>
        </w:rPr>
        <w:fldChar w:fldCharType="separate"/>
      </w:r>
      <w:ins w:id="2244" w:author="Jim Kulp" w:date="2010-01-25T18:52:00Z">
        <w:r>
          <w:rPr>
            <w:noProof/>
          </w:rPr>
          <w:instrText>38</w:instrText>
        </w:r>
        <w:r w:rsidR="0094753D">
          <w:rPr>
            <w:noProof/>
          </w:rPr>
          <w:fldChar w:fldCharType="end"/>
        </w:r>
      </w:ins>
    </w:p>
    <w:p w:rsidR="003E577E" w:rsidRDefault="003E577E">
      <w:pPr>
        <w:pStyle w:val="TOC2"/>
        <w:numPr>
          <w:ins w:id="2245" w:author="Jim Kulp" w:date="2010-01-25T18:52:00Z"/>
        </w:numPr>
        <w:tabs>
          <w:tab w:val="left" w:pos="529"/>
          <w:tab w:val="right" w:leader="dot" w:pos="9350"/>
        </w:tabs>
        <w:rPr>
          <w:ins w:id="2246" w:author="Jim Kulp" w:date="2010-01-25T18:52:00Z"/>
          <w:rFonts w:eastAsiaTheme="minorEastAsia" w:cstheme="minorBidi"/>
          <w:noProof/>
          <w:sz w:val="24"/>
          <w:szCs w:val="24"/>
        </w:rPr>
      </w:pPr>
      <w:ins w:id="2247" w:author="Jim Kulp" w:date="2010-01-25T18:52:00Z">
        <w:r>
          <w:rPr>
            <w:noProof/>
          </w:rPr>
          <w:instrText>6.1</w:instrText>
        </w:r>
        <w:r>
          <w:rPr>
            <w:rFonts w:eastAsiaTheme="minorEastAsia" w:cstheme="minorBidi"/>
            <w:noProof/>
            <w:sz w:val="24"/>
            <w:szCs w:val="24"/>
          </w:rPr>
          <w:tab/>
        </w:r>
        <w:r>
          <w:rPr>
            <w:noProof/>
          </w:rPr>
          <w:instrText>WSI Motivation</w:instrText>
        </w:r>
        <w:r>
          <w:rPr>
            <w:noProof/>
          </w:rPr>
          <w:tab/>
        </w:r>
        <w:r w:rsidR="0094753D">
          <w:rPr>
            <w:noProof/>
          </w:rPr>
          <w:fldChar w:fldCharType="begin"/>
        </w:r>
        <w:r>
          <w:rPr>
            <w:noProof/>
          </w:rPr>
          <w:instrText xml:space="preserve"> PAGEREF _Toc126064952 \h </w:instrText>
        </w:r>
      </w:ins>
      <w:r w:rsidR="00D454E5">
        <w:rPr>
          <w:noProof/>
        </w:rPr>
      </w:r>
      <w:r w:rsidR="0094753D">
        <w:rPr>
          <w:noProof/>
        </w:rPr>
        <w:fldChar w:fldCharType="separate"/>
      </w:r>
      <w:ins w:id="2248" w:author="Jim Kulp" w:date="2010-01-25T18:52:00Z">
        <w:r>
          <w:rPr>
            <w:noProof/>
          </w:rPr>
          <w:instrText>38</w:instrText>
        </w:r>
        <w:r w:rsidR="0094753D">
          <w:rPr>
            <w:noProof/>
          </w:rPr>
          <w:fldChar w:fldCharType="end"/>
        </w:r>
      </w:ins>
    </w:p>
    <w:p w:rsidR="003E577E" w:rsidRDefault="003E577E">
      <w:pPr>
        <w:pStyle w:val="TOC2"/>
        <w:numPr>
          <w:ins w:id="2249" w:author="Jim Kulp" w:date="2010-01-25T18:52:00Z"/>
        </w:numPr>
        <w:tabs>
          <w:tab w:val="left" w:pos="529"/>
          <w:tab w:val="right" w:leader="dot" w:pos="9350"/>
        </w:tabs>
        <w:rPr>
          <w:ins w:id="2250" w:author="Jim Kulp" w:date="2010-01-25T18:52:00Z"/>
          <w:rFonts w:eastAsiaTheme="minorEastAsia" w:cstheme="minorBidi"/>
          <w:noProof/>
          <w:sz w:val="24"/>
          <w:szCs w:val="24"/>
        </w:rPr>
      </w:pPr>
      <w:ins w:id="2251" w:author="Jim Kulp" w:date="2010-01-25T18:52:00Z">
        <w:r>
          <w:rPr>
            <w:noProof/>
          </w:rPr>
          <w:instrText>6.2</w:instrText>
        </w:r>
        <w:r>
          <w:rPr>
            <w:rFonts w:eastAsiaTheme="minorEastAsia" w:cstheme="minorBidi"/>
            <w:noProof/>
            <w:sz w:val="24"/>
            <w:szCs w:val="24"/>
          </w:rPr>
          <w:tab/>
        </w:r>
        <w:r>
          <w:rPr>
            <w:noProof/>
          </w:rPr>
          <w:instrText>WSI Overview</w:instrText>
        </w:r>
        <w:r>
          <w:rPr>
            <w:noProof/>
          </w:rPr>
          <w:tab/>
        </w:r>
        <w:r w:rsidR="0094753D">
          <w:rPr>
            <w:noProof/>
          </w:rPr>
          <w:fldChar w:fldCharType="begin"/>
        </w:r>
        <w:r>
          <w:rPr>
            <w:noProof/>
          </w:rPr>
          <w:instrText xml:space="preserve"> PAGEREF _Toc126064953 \h </w:instrText>
        </w:r>
      </w:ins>
      <w:r w:rsidR="00D454E5">
        <w:rPr>
          <w:noProof/>
        </w:rPr>
      </w:r>
      <w:r w:rsidR="0094753D">
        <w:rPr>
          <w:noProof/>
        </w:rPr>
        <w:fldChar w:fldCharType="separate"/>
      </w:r>
      <w:ins w:id="2252" w:author="Jim Kulp" w:date="2010-01-25T18:52:00Z">
        <w:r>
          <w:rPr>
            <w:noProof/>
          </w:rPr>
          <w:instrText>38</w:instrText>
        </w:r>
        <w:r w:rsidR="0094753D">
          <w:rPr>
            <w:noProof/>
          </w:rPr>
          <w:fldChar w:fldCharType="end"/>
        </w:r>
      </w:ins>
    </w:p>
    <w:p w:rsidR="003E577E" w:rsidRDefault="003E577E">
      <w:pPr>
        <w:pStyle w:val="TOC2"/>
        <w:numPr>
          <w:ins w:id="2253" w:author="Jim Kulp" w:date="2010-01-25T18:52:00Z"/>
        </w:numPr>
        <w:tabs>
          <w:tab w:val="left" w:pos="529"/>
          <w:tab w:val="right" w:leader="dot" w:pos="9350"/>
        </w:tabs>
        <w:rPr>
          <w:ins w:id="2254" w:author="Jim Kulp" w:date="2010-01-25T18:52:00Z"/>
          <w:rFonts w:eastAsiaTheme="minorEastAsia" w:cstheme="minorBidi"/>
          <w:noProof/>
          <w:sz w:val="24"/>
          <w:szCs w:val="24"/>
        </w:rPr>
      </w:pPr>
      <w:ins w:id="2255" w:author="Jim Kulp" w:date="2010-01-25T18:52:00Z">
        <w:r>
          <w:rPr>
            <w:noProof/>
          </w:rPr>
          <w:instrText>6.3</w:instrText>
        </w:r>
        <w:r>
          <w:rPr>
            <w:rFonts w:eastAsiaTheme="minorEastAsia" w:cstheme="minorBidi"/>
            <w:noProof/>
            <w:sz w:val="24"/>
            <w:szCs w:val="24"/>
          </w:rPr>
          <w:tab/>
        </w:r>
        <w:r>
          <w:rPr>
            <w:noProof/>
          </w:rPr>
          <w:instrText>WSI Attributes</w:instrText>
        </w:r>
        <w:r>
          <w:rPr>
            <w:noProof/>
          </w:rPr>
          <w:tab/>
        </w:r>
        <w:r w:rsidR="0094753D">
          <w:rPr>
            <w:noProof/>
          </w:rPr>
          <w:fldChar w:fldCharType="begin"/>
        </w:r>
        <w:r>
          <w:rPr>
            <w:noProof/>
          </w:rPr>
          <w:instrText xml:space="preserve"> PAGEREF _Toc126064954 \h </w:instrText>
        </w:r>
      </w:ins>
      <w:r w:rsidR="00D454E5">
        <w:rPr>
          <w:noProof/>
        </w:rPr>
      </w:r>
      <w:r w:rsidR="0094753D">
        <w:rPr>
          <w:noProof/>
        </w:rPr>
        <w:fldChar w:fldCharType="separate"/>
      </w:r>
      <w:ins w:id="2256" w:author="Jim Kulp" w:date="2010-01-25T18:52:00Z">
        <w:r>
          <w:rPr>
            <w:noProof/>
          </w:rPr>
          <w:instrText>39</w:instrText>
        </w:r>
        <w:r w:rsidR="0094753D">
          <w:rPr>
            <w:noProof/>
          </w:rPr>
          <w:fldChar w:fldCharType="end"/>
        </w:r>
      </w:ins>
    </w:p>
    <w:p w:rsidR="003E577E" w:rsidRDefault="003E577E">
      <w:pPr>
        <w:pStyle w:val="TOC3"/>
        <w:numPr>
          <w:ins w:id="2257" w:author="Jim Kulp" w:date="2010-01-25T18:52:00Z"/>
        </w:numPr>
        <w:tabs>
          <w:tab w:val="left" w:pos="916"/>
          <w:tab w:val="right" w:leader="dot" w:pos="9350"/>
        </w:tabs>
        <w:rPr>
          <w:ins w:id="2258" w:author="Jim Kulp" w:date="2010-01-25T18:52:00Z"/>
          <w:rFonts w:eastAsiaTheme="minorEastAsia" w:cstheme="minorBidi"/>
          <w:i/>
          <w:noProof/>
          <w:sz w:val="24"/>
          <w:szCs w:val="24"/>
        </w:rPr>
      </w:pPr>
      <w:ins w:id="2259" w:author="Jim Kulp" w:date="2010-01-25T18:52:00Z">
        <w:r>
          <w:rPr>
            <w:noProof/>
          </w:rPr>
          <w:instrText>6.3.1</w:instrText>
        </w:r>
        <w:r>
          <w:rPr>
            <w:rFonts w:eastAsiaTheme="minorEastAsia" w:cstheme="minorBidi"/>
            <w:i/>
            <w:noProof/>
            <w:sz w:val="24"/>
            <w:szCs w:val="24"/>
          </w:rPr>
          <w:tab/>
        </w:r>
        <w:r>
          <w:rPr>
            <w:noProof/>
          </w:rPr>
          <w:instrText>WSI Attribute Summary</w:instrText>
        </w:r>
        <w:r>
          <w:rPr>
            <w:noProof/>
          </w:rPr>
          <w:tab/>
        </w:r>
        <w:r w:rsidR="0094753D">
          <w:rPr>
            <w:noProof/>
          </w:rPr>
          <w:fldChar w:fldCharType="begin"/>
        </w:r>
        <w:r>
          <w:rPr>
            <w:noProof/>
          </w:rPr>
          <w:instrText xml:space="preserve"> PAGEREF _Toc126064955 \h </w:instrText>
        </w:r>
      </w:ins>
      <w:r w:rsidR="00D454E5">
        <w:rPr>
          <w:noProof/>
        </w:rPr>
      </w:r>
      <w:r w:rsidR="0094753D">
        <w:rPr>
          <w:noProof/>
        </w:rPr>
        <w:fldChar w:fldCharType="separate"/>
      </w:r>
      <w:ins w:id="2260" w:author="Jim Kulp" w:date="2010-01-25T18:52:00Z">
        <w:r>
          <w:rPr>
            <w:noProof/>
          </w:rPr>
          <w:instrText>39</w:instrText>
        </w:r>
        <w:r w:rsidR="0094753D">
          <w:rPr>
            <w:noProof/>
          </w:rPr>
          <w:fldChar w:fldCharType="end"/>
        </w:r>
      </w:ins>
    </w:p>
    <w:p w:rsidR="003E577E" w:rsidRDefault="003E577E">
      <w:pPr>
        <w:pStyle w:val="TOC3"/>
        <w:numPr>
          <w:ins w:id="2261" w:author="Jim Kulp" w:date="2010-01-25T18:52:00Z"/>
        </w:numPr>
        <w:tabs>
          <w:tab w:val="left" w:pos="916"/>
          <w:tab w:val="right" w:leader="dot" w:pos="9350"/>
        </w:tabs>
        <w:rPr>
          <w:ins w:id="2262" w:author="Jim Kulp" w:date="2010-01-25T18:52:00Z"/>
          <w:rFonts w:eastAsiaTheme="minorEastAsia" w:cstheme="minorBidi"/>
          <w:i/>
          <w:noProof/>
          <w:sz w:val="24"/>
          <w:szCs w:val="24"/>
        </w:rPr>
      </w:pPr>
      <w:ins w:id="2263" w:author="Jim Kulp" w:date="2010-01-25T18:52:00Z">
        <w:r>
          <w:rPr>
            <w:noProof/>
          </w:rPr>
          <w:instrText>6.3.2</w:instrText>
        </w:r>
        <w:r>
          <w:rPr>
            <w:rFonts w:eastAsiaTheme="minorEastAsia" w:cstheme="minorBidi"/>
            <w:i/>
            <w:noProof/>
            <w:sz w:val="24"/>
            <w:szCs w:val="24"/>
          </w:rPr>
          <w:tab/>
        </w:r>
        <w:r>
          <w:rPr>
            <w:noProof/>
          </w:rPr>
          <w:instrText>WSI Attribute Details</w:instrText>
        </w:r>
        <w:r>
          <w:rPr>
            <w:noProof/>
          </w:rPr>
          <w:tab/>
        </w:r>
        <w:r w:rsidR="0094753D">
          <w:rPr>
            <w:noProof/>
          </w:rPr>
          <w:fldChar w:fldCharType="begin"/>
        </w:r>
        <w:r>
          <w:rPr>
            <w:noProof/>
          </w:rPr>
          <w:instrText xml:space="preserve"> PAGEREF _Toc126064956 \h </w:instrText>
        </w:r>
      </w:ins>
      <w:r w:rsidR="00D454E5">
        <w:rPr>
          <w:noProof/>
        </w:rPr>
      </w:r>
      <w:r w:rsidR="0094753D">
        <w:rPr>
          <w:noProof/>
        </w:rPr>
        <w:fldChar w:fldCharType="separate"/>
      </w:r>
      <w:ins w:id="2264" w:author="Jim Kulp" w:date="2010-01-25T18:52:00Z">
        <w:r>
          <w:rPr>
            <w:noProof/>
          </w:rPr>
          <w:instrText>39</w:instrText>
        </w:r>
        <w:r w:rsidR="0094753D">
          <w:rPr>
            <w:noProof/>
          </w:rPr>
          <w:fldChar w:fldCharType="end"/>
        </w:r>
      </w:ins>
    </w:p>
    <w:p w:rsidR="003E577E" w:rsidRDefault="003E577E">
      <w:pPr>
        <w:pStyle w:val="TOC2"/>
        <w:numPr>
          <w:ins w:id="2265" w:author="Jim Kulp" w:date="2010-01-25T18:52:00Z"/>
        </w:numPr>
        <w:tabs>
          <w:tab w:val="left" w:pos="529"/>
          <w:tab w:val="right" w:leader="dot" w:pos="9350"/>
        </w:tabs>
        <w:rPr>
          <w:ins w:id="2266" w:author="Jim Kulp" w:date="2010-01-25T18:52:00Z"/>
          <w:rFonts w:eastAsiaTheme="minorEastAsia" w:cstheme="minorBidi"/>
          <w:noProof/>
          <w:sz w:val="24"/>
          <w:szCs w:val="24"/>
        </w:rPr>
      </w:pPr>
      <w:ins w:id="2267" w:author="Jim Kulp" w:date="2010-01-25T18:52:00Z">
        <w:r>
          <w:rPr>
            <w:noProof/>
          </w:rPr>
          <w:instrText>6.4</w:instrText>
        </w:r>
        <w:r>
          <w:rPr>
            <w:rFonts w:eastAsiaTheme="minorEastAsia" w:cstheme="minorBidi"/>
            <w:noProof/>
            <w:sz w:val="24"/>
            <w:szCs w:val="24"/>
          </w:rPr>
          <w:tab/>
        </w:r>
        <w:r>
          <w:rPr>
            <w:noProof/>
          </w:rPr>
          <w:instrText>WSI OCP Profile/Configuration Parameters</w:instrText>
        </w:r>
        <w:r>
          <w:rPr>
            <w:noProof/>
          </w:rPr>
          <w:tab/>
        </w:r>
        <w:r w:rsidR="0094753D">
          <w:rPr>
            <w:noProof/>
          </w:rPr>
          <w:fldChar w:fldCharType="begin"/>
        </w:r>
        <w:r>
          <w:rPr>
            <w:noProof/>
          </w:rPr>
          <w:instrText xml:space="preserve"> PAGEREF _Toc126064957 \h </w:instrText>
        </w:r>
      </w:ins>
      <w:r w:rsidR="00D454E5">
        <w:rPr>
          <w:noProof/>
        </w:rPr>
      </w:r>
      <w:r w:rsidR="0094753D">
        <w:rPr>
          <w:noProof/>
        </w:rPr>
        <w:fldChar w:fldCharType="separate"/>
      </w:r>
      <w:ins w:id="2268" w:author="Jim Kulp" w:date="2010-01-25T18:52:00Z">
        <w:r>
          <w:rPr>
            <w:noProof/>
          </w:rPr>
          <w:instrText>41</w:instrText>
        </w:r>
        <w:r w:rsidR="0094753D">
          <w:rPr>
            <w:noProof/>
          </w:rPr>
          <w:fldChar w:fldCharType="end"/>
        </w:r>
      </w:ins>
    </w:p>
    <w:p w:rsidR="003E577E" w:rsidRDefault="003E577E">
      <w:pPr>
        <w:pStyle w:val="TOC2"/>
        <w:numPr>
          <w:ins w:id="2269" w:author="Jim Kulp" w:date="2010-01-25T18:52:00Z"/>
        </w:numPr>
        <w:tabs>
          <w:tab w:val="left" w:pos="529"/>
          <w:tab w:val="right" w:leader="dot" w:pos="9350"/>
        </w:tabs>
        <w:rPr>
          <w:ins w:id="2270" w:author="Jim Kulp" w:date="2010-01-25T18:52:00Z"/>
          <w:rFonts w:eastAsiaTheme="minorEastAsia" w:cstheme="minorBidi"/>
          <w:noProof/>
          <w:sz w:val="24"/>
          <w:szCs w:val="24"/>
        </w:rPr>
      </w:pPr>
      <w:ins w:id="2271" w:author="Jim Kulp" w:date="2010-01-25T18:52:00Z">
        <w:r>
          <w:rPr>
            <w:noProof/>
          </w:rPr>
          <w:instrText>6.5</w:instrText>
        </w:r>
        <w:r>
          <w:rPr>
            <w:rFonts w:eastAsiaTheme="minorEastAsia" w:cstheme="minorBidi"/>
            <w:noProof/>
            <w:sz w:val="24"/>
            <w:szCs w:val="24"/>
          </w:rPr>
          <w:tab/>
        </w:r>
        <w:r>
          <w:rPr>
            <w:noProof/>
          </w:rPr>
          <w:instrText>WSI OCP Signals</w:instrText>
        </w:r>
        <w:r>
          <w:rPr>
            <w:noProof/>
          </w:rPr>
          <w:tab/>
        </w:r>
        <w:r w:rsidR="0094753D">
          <w:rPr>
            <w:noProof/>
          </w:rPr>
          <w:fldChar w:fldCharType="begin"/>
        </w:r>
        <w:r>
          <w:rPr>
            <w:noProof/>
          </w:rPr>
          <w:instrText xml:space="preserve"> PAGEREF _Toc126064958 \h </w:instrText>
        </w:r>
      </w:ins>
      <w:r w:rsidR="00D454E5">
        <w:rPr>
          <w:noProof/>
        </w:rPr>
      </w:r>
      <w:r w:rsidR="0094753D">
        <w:rPr>
          <w:noProof/>
        </w:rPr>
        <w:fldChar w:fldCharType="separate"/>
      </w:r>
      <w:ins w:id="2272" w:author="Jim Kulp" w:date="2010-01-25T18:52:00Z">
        <w:r>
          <w:rPr>
            <w:noProof/>
          </w:rPr>
          <w:instrText>42</w:instrText>
        </w:r>
        <w:r w:rsidR="0094753D">
          <w:rPr>
            <w:noProof/>
          </w:rPr>
          <w:fldChar w:fldCharType="end"/>
        </w:r>
      </w:ins>
    </w:p>
    <w:p w:rsidR="003E577E" w:rsidRDefault="003E577E">
      <w:pPr>
        <w:pStyle w:val="TOC2"/>
        <w:numPr>
          <w:ins w:id="2273" w:author="Jim Kulp" w:date="2010-01-25T18:52:00Z"/>
        </w:numPr>
        <w:tabs>
          <w:tab w:val="left" w:pos="529"/>
          <w:tab w:val="right" w:leader="dot" w:pos="9350"/>
        </w:tabs>
        <w:rPr>
          <w:ins w:id="2274" w:author="Jim Kulp" w:date="2010-01-25T18:52:00Z"/>
          <w:rFonts w:eastAsiaTheme="minorEastAsia" w:cstheme="minorBidi"/>
          <w:noProof/>
          <w:sz w:val="24"/>
          <w:szCs w:val="24"/>
        </w:rPr>
      </w:pPr>
      <w:ins w:id="2275" w:author="Jim Kulp" w:date="2010-01-25T18:52:00Z">
        <w:r>
          <w:rPr>
            <w:noProof/>
          </w:rPr>
          <w:instrText>6.6</w:instrText>
        </w:r>
        <w:r>
          <w:rPr>
            <w:rFonts w:eastAsiaTheme="minorEastAsia" w:cstheme="minorBidi"/>
            <w:noProof/>
            <w:sz w:val="24"/>
            <w:szCs w:val="24"/>
          </w:rPr>
          <w:tab/>
        </w:r>
        <w:r>
          <w:rPr>
            <w:noProof/>
          </w:rPr>
          <w:instrText>WSI Semantics</w:instrText>
        </w:r>
        <w:r>
          <w:rPr>
            <w:noProof/>
          </w:rPr>
          <w:tab/>
        </w:r>
        <w:r w:rsidR="0094753D">
          <w:rPr>
            <w:noProof/>
          </w:rPr>
          <w:fldChar w:fldCharType="begin"/>
        </w:r>
        <w:r>
          <w:rPr>
            <w:noProof/>
          </w:rPr>
          <w:instrText xml:space="preserve"> PAGEREF _Toc126064959 \h </w:instrText>
        </w:r>
      </w:ins>
      <w:r w:rsidR="00D454E5">
        <w:rPr>
          <w:noProof/>
        </w:rPr>
      </w:r>
      <w:r w:rsidR="0094753D">
        <w:rPr>
          <w:noProof/>
        </w:rPr>
        <w:fldChar w:fldCharType="separate"/>
      </w:r>
      <w:ins w:id="2276" w:author="Jim Kulp" w:date="2010-01-25T18:52:00Z">
        <w:r>
          <w:rPr>
            <w:noProof/>
          </w:rPr>
          <w:instrText>43</w:instrText>
        </w:r>
        <w:r w:rsidR="0094753D">
          <w:rPr>
            <w:noProof/>
          </w:rPr>
          <w:fldChar w:fldCharType="end"/>
        </w:r>
      </w:ins>
    </w:p>
    <w:p w:rsidR="003E577E" w:rsidRDefault="003E577E">
      <w:pPr>
        <w:pStyle w:val="TOC3"/>
        <w:numPr>
          <w:ins w:id="2277" w:author="Jim Kulp" w:date="2010-01-25T18:52:00Z"/>
        </w:numPr>
        <w:tabs>
          <w:tab w:val="left" w:pos="916"/>
          <w:tab w:val="right" w:leader="dot" w:pos="9350"/>
        </w:tabs>
        <w:rPr>
          <w:ins w:id="2278" w:author="Jim Kulp" w:date="2010-01-25T18:52:00Z"/>
          <w:rFonts w:eastAsiaTheme="minorEastAsia" w:cstheme="minorBidi"/>
          <w:i/>
          <w:noProof/>
          <w:sz w:val="24"/>
          <w:szCs w:val="24"/>
        </w:rPr>
      </w:pPr>
      <w:ins w:id="2279" w:author="Jim Kulp" w:date="2010-01-25T18:52:00Z">
        <w:r>
          <w:rPr>
            <w:noProof/>
          </w:rPr>
          <w:instrText>6.6.1</w:instrText>
        </w:r>
        <w:r>
          <w:rPr>
            <w:rFonts w:eastAsiaTheme="minorEastAsia" w:cstheme="minorBidi"/>
            <w:i/>
            <w:noProof/>
            <w:sz w:val="24"/>
            <w:szCs w:val="24"/>
          </w:rPr>
          <w:tab/>
        </w:r>
        <w:r>
          <w:rPr>
            <w:noProof/>
          </w:rPr>
          <w:instrText>Opcode Indication on MReqInfo</w:instrText>
        </w:r>
        <w:r>
          <w:rPr>
            <w:noProof/>
          </w:rPr>
          <w:tab/>
        </w:r>
        <w:r w:rsidR="0094753D">
          <w:rPr>
            <w:noProof/>
          </w:rPr>
          <w:fldChar w:fldCharType="begin"/>
        </w:r>
        <w:r>
          <w:rPr>
            <w:noProof/>
          </w:rPr>
          <w:instrText xml:space="preserve"> PAGEREF _Toc126064960 \h </w:instrText>
        </w:r>
      </w:ins>
      <w:r w:rsidR="00D454E5">
        <w:rPr>
          <w:noProof/>
        </w:rPr>
      </w:r>
      <w:r w:rsidR="0094753D">
        <w:rPr>
          <w:noProof/>
        </w:rPr>
        <w:fldChar w:fldCharType="separate"/>
      </w:r>
      <w:ins w:id="2280" w:author="Jim Kulp" w:date="2010-01-25T18:52:00Z">
        <w:r>
          <w:rPr>
            <w:noProof/>
          </w:rPr>
          <w:instrText>43</w:instrText>
        </w:r>
        <w:r w:rsidR="0094753D">
          <w:rPr>
            <w:noProof/>
          </w:rPr>
          <w:fldChar w:fldCharType="end"/>
        </w:r>
      </w:ins>
    </w:p>
    <w:p w:rsidR="003E577E" w:rsidRDefault="003E577E">
      <w:pPr>
        <w:pStyle w:val="TOC3"/>
        <w:numPr>
          <w:ins w:id="2281" w:author="Jim Kulp" w:date="2010-01-25T18:52:00Z"/>
        </w:numPr>
        <w:tabs>
          <w:tab w:val="left" w:pos="916"/>
          <w:tab w:val="right" w:leader="dot" w:pos="9350"/>
        </w:tabs>
        <w:rPr>
          <w:ins w:id="2282" w:author="Jim Kulp" w:date="2010-01-25T18:52:00Z"/>
          <w:rFonts w:eastAsiaTheme="minorEastAsia" w:cstheme="minorBidi"/>
          <w:i/>
          <w:noProof/>
          <w:sz w:val="24"/>
          <w:szCs w:val="24"/>
        </w:rPr>
      </w:pPr>
      <w:ins w:id="2283" w:author="Jim Kulp" w:date="2010-01-25T18:52:00Z">
        <w:r>
          <w:rPr>
            <w:noProof/>
          </w:rPr>
          <w:instrText>6.6.2</w:instrText>
        </w:r>
        <w:r>
          <w:rPr>
            <w:rFonts w:eastAsiaTheme="minorEastAsia" w:cstheme="minorBidi"/>
            <w:i/>
            <w:noProof/>
            <w:sz w:val="24"/>
            <w:szCs w:val="24"/>
          </w:rPr>
          <w:tab/>
        </w:r>
        <w:r>
          <w:rPr>
            <w:noProof/>
          </w:rPr>
          <w:instrText>Messages (or “frames”) are OCP Bursts</w:instrText>
        </w:r>
        <w:r>
          <w:rPr>
            <w:noProof/>
          </w:rPr>
          <w:tab/>
        </w:r>
        <w:r w:rsidR="0094753D">
          <w:rPr>
            <w:noProof/>
          </w:rPr>
          <w:fldChar w:fldCharType="begin"/>
        </w:r>
        <w:r>
          <w:rPr>
            <w:noProof/>
          </w:rPr>
          <w:instrText xml:space="preserve"> PAGEREF _Toc126064961 \h </w:instrText>
        </w:r>
      </w:ins>
      <w:r w:rsidR="00D454E5">
        <w:rPr>
          <w:noProof/>
        </w:rPr>
      </w:r>
      <w:r w:rsidR="0094753D">
        <w:rPr>
          <w:noProof/>
        </w:rPr>
        <w:fldChar w:fldCharType="separate"/>
      </w:r>
      <w:ins w:id="2284" w:author="Jim Kulp" w:date="2010-01-25T18:52:00Z">
        <w:r>
          <w:rPr>
            <w:noProof/>
          </w:rPr>
          <w:instrText>44</w:instrText>
        </w:r>
        <w:r w:rsidR="0094753D">
          <w:rPr>
            <w:noProof/>
          </w:rPr>
          <w:fldChar w:fldCharType="end"/>
        </w:r>
      </w:ins>
    </w:p>
    <w:p w:rsidR="003E577E" w:rsidRDefault="003E577E">
      <w:pPr>
        <w:pStyle w:val="TOC3"/>
        <w:numPr>
          <w:ins w:id="2285" w:author="Jim Kulp" w:date="2010-01-25T18:52:00Z"/>
        </w:numPr>
        <w:tabs>
          <w:tab w:val="left" w:pos="916"/>
          <w:tab w:val="right" w:leader="dot" w:pos="9350"/>
        </w:tabs>
        <w:rPr>
          <w:ins w:id="2286" w:author="Jim Kulp" w:date="2010-01-25T18:52:00Z"/>
          <w:rFonts w:eastAsiaTheme="minorEastAsia" w:cstheme="minorBidi"/>
          <w:i/>
          <w:noProof/>
          <w:sz w:val="24"/>
          <w:szCs w:val="24"/>
        </w:rPr>
      </w:pPr>
      <w:ins w:id="2287" w:author="Jim Kulp" w:date="2010-01-25T18:52:00Z">
        <w:r>
          <w:rPr>
            <w:noProof/>
          </w:rPr>
          <w:instrText>6.6.3</w:instrText>
        </w:r>
        <w:r>
          <w:rPr>
            <w:rFonts w:eastAsiaTheme="minorEastAsia" w:cstheme="minorBidi"/>
            <w:i/>
            <w:noProof/>
            <w:sz w:val="24"/>
            <w:szCs w:val="24"/>
          </w:rPr>
          <w:tab/>
        </w:r>
        <w:r>
          <w:rPr>
            <w:noProof/>
          </w:rPr>
          <w:instrText>Byte enables</w:instrText>
        </w:r>
        <w:r>
          <w:rPr>
            <w:noProof/>
          </w:rPr>
          <w:tab/>
        </w:r>
        <w:r w:rsidR="0094753D">
          <w:rPr>
            <w:noProof/>
          </w:rPr>
          <w:fldChar w:fldCharType="begin"/>
        </w:r>
        <w:r>
          <w:rPr>
            <w:noProof/>
          </w:rPr>
          <w:instrText xml:space="preserve"> PAGEREF _Toc126064962 \h </w:instrText>
        </w:r>
      </w:ins>
      <w:r w:rsidR="00D454E5">
        <w:rPr>
          <w:noProof/>
        </w:rPr>
      </w:r>
      <w:r w:rsidR="0094753D">
        <w:rPr>
          <w:noProof/>
        </w:rPr>
        <w:fldChar w:fldCharType="separate"/>
      </w:r>
      <w:ins w:id="2288" w:author="Jim Kulp" w:date="2010-01-25T18:52:00Z">
        <w:r>
          <w:rPr>
            <w:noProof/>
          </w:rPr>
          <w:instrText>44</w:instrText>
        </w:r>
        <w:r w:rsidR="0094753D">
          <w:rPr>
            <w:noProof/>
          </w:rPr>
          <w:fldChar w:fldCharType="end"/>
        </w:r>
      </w:ins>
    </w:p>
    <w:p w:rsidR="003E577E" w:rsidRDefault="003E577E">
      <w:pPr>
        <w:pStyle w:val="TOC3"/>
        <w:numPr>
          <w:ins w:id="2289" w:author="Jim Kulp" w:date="2010-01-25T18:52:00Z"/>
        </w:numPr>
        <w:tabs>
          <w:tab w:val="left" w:pos="916"/>
          <w:tab w:val="right" w:leader="dot" w:pos="9350"/>
        </w:tabs>
        <w:rPr>
          <w:ins w:id="2290" w:author="Jim Kulp" w:date="2010-01-25T18:52:00Z"/>
          <w:rFonts w:eastAsiaTheme="minorEastAsia" w:cstheme="minorBidi"/>
          <w:i/>
          <w:noProof/>
          <w:sz w:val="24"/>
          <w:szCs w:val="24"/>
        </w:rPr>
      </w:pPr>
      <w:ins w:id="2291" w:author="Jim Kulp" w:date="2010-01-25T18:52:00Z">
        <w:r>
          <w:rPr>
            <w:noProof/>
          </w:rPr>
          <w:instrText>6.6.4</w:instrText>
        </w:r>
        <w:r>
          <w:rPr>
            <w:rFonts w:eastAsiaTheme="minorEastAsia" w:cstheme="minorBidi"/>
            <w:i/>
            <w:noProof/>
            <w:sz w:val="24"/>
            <w:szCs w:val="24"/>
          </w:rPr>
          <w:tab/>
        </w:r>
        <w:r>
          <w:rPr>
            <w:noProof/>
          </w:rPr>
          <w:instrText>Aborting Messages</w:instrText>
        </w:r>
        <w:r>
          <w:rPr>
            <w:noProof/>
          </w:rPr>
          <w:tab/>
        </w:r>
        <w:r w:rsidR="0094753D">
          <w:rPr>
            <w:noProof/>
          </w:rPr>
          <w:fldChar w:fldCharType="begin"/>
        </w:r>
        <w:r>
          <w:rPr>
            <w:noProof/>
          </w:rPr>
          <w:instrText xml:space="preserve"> PAGEREF _Toc126064963 \h </w:instrText>
        </w:r>
      </w:ins>
      <w:r w:rsidR="00D454E5">
        <w:rPr>
          <w:noProof/>
        </w:rPr>
      </w:r>
      <w:r w:rsidR="0094753D">
        <w:rPr>
          <w:noProof/>
        </w:rPr>
        <w:fldChar w:fldCharType="separate"/>
      </w:r>
      <w:ins w:id="2292" w:author="Jim Kulp" w:date="2010-01-25T18:52:00Z">
        <w:r>
          <w:rPr>
            <w:noProof/>
          </w:rPr>
          <w:instrText>45</w:instrText>
        </w:r>
        <w:r w:rsidR="0094753D">
          <w:rPr>
            <w:noProof/>
          </w:rPr>
          <w:fldChar w:fldCharType="end"/>
        </w:r>
      </w:ins>
    </w:p>
    <w:p w:rsidR="003E577E" w:rsidRDefault="003E577E">
      <w:pPr>
        <w:pStyle w:val="TOC2"/>
        <w:numPr>
          <w:ins w:id="2293" w:author="Jim Kulp" w:date="2010-01-25T18:52:00Z"/>
        </w:numPr>
        <w:tabs>
          <w:tab w:val="left" w:pos="529"/>
          <w:tab w:val="right" w:leader="dot" w:pos="9350"/>
        </w:tabs>
        <w:rPr>
          <w:ins w:id="2294" w:author="Jim Kulp" w:date="2010-01-25T18:52:00Z"/>
          <w:rFonts w:eastAsiaTheme="minorEastAsia" w:cstheme="minorBidi"/>
          <w:noProof/>
          <w:sz w:val="24"/>
          <w:szCs w:val="24"/>
        </w:rPr>
      </w:pPr>
      <w:ins w:id="2295" w:author="Jim Kulp" w:date="2010-01-25T18:52:00Z">
        <w:r>
          <w:rPr>
            <w:noProof/>
          </w:rPr>
          <w:instrText>6.7</w:instrText>
        </w:r>
        <w:r>
          <w:rPr>
            <w:rFonts w:eastAsiaTheme="minorEastAsia" w:cstheme="minorBidi"/>
            <w:noProof/>
            <w:sz w:val="24"/>
            <w:szCs w:val="24"/>
          </w:rPr>
          <w:tab/>
        </w:r>
        <w:r>
          <w:rPr>
            <w:noProof/>
          </w:rPr>
          <w:instrText>WSI Infrastructure Coping</w:instrText>
        </w:r>
        <w:r>
          <w:rPr>
            <w:noProof/>
          </w:rPr>
          <w:tab/>
        </w:r>
        <w:r w:rsidR="0094753D">
          <w:rPr>
            <w:noProof/>
          </w:rPr>
          <w:fldChar w:fldCharType="begin"/>
        </w:r>
        <w:r>
          <w:rPr>
            <w:noProof/>
          </w:rPr>
          <w:instrText xml:space="preserve"> PAGEREF _Toc126064964 \h </w:instrText>
        </w:r>
      </w:ins>
      <w:r w:rsidR="00D454E5">
        <w:rPr>
          <w:noProof/>
        </w:rPr>
      </w:r>
      <w:r w:rsidR="0094753D">
        <w:rPr>
          <w:noProof/>
        </w:rPr>
        <w:fldChar w:fldCharType="separate"/>
      </w:r>
      <w:ins w:id="2296" w:author="Jim Kulp" w:date="2010-01-25T18:52:00Z">
        <w:r>
          <w:rPr>
            <w:noProof/>
          </w:rPr>
          <w:instrText>45</w:instrText>
        </w:r>
        <w:r w:rsidR="0094753D">
          <w:rPr>
            <w:noProof/>
          </w:rPr>
          <w:fldChar w:fldCharType="end"/>
        </w:r>
      </w:ins>
    </w:p>
    <w:p w:rsidR="003E577E" w:rsidRDefault="003E577E">
      <w:pPr>
        <w:pStyle w:val="TOC3"/>
        <w:numPr>
          <w:ins w:id="2297" w:author="Jim Kulp" w:date="2010-01-25T18:52:00Z"/>
        </w:numPr>
        <w:tabs>
          <w:tab w:val="left" w:pos="916"/>
          <w:tab w:val="right" w:leader="dot" w:pos="9350"/>
        </w:tabs>
        <w:rPr>
          <w:ins w:id="2298" w:author="Jim Kulp" w:date="2010-01-25T18:52:00Z"/>
          <w:rFonts w:eastAsiaTheme="minorEastAsia" w:cstheme="minorBidi"/>
          <w:i/>
          <w:noProof/>
          <w:sz w:val="24"/>
          <w:szCs w:val="24"/>
        </w:rPr>
      </w:pPr>
      <w:ins w:id="2299" w:author="Jim Kulp" w:date="2010-01-25T18:52:00Z">
        <w:r>
          <w:rPr>
            <w:noProof/>
          </w:rPr>
          <w:instrText>6.7.1</w:instrText>
        </w:r>
        <w:r>
          <w:rPr>
            <w:rFonts w:eastAsiaTheme="minorEastAsia" w:cstheme="minorBidi"/>
            <w:i/>
            <w:noProof/>
            <w:sz w:val="24"/>
            <w:szCs w:val="24"/>
          </w:rPr>
          <w:tab/>
        </w:r>
        <w:r>
          <w:rPr>
            <w:noProof/>
          </w:rPr>
          <w:instrText>Infrastructure Best Practice for Master/Producers</w:instrText>
        </w:r>
        <w:r>
          <w:rPr>
            <w:noProof/>
          </w:rPr>
          <w:tab/>
        </w:r>
        <w:r w:rsidR="0094753D">
          <w:rPr>
            <w:noProof/>
          </w:rPr>
          <w:fldChar w:fldCharType="begin"/>
        </w:r>
        <w:r>
          <w:rPr>
            <w:noProof/>
          </w:rPr>
          <w:instrText xml:space="preserve"> PAGEREF _Toc126064965 \h </w:instrText>
        </w:r>
      </w:ins>
      <w:r w:rsidR="00D454E5">
        <w:rPr>
          <w:noProof/>
        </w:rPr>
      </w:r>
      <w:r w:rsidR="0094753D">
        <w:rPr>
          <w:noProof/>
        </w:rPr>
        <w:fldChar w:fldCharType="separate"/>
      </w:r>
      <w:ins w:id="2300" w:author="Jim Kulp" w:date="2010-01-25T18:52:00Z">
        <w:r>
          <w:rPr>
            <w:noProof/>
          </w:rPr>
          <w:instrText>47</w:instrText>
        </w:r>
        <w:r w:rsidR="0094753D">
          <w:rPr>
            <w:noProof/>
          </w:rPr>
          <w:fldChar w:fldCharType="end"/>
        </w:r>
      </w:ins>
    </w:p>
    <w:p w:rsidR="003E577E" w:rsidRDefault="003E577E">
      <w:pPr>
        <w:pStyle w:val="TOC3"/>
        <w:numPr>
          <w:ins w:id="2301" w:author="Jim Kulp" w:date="2010-01-25T18:52:00Z"/>
        </w:numPr>
        <w:tabs>
          <w:tab w:val="left" w:pos="916"/>
          <w:tab w:val="right" w:leader="dot" w:pos="9350"/>
        </w:tabs>
        <w:rPr>
          <w:ins w:id="2302" w:author="Jim Kulp" w:date="2010-01-25T18:52:00Z"/>
          <w:rFonts w:eastAsiaTheme="minorEastAsia" w:cstheme="minorBidi"/>
          <w:i/>
          <w:noProof/>
          <w:sz w:val="24"/>
          <w:szCs w:val="24"/>
        </w:rPr>
      </w:pPr>
      <w:ins w:id="2303" w:author="Jim Kulp" w:date="2010-01-25T18:52:00Z">
        <w:r>
          <w:rPr>
            <w:noProof/>
          </w:rPr>
          <w:instrText>6.7.2</w:instrText>
        </w:r>
        <w:r>
          <w:rPr>
            <w:rFonts w:eastAsiaTheme="minorEastAsia" w:cstheme="minorBidi"/>
            <w:i/>
            <w:noProof/>
            <w:sz w:val="24"/>
            <w:szCs w:val="24"/>
          </w:rPr>
          <w:tab/>
        </w:r>
        <w:r>
          <w:rPr>
            <w:noProof/>
          </w:rPr>
          <w:instrText>Infrastructure Best Practice for Slave/Consumers</w:instrText>
        </w:r>
        <w:r>
          <w:rPr>
            <w:noProof/>
          </w:rPr>
          <w:tab/>
        </w:r>
        <w:r w:rsidR="0094753D">
          <w:rPr>
            <w:noProof/>
          </w:rPr>
          <w:fldChar w:fldCharType="begin"/>
        </w:r>
        <w:r>
          <w:rPr>
            <w:noProof/>
          </w:rPr>
          <w:instrText xml:space="preserve"> PAGEREF _Toc126064966 \h </w:instrText>
        </w:r>
      </w:ins>
      <w:r w:rsidR="00D454E5">
        <w:rPr>
          <w:noProof/>
        </w:rPr>
      </w:r>
      <w:r w:rsidR="0094753D">
        <w:rPr>
          <w:noProof/>
        </w:rPr>
        <w:fldChar w:fldCharType="separate"/>
      </w:r>
      <w:ins w:id="2304" w:author="Jim Kulp" w:date="2010-01-25T18:52:00Z">
        <w:r>
          <w:rPr>
            <w:noProof/>
          </w:rPr>
          <w:instrText>47</w:instrText>
        </w:r>
        <w:r w:rsidR="0094753D">
          <w:rPr>
            <w:noProof/>
          </w:rPr>
          <w:fldChar w:fldCharType="end"/>
        </w:r>
      </w:ins>
    </w:p>
    <w:p w:rsidR="003E577E" w:rsidRDefault="003E577E">
      <w:pPr>
        <w:pStyle w:val="TOC1"/>
        <w:numPr>
          <w:ins w:id="2305" w:author="Jim Kulp" w:date="2010-01-25T18:52:00Z"/>
        </w:numPr>
        <w:tabs>
          <w:tab w:val="left" w:pos="362"/>
          <w:tab w:val="right" w:leader="dot" w:pos="9350"/>
        </w:tabs>
        <w:rPr>
          <w:ins w:id="2306" w:author="Jim Kulp" w:date="2010-01-25T18:52:00Z"/>
          <w:rFonts w:eastAsiaTheme="minorEastAsia" w:cstheme="minorBidi"/>
          <w:b w:val="0"/>
          <w:noProof/>
        </w:rPr>
      </w:pPr>
      <w:ins w:id="2307" w:author="Jim Kulp" w:date="2010-01-25T18:52:00Z">
        <w:r>
          <w:rPr>
            <w:noProof/>
          </w:rPr>
          <w:instrText>7</w:instrText>
        </w:r>
        <w:r>
          <w:rPr>
            <w:rFonts w:eastAsiaTheme="minorEastAsia" w:cstheme="minorBidi"/>
            <w:b w:val="0"/>
            <w:noProof/>
          </w:rPr>
          <w:tab/>
        </w:r>
        <w:r>
          <w:rPr>
            <w:noProof/>
          </w:rPr>
          <w:instrText>Worker Message Interface (WMI)</w:instrText>
        </w:r>
        <w:r>
          <w:rPr>
            <w:noProof/>
          </w:rPr>
          <w:tab/>
        </w:r>
        <w:r w:rsidR="0094753D">
          <w:rPr>
            <w:noProof/>
          </w:rPr>
          <w:fldChar w:fldCharType="begin"/>
        </w:r>
        <w:r>
          <w:rPr>
            <w:noProof/>
          </w:rPr>
          <w:instrText xml:space="preserve"> PAGEREF _Toc126064967 \h </w:instrText>
        </w:r>
      </w:ins>
      <w:r w:rsidR="00D454E5">
        <w:rPr>
          <w:noProof/>
        </w:rPr>
      </w:r>
      <w:r w:rsidR="0094753D">
        <w:rPr>
          <w:noProof/>
        </w:rPr>
        <w:fldChar w:fldCharType="separate"/>
      </w:r>
      <w:ins w:id="2308" w:author="Jim Kulp" w:date="2010-01-25T18:52:00Z">
        <w:r>
          <w:rPr>
            <w:noProof/>
          </w:rPr>
          <w:instrText>48</w:instrText>
        </w:r>
        <w:r w:rsidR="0094753D">
          <w:rPr>
            <w:noProof/>
          </w:rPr>
          <w:fldChar w:fldCharType="end"/>
        </w:r>
      </w:ins>
    </w:p>
    <w:p w:rsidR="003E577E" w:rsidRDefault="003E577E">
      <w:pPr>
        <w:pStyle w:val="TOC2"/>
        <w:numPr>
          <w:ins w:id="2309" w:author="Jim Kulp" w:date="2010-01-25T18:52:00Z"/>
        </w:numPr>
        <w:tabs>
          <w:tab w:val="left" w:pos="529"/>
          <w:tab w:val="right" w:leader="dot" w:pos="9350"/>
        </w:tabs>
        <w:rPr>
          <w:ins w:id="2310" w:author="Jim Kulp" w:date="2010-01-25T18:52:00Z"/>
          <w:rFonts w:eastAsiaTheme="minorEastAsia" w:cstheme="minorBidi"/>
          <w:noProof/>
          <w:sz w:val="24"/>
          <w:szCs w:val="24"/>
        </w:rPr>
      </w:pPr>
      <w:ins w:id="2311" w:author="Jim Kulp" w:date="2010-01-25T18:52:00Z">
        <w:r>
          <w:rPr>
            <w:noProof/>
          </w:rPr>
          <w:instrText>7.1</w:instrText>
        </w:r>
        <w:r>
          <w:rPr>
            <w:rFonts w:eastAsiaTheme="minorEastAsia" w:cstheme="minorBidi"/>
            <w:noProof/>
            <w:sz w:val="24"/>
            <w:szCs w:val="24"/>
          </w:rPr>
          <w:tab/>
        </w:r>
        <w:r>
          <w:rPr>
            <w:noProof/>
          </w:rPr>
          <w:instrText>WMI Motivation</w:instrText>
        </w:r>
        <w:r>
          <w:rPr>
            <w:noProof/>
          </w:rPr>
          <w:tab/>
        </w:r>
        <w:r w:rsidR="0094753D">
          <w:rPr>
            <w:noProof/>
          </w:rPr>
          <w:fldChar w:fldCharType="begin"/>
        </w:r>
        <w:r>
          <w:rPr>
            <w:noProof/>
          </w:rPr>
          <w:instrText xml:space="preserve"> PAGEREF _Toc126064968 \h </w:instrText>
        </w:r>
      </w:ins>
      <w:r w:rsidR="00D454E5">
        <w:rPr>
          <w:noProof/>
        </w:rPr>
      </w:r>
      <w:r w:rsidR="0094753D">
        <w:rPr>
          <w:noProof/>
        </w:rPr>
        <w:fldChar w:fldCharType="separate"/>
      </w:r>
      <w:ins w:id="2312" w:author="Jim Kulp" w:date="2010-01-25T18:52:00Z">
        <w:r>
          <w:rPr>
            <w:noProof/>
          </w:rPr>
          <w:instrText>48</w:instrText>
        </w:r>
        <w:r w:rsidR="0094753D">
          <w:rPr>
            <w:noProof/>
          </w:rPr>
          <w:fldChar w:fldCharType="end"/>
        </w:r>
      </w:ins>
    </w:p>
    <w:p w:rsidR="003E577E" w:rsidRDefault="003E577E">
      <w:pPr>
        <w:pStyle w:val="TOC2"/>
        <w:numPr>
          <w:ins w:id="2313" w:author="Jim Kulp" w:date="2010-01-25T18:52:00Z"/>
        </w:numPr>
        <w:tabs>
          <w:tab w:val="left" w:pos="529"/>
          <w:tab w:val="right" w:leader="dot" w:pos="9350"/>
        </w:tabs>
        <w:rPr>
          <w:ins w:id="2314" w:author="Jim Kulp" w:date="2010-01-25T18:52:00Z"/>
          <w:rFonts w:eastAsiaTheme="minorEastAsia" w:cstheme="minorBidi"/>
          <w:noProof/>
          <w:sz w:val="24"/>
          <w:szCs w:val="24"/>
        </w:rPr>
      </w:pPr>
      <w:ins w:id="2315" w:author="Jim Kulp" w:date="2010-01-25T18:52:00Z">
        <w:r>
          <w:rPr>
            <w:noProof/>
          </w:rPr>
          <w:instrText>7.2</w:instrText>
        </w:r>
        <w:r>
          <w:rPr>
            <w:rFonts w:eastAsiaTheme="minorEastAsia" w:cstheme="minorBidi"/>
            <w:noProof/>
            <w:sz w:val="24"/>
            <w:szCs w:val="24"/>
          </w:rPr>
          <w:tab/>
        </w:r>
        <w:r>
          <w:rPr>
            <w:noProof/>
          </w:rPr>
          <w:instrText>WMI Overview</w:instrText>
        </w:r>
        <w:r>
          <w:rPr>
            <w:noProof/>
          </w:rPr>
          <w:tab/>
        </w:r>
        <w:r w:rsidR="0094753D">
          <w:rPr>
            <w:noProof/>
          </w:rPr>
          <w:fldChar w:fldCharType="begin"/>
        </w:r>
        <w:r>
          <w:rPr>
            <w:noProof/>
          </w:rPr>
          <w:instrText xml:space="preserve"> PAGEREF _Toc126064969 \h </w:instrText>
        </w:r>
      </w:ins>
      <w:r w:rsidR="00D454E5">
        <w:rPr>
          <w:noProof/>
        </w:rPr>
      </w:r>
      <w:r w:rsidR="0094753D">
        <w:rPr>
          <w:noProof/>
        </w:rPr>
        <w:fldChar w:fldCharType="separate"/>
      </w:r>
      <w:ins w:id="2316" w:author="Jim Kulp" w:date="2010-01-25T18:52:00Z">
        <w:r>
          <w:rPr>
            <w:noProof/>
          </w:rPr>
          <w:instrText>48</w:instrText>
        </w:r>
        <w:r w:rsidR="0094753D">
          <w:rPr>
            <w:noProof/>
          </w:rPr>
          <w:fldChar w:fldCharType="end"/>
        </w:r>
      </w:ins>
    </w:p>
    <w:p w:rsidR="003E577E" w:rsidRDefault="003E577E">
      <w:pPr>
        <w:pStyle w:val="TOC3"/>
        <w:numPr>
          <w:ins w:id="2317" w:author="Jim Kulp" w:date="2010-01-25T18:52:00Z"/>
        </w:numPr>
        <w:tabs>
          <w:tab w:val="left" w:pos="916"/>
          <w:tab w:val="right" w:leader="dot" w:pos="9350"/>
        </w:tabs>
        <w:rPr>
          <w:ins w:id="2318" w:author="Jim Kulp" w:date="2010-01-25T18:52:00Z"/>
          <w:rFonts w:eastAsiaTheme="minorEastAsia" w:cstheme="minorBidi"/>
          <w:i/>
          <w:noProof/>
          <w:sz w:val="24"/>
          <w:szCs w:val="24"/>
        </w:rPr>
      </w:pPr>
      <w:ins w:id="2319" w:author="Jim Kulp" w:date="2010-01-25T18:52:00Z">
        <w:r>
          <w:rPr>
            <w:noProof/>
          </w:rPr>
          <w:instrText>7.2.1</w:instrText>
        </w:r>
        <w:r>
          <w:rPr>
            <w:rFonts w:eastAsiaTheme="minorEastAsia" w:cstheme="minorBidi"/>
            <w:i/>
            <w:noProof/>
            <w:sz w:val="24"/>
            <w:szCs w:val="24"/>
          </w:rPr>
          <w:tab/>
        </w:r>
        <w:r>
          <w:rPr>
            <w:noProof/>
          </w:rPr>
          <w:instrText>WMI Consuming versus Producing:</w:instrText>
        </w:r>
        <w:r>
          <w:rPr>
            <w:noProof/>
          </w:rPr>
          <w:tab/>
        </w:r>
        <w:r w:rsidR="0094753D">
          <w:rPr>
            <w:noProof/>
          </w:rPr>
          <w:fldChar w:fldCharType="begin"/>
        </w:r>
        <w:r>
          <w:rPr>
            <w:noProof/>
          </w:rPr>
          <w:instrText xml:space="preserve"> PAGEREF _Toc126064970 \h </w:instrText>
        </w:r>
      </w:ins>
      <w:r w:rsidR="00D454E5">
        <w:rPr>
          <w:noProof/>
        </w:rPr>
      </w:r>
      <w:r w:rsidR="0094753D">
        <w:rPr>
          <w:noProof/>
        </w:rPr>
        <w:fldChar w:fldCharType="separate"/>
      </w:r>
      <w:ins w:id="2320" w:author="Jim Kulp" w:date="2010-01-25T18:52:00Z">
        <w:r>
          <w:rPr>
            <w:noProof/>
          </w:rPr>
          <w:instrText>48</w:instrText>
        </w:r>
        <w:r w:rsidR="0094753D">
          <w:rPr>
            <w:noProof/>
          </w:rPr>
          <w:fldChar w:fldCharType="end"/>
        </w:r>
      </w:ins>
    </w:p>
    <w:p w:rsidR="003E577E" w:rsidRDefault="003E577E">
      <w:pPr>
        <w:pStyle w:val="TOC3"/>
        <w:numPr>
          <w:ins w:id="2321" w:author="Jim Kulp" w:date="2010-01-25T18:52:00Z"/>
        </w:numPr>
        <w:tabs>
          <w:tab w:val="left" w:pos="916"/>
          <w:tab w:val="right" w:leader="dot" w:pos="9350"/>
        </w:tabs>
        <w:rPr>
          <w:ins w:id="2322" w:author="Jim Kulp" w:date="2010-01-25T18:52:00Z"/>
          <w:rFonts w:eastAsiaTheme="minorEastAsia" w:cstheme="minorBidi"/>
          <w:i/>
          <w:noProof/>
          <w:sz w:val="24"/>
          <w:szCs w:val="24"/>
        </w:rPr>
      </w:pPr>
      <w:ins w:id="2323" w:author="Jim Kulp" w:date="2010-01-25T18:52:00Z">
        <w:r w:rsidRPr="00B67605">
          <w:rPr>
            <w:rFonts w:cs="Arial"/>
            <w:noProof/>
          </w:rPr>
          <w:instrText>7.2.2</w:instrText>
        </w:r>
        <w:r>
          <w:rPr>
            <w:rFonts w:eastAsiaTheme="minorEastAsia" w:cstheme="minorBidi"/>
            <w:i/>
            <w:noProof/>
            <w:sz w:val="24"/>
            <w:szCs w:val="24"/>
          </w:rPr>
          <w:tab/>
        </w:r>
        <w:r w:rsidRPr="00B67605">
          <w:rPr>
            <w:rFonts w:cs="Arial"/>
            <w:noProof/>
          </w:rPr>
          <w:instrText>Indication of message length</w:instrText>
        </w:r>
        <w:r>
          <w:rPr>
            <w:noProof/>
          </w:rPr>
          <w:tab/>
        </w:r>
        <w:r w:rsidR="0094753D">
          <w:rPr>
            <w:noProof/>
          </w:rPr>
          <w:fldChar w:fldCharType="begin"/>
        </w:r>
        <w:r>
          <w:rPr>
            <w:noProof/>
          </w:rPr>
          <w:instrText xml:space="preserve"> PAGEREF _Toc126064971 \h </w:instrText>
        </w:r>
      </w:ins>
      <w:r w:rsidR="00D454E5">
        <w:rPr>
          <w:noProof/>
        </w:rPr>
      </w:r>
      <w:r w:rsidR="0094753D">
        <w:rPr>
          <w:noProof/>
        </w:rPr>
        <w:fldChar w:fldCharType="separate"/>
      </w:r>
      <w:ins w:id="2324" w:author="Jim Kulp" w:date="2010-01-25T18:52:00Z">
        <w:r>
          <w:rPr>
            <w:noProof/>
          </w:rPr>
          <w:instrText>49</w:instrText>
        </w:r>
        <w:r w:rsidR="0094753D">
          <w:rPr>
            <w:noProof/>
          </w:rPr>
          <w:fldChar w:fldCharType="end"/>
        </w:r>
      </w:ins>
    </w:p>
    <w:p w:rsidR="003E577E" w:rsidRDefault="003E577E">
      <w:pPr>
        <w:pStyle w:val="TOC3"/>
        <w:numPr>
          <w:ins w:id="2325" w:author="Jim Kulp" w:date="2010-01-25T18:52:00Z"/>
        </w:numPr>
        <w:tabs>
          <w:tab w:val="left" w:pos="916"/>
          <w:tab w:val="right" w:leader="dot" w:pos="9350"/>
        </w:tabs>
        <w:rPr>
          <w:ins w:id="2326" w:author="Jim Kulp" w:date="2010-01-25T18:52:00Z"/>
          <w:rFonts w:eastAsiaTheme="minorEastAsia" w:cstheme="minorBidi"/>
          <w:i/>
          <w:noProof/>
          <w:sz w:val="24"/>
          <w:szCs w:val="24"/>
        </w:rPr>
      </w:pPr>
      <w:ins w:id="2327" w:author="Jim Kulp" w:date="2010-01-25T18:52:00Z">
        <w:r w:rsidRPr="00B67605">
          <w:rPr>
            <w:rFonts w:cs="Arial"/>
            <w:noProof/>
          </w:rPr>
          <w:instrText>7.2.3</w:instrText>
        </w:r>
        <w:r>
          <w:rPr>
            <w:rFonts w:eastAsiaTheme="minorEastAsia" w:cstheme="minorBidi"/>
            <w:i/>
            <w:noProof/>
            <w:sz w:val="24"/>
            <w:szCs w:val="24"/>
          </w:rPr>
          <w:tab/>
        </w:r>
        <w:r w:rsidRPr="00B67605">
          <w:rPr>
            <w:rFonts w:cs="Arial"/>
            <w:noProof/>
          </w:rPr>
          <w:instrText>Indication of done-with-message</w:instrText>
        </w:r>
        <w:r>
          <w:rPr>
            <w:noProof/>
          </w:rPr>
          <w:tab/>
        </w:r>
        <w:r w:rsidR="0094753D">
          <w:rPr>
            <w:noProof/>
          </w:rPr>
          <w:fldChar w:fldCharType="begin"/>
        </w:r>
        <w:r>
          <w:rPr>
            <w:noProof/>
          </w:rPr>
          <w:instrText xml:space="preserve"> PAGEREF _Toc126064972 \h </w:instrText>
        </w:r>
      </w:ins>
      <w:r w:rsidR="00D454E5">
        <w:rPr>
          <w:noProof/>
        </w:rPr>
      </w:r>
      <w:r w:rsidR="0094753D">
        <w:rPr>
          <w:noProof/>
        </w:rPr>
        <w:fldChar w:fldCharType="separate"/>
      </w:r>
      <w:ins w:id="2328" w:author="Jim Kulp" w:date="2010-01-25T18:52:00Z">
        <w:r>
          <w:rPr>
            <w:noProof/>
          </w:rPr>
          <w:instrText>50</w:instrText>
        </w:r>
        <w:r w:rsidR="0094753D">
          <w:rPr>
            <w:noProof/>
          </w:rPr>
          <w:fldChar w:fldCharType="end"/>
        </w:r>
      </w:ins>
    </w:p>
    <w:p w:rsidR="003E577E" w:rsidRDefault="003E577E">
      <w:pPr>
        <w:pStyle w:val="TOC3"/>
        <w:numPr>
          <w:ins w:id="2329" w:author="Jim Kulp" w:date="2010-01-25T18:52:00Z"/>
        </w:numPr>
        <w:tabs>
          <w:tab w:val="left" w:pos="916"/>
          <w:tab w:val="right" w:leader="dot" w:pos="9350"/>
        </w:tabs>
        <w:rPr>
          <w:ins w:id="2330" w:author="Jim Kulp" w:date="2010-01-25T18:52:00Z"/>
          <w:rFonts w:eastAsiaTheme="minorEastAsia" w:cstheme="minorBidi"/>
          <w:i/>
          <w:noProof/>
          <w:sz w:val="24"/>
          <w:szCs w:val="24"/>
        </w:rPr>
      </w:pPr>
      <w:ins w:id="2331" w:author="Jim Kulp" w:date="2010-01-25T18:52:00Z">
        <w:r>
          <w:rPr>
            <w:noProof/>
          </w:rPr>
          <w:instrText>7.2.4</w:instrText>
        </w:r>
        <w:r>
          <w:rPr>
            <w:rFonts w:eastAsiaTheme="minorEastAsia" w:cstheme="minorBidi"/>
            <w:i/>
            <w:noProof/>
            <w:sz w:val="24"/>
            <w:szCs w:val="24"/>
          </w:rPr>
          <w:tab/>
        </w:r>
        <w:r>
          <w:rPr>
            <w:noProof/>
          </w:rPr>
          <w:instrText>Indication of buffer available</w:instrText>
        </w:r>
        <w:r>
          <w:rPr>
            <w:noProof/>
          </w:rPr>
          <w:tab/>
        </w:r>
        <w:r w:rsidR="0094753D">
          <w:rPr>
            <w:noProof/>
          </w:rPr>
          <w:fldChar w:fldCharType="begin"/>
        </w:r>
        <w:r>
          <w:rPr>
            <w:noProof/>
          </w:rPr>
          <w:instrText xml:space="preserve"> PAGEREF _Toc126064973 \h </w:instrText>
        </w:r>
      </w:ins>
      <w:r w:rsidR="00D454E5">
        <w:rPr>
          <w:noProof/>
        </w:rPr>
      </w:r>
      <w:r w:rsidR="0094753D">
        <w:rPr>
          <w:noProof/>
        </w:rPr>
        <w:fldChar w:fldCharType="separate"/>
      </w:r>
      <w:ins w:id="2332" w:author="Jim Kulp" w:date="2010-01-25T18:52:00Z">
        <w:r>
          <w:rPr>
            <w:noProof/>
          </w:rPr>
          <w:instrText>50</w:instrText>
        </w:r>
        <w:r w:rsidR="0094753D">
          <w:rPr>
            <w:noProof/>
          </w:rPr>
          <w:fldChar w:fldCharType="end"/>
        </w:r>
      </w:ins>
    </w:p>
    <w:p w:rsidR="003E577E" w:rsidRDefault="003E577E">
      <w:pPr>
        <w:pStyle w:val="TOC3"/>
        <w:numPr>
          <w:ins w:id="2333" w:author="Jim Kulp" w:date="2010-01-25T18:52:00Z"/>
        </w:numPr>
        <w:tabs>
          <w:tab w:val="left" w:pos="916"/>
          <w:tab w:val="right" w:leader="dot" w:pos="9350"/>
        </w:tabs>
        <w:rPr>
          <w:ins w:id="2334" w:author="Jim Kulp" w:date="2010-01-25T18:52:00Z"/>
          <w:rFonts w:eastAsiaTheme="minorEastAsia" w:cstheme="minorBidi"/>
          <w:i/>
          <w:noProof/>
          <w:sz w:val="24"/>
          <w:szCs w:val="24"/>
        </w:rPr>
      </w:pPr>
      <w:ins w:id="2335" w:author="Jim Kulp" w:date="2010-01-25T18:52:00Z">
        <w:r>
          <w:rPr>
            <w:noProof/>
          </w:rPr>
          <w:instrText>7.2.5</w:instrText>
        </w:r>
        <w:r>
          <w:rPr>
            <w:rFonts w:eastAsiaTheme="minorEastAsia" w:cstheme="minorBidi"/>
            <w:i/>
            <w:noProof/>
            <w:sz w:val="24"/>
            <w:szCs w:val="24"/>
          </w:rPr>
          <w:tab/>
        </w:r>
        <w:r>
          <w:rPr>
            <w:noProof/>
          </w:rPr>
          <w:instrText>Message content addressing</w:instrText>
        </w:r>
        <w:r>
          <w:rPr>
            <w:noProof/>
          </w:rPr>
          <w:tab/>
        </w:r>
        <w:r w:rsidR="0094753D">
          <w:rPr>
            <w:noProof/>
          </w:rPr>
          <w:fldChar w:fldCharType="begin"/>
        </w:r>
        <w:r>
          <w:rPr>
            <w:noProof/>
          </w:rPr>
          <w:instrText xml:space="preserve"> PAGEREF _Toc126064974 \h </w:instrText>
        </w:r>
      </w:ins>
      <w:r w:rsidR="00D454E5">
        <w:rPr>
          <w:noProof/>
        </w:rPr>
      </w:r>
      <w:r w:rsidR="0094753D">
        <w:rPr>
          <w:noProof/>
        </w:rPr>
        <w:fldChar w:fldCharType="separate"/>
      </w:r>
      <w:ins w:id="2336" w:author="Jim Kulp" w:date="2010-01-25T18:52:00Z">
        <w:r>
          <w:rPr>
            <w:noProof/>
          </w:rPr>
          <w:instrText>50</w:instrText>
        </w:r>
        <w:r w:rsidR="0094753D">
          <w:rPr>
            <w:noProof/>
          </w:rPr>
          <w:fldChar w:fldCharType="end"/>
        </w:r>
      </w:ins>
    </w:p>
    <w:p w:rsidR="003E577E" w:rsidRDefault="003E577E">
      <w:pPr>
        <w:pStyle w:val="TOC2"/>
        <w:numPr>
          <w:ins w:id="2337" w:author="Jim Kulp" w:date="2010-01-25T18:52:00Z"/>
        </w:numPr>
        <w:tabs>
          <w:tab w:val="left" w:pos="529"/>
          <w:tab w:val="right" w:leader="dot" w:pos="9350"/>
        </w:tabs>
        <w:rPr>
          <w:ins w:id="2338" w:author="Jim Kulp" w:date="2010-01-25T18:52:00Z"/>
          <w:rFonts w:eastAsiaTheme="minorEastAsia" w:cstheme="minorBidi"/>
          <w:noProof/>
          <w:sz w:val="24"/>
          <w:szCs w:val="24"/>
        </w:rPr>
      </w:pPr>
      <w:ins w:id="2339" w:author="Jim Kulp" w:date="2010-01-25T18:52:00Z">
        <w:r>
          <w:rPr>
            <w:noProof/>
          </w:rPr>
          <w:instrText>7.3</w:instrText>
        </w:r>
        <w:r>
          <w:rPr>
            <w:rFonts w:eastAsiaTheme="minorEastAsia" w:cstheme="minorBidi"/>
            <w:noProof/>
            <w:sz w:val="24"/>
            <w:szCs w:val="24"/>
          </w:rPr>
          <w:tab/>
        </w:r>
        <w:r>
          <w:rPr>
            <w:noProof/>
          </w:rPr>
          <w:instrText>WMI Worker Attributes</w:instrText>
        </w:r>
        <w:r>
          <w:rPr>
            <w:noProof/>
          </w:rPr>
          <w:tab/>
        </w:r>
        <w:r w:rsidR="0094753D">
          <w:rPr>
            <w:noProof/>
          </w:rPr>
          <w:fldChar w:fldCharType="begin"/>
        </w:r>
        <w:r>
          <w:rPr>
            <w:noProof/>
          </w:rPr>
          <w:instrText xml:space="preserve"> PAGEREF _Toc126064975 \h </w:instrText>
        </w:r>
      </w:ins>
      <w:r w:rsidR="00D454E5">
        <w:rPr>
          <w:noProof/>
        </w:rPr>
      </w:r>
      <w:r w:rsidR="0094753D">
        <w:rPr>
          <w:noProof/>
        </w:rPr>
        <w:fldChar w:fldCharType="separate"/>
      </w:r>
      <w:ins w:id="2340" w:author="Jim Kulp" w:date="2010-01-25T18:52:00Z">
        <w:r>
          <w:rPr>
            <w:noProof/>
          </w:rPr>
          <w:instrText>50</w:instrText>
        </w:r>
        <w:r w:rsidR="0094753D">
          <w:rPr>
            <w:noProof/>
          </w:rPr>
          <w:fldChar w:fldCharType="end"/>
        </w:r>
      </w:ins>
    </w:p>
    <w:p w:rsidR="003E577E" w:rsidRDefault="003E577E">
      <w:pPr>
        <w:pStyle w:val="TOC3"/>
        <w:numPr>
          <w:ins w:id="2341" w:author="Jim Kulp" w:date="2010-01-25T18:52:00Z"/>
        </w:numPr>
        <w:tabs>
          <w:tab w:val="left" w:pos="916"/>
          <w:tab w:val="right" w:leader="dot" w:pos="9350"/>
        </w:tabs>
        <w:rPr>
          <w:ins w:id="2342" w:author="Jim Kulp" w:date="2010-01-25T18:52:00Z"/>
          <w:rFonts w:eastAsiaTheme="minorEastAsia" w:cstheme="minorBidi"/>
          <w:i/>
          <w:noProof/>
          <w:sz w:val="24"/>
          <w:szCs w:val="24"/>
        </w:rPr>
      </w:pPr>
      <w:ins w:id="2343" w:author="Jim Kulp" w:date="2010-01-25T18:52:00Z">
        <w:r>
          <w:rPr>
            <w:noProof/>
          </w:rPr>
          <w:instrText>7.3.1</w:instrText>
        </w:r>
        <w:r>
          <w:rPr>
            <w:rFonts w:eastAsiaTheme="minorEastAsia" w:cstheme="minorBidi"/>
            <w:i/>
            <w:noProof/>
            <w:sz w:val="24"/>
            <w:szCs w:val="24"/>
          </w:rPr>
          <w:tab/>
        </w:r>
        <w:r>
          <w:rPr>
            <w:noProof/>
          </w:rPr>
          <w:instrText>WMI Attribute Summary</w:instrText>
        </w:r>
        <w:r>
          <w:rPr>
            <w:noProof/>
          </w:rPr>
          <w:tab/>
        </w:r>
        <w:r w:rsidR="0094753D">
          <w:rPr>
            <w:noProof/>
          </w:rPr>
          <w:fldChar w:fldCharType="begin"/>
        </w:r>
        <w:r>
          <w:rPr>
            <w:noProof/>
          </w:rPr>
          <w:instrText xml:space="preserve"> PAGEREF _Toc126064976 \h </w:instrText>
        </w:r>
      </w:ins>
      <w:r w:rsidR="00D454E5">
        <w:rPr>
          <w:noProof/>
        </w:rPr>
      </w:r>
      <w:r w:rsidR="0094753D">
        <w:rPr>
          <w:noProof/>
        </w:rPr>
        <w:fldChar w:fldCharType="separate"/>
      </w:r>
      <w:ins w:id="2344" w:author="Jim Kulp" w:date="2010-01-25T18:52:00Z">
        <w:r>
          <w:rPr>
            <w:noProof/>
          </w:rPr>
          <w:instrText>51</w:instrText>
        </w:r>
        <w:r w:rsidR="0094753D">
          <w:rPr>
            <w:noProof/>
          </w:rPr>
          <w:fldChar w:fldCharType="end"/>
        </w:r>
      </w:ins>
    </w:p>
    <w:p w:rsidR="003E577E" w:rsidRDefault="003E577E">
      <w:pPr>
        <w:pStyle w:val="TOC3"/>
        <w:numPr>
          <w:ins w:id="2345" w:author="Jim Kulp" w:date="2010-01-25T18:52:00Z"/>
        </w:numPr>
        <w:tabs>
          <w:tab w:val="left" w:pos="916"/>
          <w:tab w:val="right" w:leader="dot" w:pos="9350"/>
        </w:tabs>
        <w:rPr>
          <w:ins w:id="2346" w:author="Jim Kulp" w:date="2010-01-25T18:52:00Z"/>
          <w:rFonts w:eastAsiaTheme="minorEastAsia" w:cstheme="minorBidi"/>
          <w:i/>
          <w:noProof/>
          <w:sz w:val="24"/>
          <w:szCs w:val="24"/>
        </w:rPr>
      </w:pPr>
      <w:ins w:id="2347" w:author="Jim Kulp" w:date="2010-01-25T18:52:00Z">
        <w:r>
          <w:rPr>
            <w:noProof/>
          </w:rPr>
          <w:instrText>7.3.2</w:instrText>
        </w:r>
        <w:r>
          <w:rPr>
            <w:rFonts w:eastAsiaTheme="minorEastAsia" w:cstheme="minorBidi"/>
            <w:i/>
            <w:noProof/>
            <w:sz w:val="24"/>
            <w:szCs w:val="24"/>
          </w:rPr>
          <w:tab/>
        </w:r>
        <w:r>
          <w:rPr>
            <w:noProof/>
          </w:rPr>
          <w:instrText>WMI Worker Attribute Details</w:instrText>
        </w:r>
        <w:r>
          <w:rPr>
            <w:noProof/>
          </w:rPr>
          <w:tab/>
        </w:r>
        <w:r w:rsidR="0094753D">
          <w:rPr>
            <w:noProof/>
          </w:rPr>
          <w:fldChar w:fldCharType="begin"/>
        </w:r>
        <w:r>
          <w:rPr>
            <w:noProof/>
          </w:rPr>
          <w:instrText xml:space="preserve"> PAGEREF _Toc126064977 \h </w:instrText>
        </w:r>
      </w:ins>
      <w:r w:rsidR="00D454E5">
        <w:rPr>
          <w:noProof/>
        </w:rPr>
      </w:r>
      <w:r w:rsidR="0094753D">
        <w:rPr>
          <w:noProof/>
        </w:rPr>
        <w:fldChar w:fldCharType="separate"/>
      </w:r>
      <w:ins w:id="2348" w:author="Jim Kulp" w:date="2010-01-25T18:52:00Z">
        <w:r>
          <w:rPr>
            <w:noProof/>
          </w:rPr>
          <w:instrText>51</w:instrText>
        </w:r>
        <w:r w:rsidR="0094753D">
          <w:rPr>
            <w:noProof/>
          </w:rPr>
          <w:fldChar w:fldCharType="end"/>
        </w:r>
      </w:ins>
    </w:p>
    <w:p w:rsidR="003E577E" w:rsidRDefault="003E577E">
      <w:pPr>
        <w:pStyle w:val="TOC2"/>
        <w:numPr>
          <w:ins w:id="2349" w:author="Jim Kulp" w:date="2010-01-25T18:52:00Z"/>
        </w:numPr>
        <w:tabs>
          <w:tab w:val="left" w:pos="529"/>
          <w:tab w:val="right" w:leader="dot" w:pos="9350"/>
        </w:tabs>
        <w:rPr>
          <w:ins w:id="2350" w:author="Jim Kulp" w:date="2010-01-25T18:52:00Z"/>
          <w:rFonts w:eastAsiaTheme="minorEastAsia" w:cstheme="minorBidi"/>
          <w:noProof/>
          <w:sz w:val="24"/>
          <w:szCs w:val="24"/>
        </w:rPr>
      </w:pPr>
      <w:ins w:id="2351" w:author="Jim Kulp" w:date="2010-01-25T18:52:00Z">
        <w:r>
          <w:rPr>
            <w:noProof/>
          </w:rPr>
          <w:instrText>7.4</w:instrText>
        </w:r>
        <w:r>
          <w:rPr>
            <w:rFonts w:eastAsiaTheme="minorEastAsia" w:cstheme="minorBidi"/>
            <w:noProof/>
            <w:sz w:val="24"/>
            <w:szCs w:val="24"/>
          </w:rPr>
          <w:tab/>
        </w:r>
        <w:r>
          <w:rPr>
            <w:noProof/>
          </w:rPr>
          <w:instrText>WMI OCP Profile/Configuration Parameters</w:instrText>
        </w:r>
        <w:r>
          <w:rPr>
            <w:noProof/>
          </w:rPr>
          <w:tab/>
        </w:r>
        <w:r w:rsidR="0094753D">
          <w:rPr>
            <w:noProof/>
          </w:rPr>
          <w:fldChar w:fldCharType="begin"/>
        </w:r>
        <w:r>
          <w:rPr>
            <w:noProof/>
          </w:rPr>
          <w:instrText xml:space="preserve"> PAGEREF _Toc126064978 \h </w:instrText>
        </w:r>
      </w:ins>
      <w:r w:rsidR="00D454E5">
        <w:rPr>
          <w:noProof/>
        </w:rPr>
      </w:r>
      <w:r w:rsidR="0094753D">
        <w:rPr>
          <w:noProof/>
        </w:rPr>
        <w:fldChar w:fldCharType="separate"/>
      </w:r>
      <w:ins w:id="2352" w:author="Jim Kulp" w:date="2010-01-25T18:52:00Z">
        <w:r>
          <w:rPr>
            <w:noProof/>
          </w:rPr>
          <w:instrText>52</w:instrText>
        </w:r>
        <w:r w:rsidR="0094753D">
          <w:rPr>
            <w:noProof/>
          </w:rPr>
          <w:fldChar w:fldCharType="end"/>
        </w:r>
      </w:ins>
    </w:p>
    <w:p w:rsidR="003E577E" w:rsidRDefault="003E577E">
      <w:pPr>
        <w:pStyle w:val="TOC2"/>
        <w:numPr>
          <w:ins w:id="2353" w:author="Jim Kulp" w:date="2010-01-25T18:52:00Z"/>
        </w:numPr>
        <w:tabs>
          <w:tab w:val="right" w:leader="dot" w:pos="9350"/>
        </w:tabs>
        <w:rPr>
          <w:ins w:id="2354" w:author="Jim Kulp" w:date="2010-01-25T18:52:00Z"/>
          <w:rFonts w:eastAsiaTheme="minorEastAsia" w:cstheme="minorBidi"/>
          <w:noProof/>
          <w:sz w:val="24"/>
          <w:szCs w:val="24"/>
        </w:rPr>
      </w:pPr>
      <w:ins w:id="2355" w:author="Jim Kulp" w:date="2010-01-25T18:52:00Z">
        <w:r>
          <w:rPr>
            <w:noProof/>
          </w:rPr>
          <w:instrText>WMI OCP Signals</w:instrText>
        </w:r>
        <w:r>
          <w:rPr>
            <w:noProof/>
          </w:rPr>
          <w:tab/>
        </w:r>
        <w:r w:rsidR="0094753D">
          <w:rPr>
            <w:noProof/>
          </w:rPr>
          <w:fldChar w:fldCharType="begin"/>
        </w:r>
        <w:r>
          <w:rPr>
            <w:noProof/>
          </w:rPr>
          <w:instrText xml:space="preserve"> PAGEREF _Toc126064979 \h </w:instrText>
        </w:r>
      </w:ins>
      <w:r w:rsidR="00D454E5">
        <w:rPr>
          <w:noProof/>
        </w:rPr>
      </w:r>
      <w:r w:rsidR="0094753D">
        <w:rPr>
          <w:noProof/>
        </w:rPr>
        <w:fldChar w:fldCharType="separate"/>
      </w:r>
      <w:ins w:id="2356" w:author="Jim Kulp" w:date="2010-01-25T18:52:00Z">
        <w:r>
          <w:rPr>
            <w:noProof/>
          </w:rPr>
          <w:instrText>54</w:instrText>
        </w:r>
        <w:r w:rsidR="0094753D">
          <w:rPr>
            <w:noProof/>
          </w:rPr>
          <w:fldChar w:fldCharType="end"/>
        </w:r>
      </w:ins>
    </w:p>
    <w:p w:rsidR="003E577E" w:rsidRDefault="003E577E">
      <w:pPr>
        <w:pStyle w:val="TOC2"/>
        <w:numPr>
          <w:ins w:id="2357" w:author="Jim Kulp" w:date="2010-01-25T18:52:00Z"/>
        </w:numPr>
        <w:tabs>
          <w:tab w:val="left" w:pos="529"/>
          <w:tab w:val="right" w:leader="dot" w:pos="9350"/>
        </w:tabs>
        <w:rPr>
          <w:ins w:id="2358" w:author="Jim Kulp" w:date="2010-01-25T18:52:00Z"/>
          <w:rFonts w:eastAsiaTheme="minorEastAsia" w:cstheme="minorBidi"/>
          <w:noProof/>
          <w:sz w:val="24"/>
          <w:szCs w:val="24"/>
        </w:rPr>
      </w:pPr>
      <w:ins w:id="2359" w:author="Jim Kulp" w:date="2010-01-25T18:52:00Z">
        <w:r w:rsidRPr="00B67605">
          <w:rPr>
            <w:rFonts w:cs="Arial"/>
            <w:noProof/>
          </w:rPr>
          <w:instrText>7.5</w:instrText>
        </w:r>
        <w:r>
          <w:rPr>
            <w:rFonts w:eastAsiaTheme="minorEastAsia" w:cstheme="minorBidi"/>
            <w:noProof/>
            <w:sz w:val="24"/>
            <w:szCs w:val="24"/>
          </w:rPr>
          <w:tab/>
        </w:r>
        <w:r>
          <w:rPr>
            <w:noProof/>
          </w:rPr>
          <w:instrText>WMI Semantics</w:instrText>
        </w:r>
        <w:r>
          <w:rPr>
            <w:noProof/>
          </w:rPr>
          <w:tab/>
        </w:r>
        <w:r w:rsidR="0094753D">
          <w:rPr>
            <w:noProof/>
          </w:rPr>
          <w:fldChar w:fldCharType="begin"/>
        </w:r>
        <w:r>
          <w:rPr>
            <w:noProof/>
          </w:rPr>
          <w:instrText xml:space="preserve"> PAGEREF _Toc126064980 \h </w:instrText>
        </w:r>
      </w:ins>
      <w:r w:rsidR="00D454E5">
        <w:rPr>
          <w:noProof/>
        </w:rPr>
      </w:r>
      <w:r w:rsidR="0094753D">
        <w:rPr>
          <w:noProof/>
        </w:rPr>
        <w:fldChar w:fldCharType="separate"/>
      </w:r>
      <w:ins w:id="2360" w:author="Jim Kulp" w:date="2010-01-25T18:52:00Z">
        <w:r>
          <w:rPr>
            <w:noProof/>
          </w:rPr>
          <w:instrText>56</w:instrText>
        </w:r>
        <w:r w:rsidR="0094753D">
          <w:rPr>
            <w:noProof/>
          </w:rPr>
          <w:fldChar w:fldCharType="end"/>
        </w:r>
      </w:ins>
    </w:p>
    <w:p w:rsidR="003E577E" w:rsidRDefault="003E577E">
      <w:pPr>
        <w:pStyle w:val="TOC3"/>
        <w:numPr>
          <w:ins w:id="2361" w:author="Jim Kulp" w:date="2010-01-25T18:52:00Z"/>
        </w:numPr>
        <w:tabs>
          <w:tab w:val="left" w:pos="916"/>
          <w:tab w:val="right" w:leader="dot" w:pos="9350"/>
        </w:tabs>
        <w:rPr>
          <w:ins w:id="2362" w:author="Jim Kulp" w:date="2010-01-25T18:52:00Z"/>
          <w:rFonts w:eastAsiaTheme="minorEastAsia" w:cstheme="minorBidi"/>
          <w:i/>
          <w:noProof/>
          <w:sz w:val="24"/>
          <w:szCs w:val="24"/>
        </w:rPr>
      </w:pPr>
      <w:ins w:id="2363" w:author="Jim Kulp" w:date="2010-01-25T18:52:00Z">
        <w:r>
          <w:rPr>
            <w:noProof/>
          </w:rPr>
          <w:instrText>7.5.1</w:instrText>
        </w:r>
        <w:r>
          <w:rPr>
            <w:rFonts w:eastAsiaTheme="minorEastAsia" w:cstheme="minorBidi"/>
            <w:i/>
            <w:noProof/>
            <w:sz w:val="24"/>
            <w:szCs w:val="24"/>
          </w:rPr>
          <w:tab/>
        </w:r>
        <w:r>
          <w:rPr>
            <w:noProof/>
          </w:rPr>
          <w:instrText>“Done with Message” (DWM) Indicated on MReqInfo[0]</w:instrText>
        </w:r>
        <w:r>
          <w:rPr>
            <w:noProof/>
          </w:rPr>
          <w:tab/>
        </w:r>
        <w:r w:rsidR="0094753D">
          <w:rPr>
            <w:noProof/>
          </w:rPr>
          <w:fldChar w:fldCharType="begin"/>
        </w:r>
        <w:r>
          <w:rPr>
            <w:noProof/>
          </w:rPr>
          <w:instrText xml:space="preserve"> PAGEREF _Toc126064981 \h </w:instrText>
        </w:r>
      </w:ins>
      <w:r w:rsidR="00D454E5">
        <w:rPr>
          <w:noProof/>
        </w:rPr>
      </w:r>
      <w:r w:rsidR="0094753D">
        <w:rPr>
          <w:noProof/>
        </w:rPr>
        <w:fldChar w:fldCharType="separate"/>
      </w:r>
      <w:ins w:id="2364" w:author="Jim Kulp" w:date="2010-01-25T18:52:00Z">
        <w:r>
          <w:rPr>
            <w:noProof/>
          </w:rPr>
          <w:instrText>56</w:instrText>
        </w:r>
        <w:r w:rsidR="0094753D">
          <w:rPr>
            <w:noProof/>
          </w:rPr>
          <w:fldChar w:fldCharType="end"/>
        </w:r>
      </w:ins>
    </w:p>
    <w:p w:rsidR="003E577E" w:rsidRDefault="003E577E">
      <w:pPr>
        <w:pStyle w:val="TOC3"/>
        <w:numPr>
          <w:ins w:id="2365" w:author="Jim Kulp" w:date="2010-01-25T18:52:00Z"/>
        </w:numPr>
        <w:tabs>
          <w:tab w:val="left" w:pos="916"/>
          <w:tab w:val="right" w:leader="dot" w:pos="9350"/>
        </w:tabs>
        <w:rPr>
          <w:ins w:id="2366" w:author="Jim Kulp" w:date="2010-01-25T18:52:00Z"/>
          <w:rFonts w:eastAsiaTheme="minorEastAsia" w:cstheme="minorBidi"/>
          <w:i/>
          <w:noProof/>
          <w:sz w:val="24"/>
          <w:szCs w:val="24"/>
        </w:rPr>
      </w:pPr>
      <w:ins w:id="2367" w:author="Jim Kulp" w:date="2010-01-25T18:52:00Z">
        <w:r>
          <w:rPr>
            <w:noProof/>
          </w:rPr>
          <w:instrText>7.5.2</w:instrText>
        </w:r>
        <w:r>
          <w:rPr>
            <w:rFonts w:eastAsiaTheme="minorEastAsia" w:cstheme="minorBidi"/>
            <w:i/>
            <w:noProof/>
            <w:sz w:val="24"/>
            <w:szCs w:val="24"/>
          </w:rPr>
          <w:tab/>
        </w:r>
        <w:r>
          <w:rPr>
            <w:noProof/>
          </w:rPr>
          <w:instrText>No-Data Indication on MAddrSpace[0]</w:instrText>
        </w:r>
        <w:r>
          <w:rPr>
            <w:noProof/>
          </w:rPr>
          <w:tab/>
        </w:r>
        <w:r w:rsidR="0094753D">
          <w:rPr>
            <w:noProof/>
          </w:rPr>
          <w:fldChar w:fldCharType="begin"/>
        </w:r>
        <w:r>
          <w:rPr>
            <w:noProof/>
          </w:rPr>
          <w:instrText xml:space="preserve"> PAGEREF _Toc126064982 \h </w:instrText>
        </w:r>
      </w:ins>
      <w:r w:rsidR="00D454E5">
        <w:rPr>
          <w:noProof/>
        </w:rPr>
      </w:r>
      <w:r w:rsidR="0094753D">
        <w:rPr>
          <w:noProof/>
        </w:rPr>
        <w:fldChar w:fldCharType="separate"/>
      </w:r>
      <w:ins w:id="2368" w:author="Jim Kulp" w:date="2010-01-25T18:52:00Z">
        <w:r>
          <w:rPr>
            <w:noProof/>
          </w:rPr>
          <w:instrText>56</w:instrText>
        </w:r>
        <w:r w:rsidR="0094753D">
          <w:rPr>
            <w:noProof/>
          </w:rPr>
          <w:fldChar w:fldCharType="end"/>
        </w:r>
      </w:ins>
    </w:p>
    <w:p w:rsidR="003E577E" w:rsidRDefault="003E577E">
      <w:pPr>
        <w:pStyle w:val="TOC3"/>
        <w:numPr>
          <w:ins w:id="2369" w:author="Jim Kulp" w:date="2010-01-25T18:52:00Z"/>
        </w:numPr>
        <w:tabs>
          <w:tab w:val="left" w:pos="916"/>
          <w:tab w:val="right" w:leader="dot" w:pos="9350"/>
        </w:tabs>
        <w:rPr>
          <w:ins w:id="2370" w:author="Jim Kulp" w:date="2010-01-25T18:52:00Z"/>
          <w:rFonts w:eastAsiaTheme="minorEastAsia" w:cstheme="minorBidi"/>
          <w:i/>
          <w:noProof/>
          <w:sz w:val="24"/>
          <w:szCs w:val="24"/>
        </w:rPr>
      </w:pPr>
      <w:ins w:id="2371" w:author="Jim Kulp" w:date="2010-01-25T18:52:00Z">
        <w:r>
          <w:rPr>
            <w:noProof/>
          </w:rPr>
          <w:instrText>7.5.3</w:instrText>
        </w:r>
        <w:r>
          <w:rPr>
            <w:rFonts w:eastAsiaTheme="minorEastAsia" w:cstheme="minorBidi"/>
            <w:i/>
            <w:noProof/>
            <w:sz w:val="24"/>
            <w:szCs w:val="24"/>
          </w:rPr>
          <w:tab/>
        </w:r>
        <w:r>
          <w:rPr>
            <w:noProof/>
          </w:rPr>
          <w:instrText>Buffer Availability Indicated on SThreadBusy</w:instrText>
        </w:r>
        <w:r>
          <w:rPr>
            <w:noProof/>
          </w:rPr>
          <w:tab/>
        </w:r>
        <w:r w:rsidR="0094753D">
          <w:rPr>
            <w:noProof/>
          </w:rPr>
          <w:fldChar w:fldCharType="begin"/>
        </w:r>
        <w:r>
          <w:rPr>
            <w:noProof/>
          </w:rPr>
          <w:instrText xml:space="preserve"> PAGEREF _Toc126064983 \h </w:instrText>
        </w:r>
      </w:ins>
      <w:r w:rsidR="00D454E5">
        <w:rPr>
          <w:noProof/>
        </w:rPr>
      </w:r>
      <w:r w:rsidR="0094753D">
        <w:rPr>
          <w:noProof/>
        </w:rPr>
        <w:fldChar w:fldCharType="separate"/>
      </w:r>
      <w:ins w:id="2372" w:author="Jim Kulp" w:date="2010-01-25T18:52:00Z">
        <w:r>
          <w:rPr>
            <w:noProof/>
          </w:rPr>
          <w:instrText>56</w:instrText>
        </w:r>
        <w:r w:rsidR="0094753D">
          <w:rPr>
            <w:noProof/>
          </w:rPr>
          <w:fldChar w:fldCharType="end"/>
        </w:r>
      </w:ins>
    </w:p>
    <w:p w:rsidR="003E577E" w:rsidRDefault="003E577E">
      <w:pPr>
        <w:pStyle w:val="TOC3"/>
        <w:numPr>
          <w:ins w:id="2373" w:author="Jim Kulp" w:date="2010-01-25T18:52:00Z"/>
        </w:numPr>
        <w:tabs>
          <w:tab w:val="left" w:pos="916"/>
          <w:tab w:val="right" w:leader="dot" w:pos="9350"/>
        </w:tabs>
        <w:rPr>
          <w:ins w:id="2374" w:author="Jim Kulp" w:date="2010-01-25T18:52:00Z"/>
          <w:rFonts w:eastAsiaTheme="minorEastAsia" w:cstheme="minorBidi"/>
          <w:i/>
          <w:noProof/>
          <w:sz w:val="24"/>
          <w:szCs w:val="24"/>
        </w:rPr>
      </w:pPr>
      <w:ins w:id="2375" w:author="Jim Kulp" w:date="2010-01-25T18:52:00Z">
        <w:r>
          <w:rPr>
            <w:noProof/>
          </w:rPr>
          <w:instrText>7.5.4</w:instrText>
        </w:r>
        <w:r>
          <w:rPr>
            <w:rFonts w:eastAsiaTheme="minorEastAsia" w:cstheme="minorBidi"/>
            <w:i/>
            <w:noProof/>
            <w:sz w:val="24"/>
            <w:szCs w:val="24"/>
          </w:rPr>
          <w:tab/>
        </w:r>
        <w:r>
          <w:rPr>
            <w:noProof/>
          </w:rPr>
          <w:instrText>Opcode and Message Size Move Downstream on {M|S}Flag</w:instrText>
        </w:r>
        <w:r>
          <w:rPr>
            <w:noProof/>
          </w:rPr>
          <w:tab/>
        </w:r>
        <w:r w:rsidR="0094753D">
          <w:rPr>
            <w:noProof/>
          </w:rPr>
          <w:fldChar w:fldCharType="begin"/>
        </w:r>
        <w:r>
          <w:rPr>
            <w:noProof/>
          </w:rPr>
          <w:instrText xml:space="preserve"> PAGEREF _Toc126064984 \h </w:instrText>
        </w:r>
      </w:ins>
      <w:r w:rsidR="00D454E5">
        <w:rPr>
          <w:noProof/>
        </w:rPr>
      </w:r>
      <w:r w:rsidR="0094753D">
        <w:rPr>
          <w:noProof/>
        </w:rPr>
        <w:fldChar w:fldCharType="separate"/>
      </w:r>
      <w:ins w:id="2376" w:author="Jim Kulp" w:date="2010-01-25T18:52:00Z">
        <w:r>
          <w:rPr>
            <w:noProof/>
          </w:rPr>
          <w:instrText>57</w:instrText>
        </w:r>
        <w:r w:rsidR="0094753D">
          <w:rPr>
            <w:noProof/>
          </w:rPr>
          <w:fldChar w:fldCharType="end"/>
        </w:r>
      </w:ins>
    </w:p>
    <w:p w:rsidR="003E577E" w:rsidRDefault="003E577E">
      <w:pPr>
        <w:pStyle w:val="TOC2"/>
        <w:numPr>
          <w:ins w:id="2377" w:author="Jim Kulp" w:date="2010-01-25T18:52:00Z"/>
        </w:numPr>
        <w:tabs>
          <w:tab w:val="left" w:pos="529"/>
          <w:tab w:val="right" w:leader="dot" w:pos="9350"/>
        </w:tabs>
        <w:rPr>
          <w:ins w:id="2378" w:author="Jim Kulp" w:date="2010-01-25T18:52:00Z"/>
          <w:rFonts w:eastAsiaTheme="minorEastAsia" w:cstheme="minorBidi"/>
          <w:noProof/>
          <w:sz w:val="24"/>
          <w:szCs w:val="24"/>
        </w:rPr>
      </w:pPr>
      <w:ins w:id="2379" w:author="Jim Kulp" w:date="2010-01-25T18:52:00Z">
        <w:r>
          <w:rPr>
            <w:noProof/>
          </w:rPr>
          <w:instrText>7.6</w:instrText>
        </w:r>
        <w:r>
          <w:rPr>
            <w:rFonts w:eastAsiaTheme="minorEastAsia" w:cstheme="minorBidi"/>
            <w:noProof/>
            <w:sz w:val="24"/>
            <w:szCs w:val="24"/>
          </w:rPr>
          <w:tab/>
        </w:r>
        <w:r>
          <w:rPr>
            <w:noProof/>
          </w:rPr>
          <w:instrText>WMI Infrastructure Coping</w:instrText>
        </w:r>
        <w:r>
          <w:rPr>
            <w:noProof/>
          </w:rPr>
          <w:tab/>
        </w:r>
        <w:r w:rsidR="0094753D">
          <w:rPr>
            <w:noProof/>
          </w:rPr>
          <w:fldChar w:fldCharType="begin"/>
        </w:r>
        <w:r>
          <w:rPr>
            <w:noProof/>
          </w:rPr>
          <w:instrText xml:space="preserve"> PAGEREF _Toc126064985 \h </w:instrText>
        </w:r>
      </w:ins>
      <w:r w:rsidR="00D454E5">
        <w:rPr>
          <w:noProof/>
        </w:rPr>
      </w:r>
      <w:r w:rsidR="0094753D">
        <w:rPr>
          <w:noProof/>
        </w:rPr>
        <w:fldChar w:fldCharType="separate"/>
      </w:r>
      <w:ins w:id="2380" w:author="Jim Kulp" w:date="2010-01-25T18:52:00Z">
        <w:r>
          <w:rPr>
            <w:noProof/>
          </w:rPr>
          <w:instrText>58</w:instrText>
        </w:r>
        <w:r w:rsidR="0094753D">
          <w:rPr>
            <w:noProof/>
          </w:rPr>
          <w:fldChar w:fldCharType="end"/>
        </w:r>
      </w:ins>
    </w:p>
    <w:p w:rsidR="003E577E" w:rsidRDefault="003E577E">
      <w:pPr>
        <w:pStyle w:val="TOC3"/>
        <w:numPr>
          <w:ins w:id="2381" w:author="Jim Kulp" w:date="2010-01-25T18:52:00Z"/>
        </w:numPr>
        <w:tabs>
          <w:tab w:val="left" w:pos="916"/>
          <w:tab w:val="right" w:leader="dot" w:pos="9350"/>
        </w:tabs>
        <w:rPr>
          <w:ins w:id="2382" w:author="Jim Kulp" w:date="2010-01-25T18:52:00Z"/>
          <w:rFonts w:eastAsiaTheme="minorEastAsia" w:cstheme="minorBidi"/>
          <w:i/>
          <w:noProof/>
          <w:sz w:val="24"/>
          <w:szCs w:val="24"/>
        </w:rPr>
      </w:pPr>
      <w:ins w:id="2383" w:author="Jim Kulp" w:date="2010-01-25T18:52:00Z">
        <w:r>
          <w:rPr>
            <w:noProof/>
          </w:rPr>
          <w:instrText>7.6.1</w:instrText>
        </w:r>
        <w:r>
          <w:rPr>
            <w:rFonts w:eastAsiaTheme="minorEastAsia" w:cstheme="minorBidi"/>
            <w:i/>
            <w:noProof/>
            <w:sz w:val="24"/>
            <w:szCs w:val="24"/>
          </w:rPr>
          <w:tab/>
        </w:r>
        <w:r>
          <w:rPr>
            <w:noProof/>
          </w:rPr>
          <w:instrText>Infrastructure Best Practice for Slave Producers (feeding Worker Consumers)</w:instrText>
        </w:r>
        <w:r>
          <w:rPr>
            <w:noProof/>
          </w:rPr>
          <w:tab/>
        </w:r>
        <w:r w:rsidR="0094753D">
          <w:rPr>
            <w:noProof/>
          </w:rPr>
          <w:fldChar w:fldCharType="begin"/>
        </w:r>
        <w:r>
          <w:rPr>
            <w:noProof/>
          </w:rPr>
          <w:instrText xml:space="preserve"> PAGEREF _Toc126064986 \h </w:instrText>
        </w:r>
      </w:ins>
      <w:r w:rsidR="00D454E5">
        <w:rPr>
          <w:noProof/>
        </w:rPr>
      </w:r>
      <w:r w:rsidR="0094753D">
        <w:rPr>
          <w:noProof/>
        </w:rPr>
        <w:fldChar w:fldCharType="separate"/>
      </w:r>
      <w:ins w:id="2384" w:author="Jim Kulp" w:date="2010-01-25T18:52:00Z">
        <w:r>
          <w:rPr>
            <w:noProof/>
          </w:rPr>
          <w:instrText>58</w:instrText>
        </w:r>
        <w:r w:rsidR="0094753D">
          <w:rPr>
            <w:noProof/>
          </w:rPr>
          <w:fldChar w:fldCharType="end"/>
        </w:r>
      </w:ins>
    </w:p>
    <w:p w:rsidR="003E577E" w:rsidRDefault="003E577E">
      <w:pPr>
        <w:pStyle w:val="TOC3"/>
        <w:numPr>
          <w:ins w:id="2385" w:author="Jim Kulp" w:date="2010-01-25T18:52:00Z"/>
        </w:numPr>
        <w:tabs>
          <w:tab w:val="left" w:pos="916"/>
          <w:tab w:val="right" w:leader="dot" w:pos="9350"/>
        </w:tabs>
        <w:rPr>
          <w:ins w:id="2386" w:author="Jim Kulp" w:date="2010-01-25T18:52:00Z"/>
          <w:rFonts w:eastAsiaTheme="minorEastAsia" w:cstheme="minorBidi"/>
          <w:i/>
          <w:noProof/>
          <w:sz w:val="24"/>
          <w:szCs w:val="24"/>
        </w:rPr>
      </w:pPr>
      <w:ins w:id="2387" w:author="Jim Kulp" w:date="2010-01-25T18:52:00Z">
        <w:r>
          <w:rPr>
            <w:noProof/>
          </w:rPr>
          <w:instrText>7.6.2</w:instrText>
        </w:r>
        <w:r>
          <w:rPr>
            <w:rFonts w:eastAsiaTheme="minorEastAsia" w:cstheme="minorBidi"/>
            <w:i/>
            <w:noProof/>
            <w:sz w:val="24"/>
            <w:szCs w:val="24"/>
          </w:rPr>
          <w:tab/>
        </w:r>
        <w:r>
          <w:rPr>
            <w:noProof/>
          </w:rPr>
          <w:instrText>Infrastructure Best Practice for Slave Consumers (fed by Worker Producers)</w:instrText>
        </w:r>
        <w:r>
          <w:rPr>
            <w:noProof/>
          </w:rPr>
          <w:tab/>
        </w:r>
        <w:r w:rsidR="0094753D">
          <w:rPr>
            <w:noProof/>
          </w:rPr>
          <w:fldChar w:fldCharType="begin"/>
        </w:r>
        <w:r>
          <w:rPr>
            <w:noProof/>
          </w:rPr>
          <w:instrText xml:space="preserve"> PAGEREF _Toc126064987 \h </w:instrText>
        </w:r>
      </w:ins>
      <w:r w:rsidR="00D454E5">
        <w:rPr>
          <w:noProof/>
        </w:rPr>
      </w:r>
      <w:r w:rsidR="0094753D">
        <w:rPr>
          <w:noProof/>
        </w:rPr>
        <w:fldChar w:fldCharType="separate"/>
      </w:r>
      <w:ins w:id="2388" w:author="Jim Kulp" w:date="2010-01-25T18:52:00Z">
        <w:r>
          <w:rPr>
            <w:noProof/>
          </w:rPr>
          <w:instrText>58</w:instrText>
        </w:r>
        <w:r w:rsidR="0094753D">
          <w:rPr>
            <w:noProof/>
          </w:rPr>
          <w:fldChar w:fldCharType="end"/>
        </w:r>
      </w:ins>
    </w:p>
    <w:p w:rsidR="003E577E" w:rsidRDefault="003E577E">
      <w:pPr>
        <w:pStyle w:val="TOC1"/>
        <w:numPr>
          <w:ins w:id="2389" w:author="Jim Kulp" w:date="2010-01-25T18:52:00Z"/>
        </w:numPr>
        <w:tabs>
          <w:tab w:val="left" w:pos="362"/>
          <w:tab w:val="right" w:leader="dot" w:pos="9350"/>
        </w:tabs>
        <w:rPr>
          <w:ins w:id="2390" w:author="Jim Kulp" w:date="2010-01-25T18:52:00Z"/>
          <w:rFonts w:eastAsiaTheme="minorEastAsia" w:cstheme="minorBidi"/>
          <w:b w:val="0"/>
          <w:noProof/>
        </w:rPr>
      </w:pPr>
      <w:ins w:id="2391" w:author="Jim Kulp" w:date="2010-01-25T18:52:00Z">
        <w:r>
          <w:rPr>
            <w:noProof/>
          </w:rPr>
          <w:instrText>8</w:instrText>
        </w:r>
        <w:r>
          <w:rPr>
            <w:rFonts w:eastAsiaTheme="minorEastAsia" w:cstheme="minorBidi"/>
            <w:b w:val="0"/>
            <w:noProof/>
          </w:rPr>
          <w:tab/>
        </w:r>
        <w:r>
          <w:rPr>
            <w:noProof/>
          </w:rPr>
          <w:instrText>Worker Memory Interface (WMemI)</w:instrText>
        </w:r>
        <w:r>
          <w:rPr>
            <w:noProof/>
          </w:rPr>
          <w:tab/>
        </w:r>
        <w:r w:rsidR="0094753D">
          <w:rPr>
            <w:noProof/>
          </w:rPr>
          <w:fldChar w:fldCharType="begin"/>
        </w:r>
        <w:r>
          <w:rPr>
            <w:noProof/>
          </w:rPr>
          <w:instrText xml:space="preserve"> PAGEREF _Toc126064988 \h </w:instrText>
        </w:r>
      </w:ins>
      <w:r w:rsidR="00D454E5">
        <w:rPr>
          <w:noProof/>
        </w:rPr>
      </w:r>
      <w:r w:rsidR="0094753D">
        <w:rPr>
          <w:noProof/>
        </w:rPr>
        <w:fldChar w:fldCharType="separate"/>
      </w:r>
      <w:ins w:id="2392" w:author="Jim Kulp" w:date="2010-01-25T18:52:00Z">
        <w:r>
          <w:rPr>
            <w:noProof/>
          </w:rPr>
          <w:instrText>59</w:instrText>
        </w:r>
        <w:r w:rsidR="0094753D">
          <w:rPr>
            <w:noProof/>
          </w:rPr>
          <w:fldChar w:fldCharType="end"/>
        </w:r>
      </w:ins>
    </w:p>
    <w:p w:rsidR="003E577E" w:rsidRDefault="003E577E">
      <w:pPr>
        <w:pStyle w:val="TOC2"/>
        <w:numPr>
          <w:ins w:id="2393" w:author="Jim Kulp" w:date="2010-01-25T18:52:00Z"/>
        </w:numPr>
        <w:tabs>
          <w:tab w:val="left" w:pos="529"/>
          <w:tab w:val="right" w:leader="dot" w:pos="9350"/>
        </w:tabs>
        <w:rPr>
          <w:ins w:id="2394" w:author="Jim Kulp" w:date="2010-01-25T18:52:00Z"/>
          <w:rFonts w:eastAsiaTheme="minorEastAsia" w:cstheme="minorBidi"/>
          <w:noProof/>
          <w:sz w:val="24"/>
          <w:szCs w:val="24"/>
        </w:rPr>
      </w:pPr>
      <w:ins w:id="2395" w:author="Jim Kulp" w:date="2010-01-25T18:52:00Z">
        <w:r>
          <w:rPr>
            <w:noProof/>
          </w:rPr>
          <w:instrText>8.1</w:instrText>
        </w:r>
        <w:r>
          <w:rPr>
            <w:rFonts w:eastAsiaTheme="minorEastAsia" w:cstheme="minorBidi"/>
            <w:noProof/>
            <w:sz w:val="24"/>
            <w:szCs w:val="24"/>
          </w:rPr>
          <w:tab/>
        </w:r>
        <w:r>
          <w:rPr>
            <w:noProof/>
          </w:rPr>
          <w:instrText>WMemI Motivation</w:instrText>
        </w:r>
        <w:r>
          <w:rPr>
            <w:noProof/>
          </w:rPr>
          <w:tab/>
        </w:r>
        <w:r w:rsidR="0094753D">
          <w:rPr>
            <w:noProof/>
          </w:rPr>
          <w:fldChar w:fldCharType="begin"/>
        </w:r>
        <w:r>
          <w:rPr>
            <w:noProof/>
          </w:rPr>
          <w:instrText xml:space="preserve"> PAGEREF _Toc126064989 \h </w:instrText>
        </w:r>
      </w:ins>
      <w:r w:rsidR="00D454E5">
        <w:rPr>
          <w:noProof/>
        </w:rPr>
      </w:r>
      <w:r w:rsidR="0094753D">
        <w:rPr>
          <w:noProof/>
        </w:rPr>
        <w:fldChar w:fldCharType="separate"/>
      </w:r>
      <w:ins w:id="2396" w:author="Jim Kulp" w:date="2010-01-25T18:52:00Z">
        <w:r>
          <w:rPr>
            <w:noProof/>
          </w:rPr>
          <w:instrText>59</w:instrText>
        </w:r>
        <w:r w:rsidR="0094753D">
          <w:rPr>
            <w:noProof/>
          </w:rPr>
          <w:fldChar w:fldCharType="end"/>
        </w:r>
      </w:ins>
    </w:p>
    <w:p w:rsidR="003E577E" w:rsidRDefault="003E577E">
      <w:pPr>
        <w:pStyle w:val="TOC2"/>
        <w:numPr>
          <w:ins w:id="2397" w:author="Jim Kulp" w:date="2010-01-25T18:52:00Z"/>
        </w:numPr>
        <w:tabs>
          <w:tab w:val="left" w:pos="529"/>
          <w:tab w:val="right" w:leader="dot" w:pos="9350"/>
        </w:tabs>
        <w:rPr>
          <w:ins w:id="2398" w:author="Jim Kulp" w:date="2010-01-25T18:52:00Z"/>
          <w:rFonts w:eastAsiaTheme="minorEastAsia" w:cstheme="minorBidi"/>
          <w:noProof/>
          <w:sz w:val="24"/>
          <w:szCs w:val="24"/>
        </w:rPr>
      </w:pPr>
      <w:ins w:id="2399" w:author="Jim Kulp" w:date="2010-01-25T18:52:00Z">
        <w:r>
          <w:rPr>
            <w:noProof/>
          </w:rPr>
          <w:instrText>8.2</w:instrText>
        </w:r>
        <w:r>
          <w:rPr>
            <w:rFonts w:eastAsiaTheme="minorEastAsia" w:cstheme="minorBidi"/>
            <w:noProof/>
            <w:sz w:val="24"/>
            <w:szCs w:val="24"/>
          </w:rPr>
          <w:tab/>
        </w:r>
        <w:r>
          <w:rPr>
            <w:noProof/>
          </w:rPr>
          <w:instrText>WMemI Overview</w:instrText>
        </w:r>
        <w:r>
          <w:rPr>
            <w:noProof/>
          </w:rPr>
          <w:tab/>
        </w:r>
        <w:r w:rsidR="0094753D">
          <w:rPr>
            <w:noProof/>
          </w:rPr>
          <w:fldChar w:fldCharType="begin"/>
        </w:r>
        <w:r>
          <w:rPr>
            <w:noProof/>
          </w:rPr>
          <w:instrText xml:space="preserve"> PAGEREF _Toc126064990 \h </w:instrText>
        </w:r>
      </w:ins>
      <w:r w:rsidR="00D454E5">
        <w:rPr>
          <w:noProof/>
        </w:rPr>
      </w:r>
      <w:r w:rsidR="0094753D">
        <w:rPr>
          <w:noProof/>
        </w:rPr>
        <w:fldChar w:fldCharType="separate"/>
      </w:r>
      <w:ins w:id="2400" w:author="Jim Kulp" w:date="2010-01-25T18:52:00Z">
        <w:r>
          <w:rPr>
            <w:noProof/>
          </w:rPr>
          <w:instrText>59</w:instrText>
        </w:r>
        <w:r w:rsidR="0094753D">
          <w:rPr>
            <w:noProof/>
          </w:rPr>
          <w:fldChar w:fldCharType="end"/>
        </w:r>
      </w:ins>
    </w:p>
    <w:p w:rsidR="003E577E" w:rsidRDefault="003E577E">
      <w:pPr>
        <w:pStyle w:val="TOC2"/>
        <w:numPr>
          <w:ins w:id="2401" w:author="Jim Kulp" w:date="2010-01-25T18:52:00Z"/>
        </w:numPr>
        <w:tabs>
          <w:tab w:val="left" w:pos="529"/>
          <w:tab w:val="right" w:leader="dot" w:pos="9350"/>
        </w:tabs>
        <w:rPr>
          <w:ins w:id="2402" w:author="Jim Kulp" w:date="2010-01-25T18:52:00Z"/>
          <w:rFonts w:eastAsiaTheme="minorEastAsia" w:cstheme="minorBidi"/>
          <w:noProof/>
          <w:sz w:val="24"/>
          <w:szCs w:val="24"/>
        </w:rPr>
      </w:pPr>
      <w:ins w:id="2403" w:author="Jim Kulp" w:date="2010-01-25T18:52:00Z">
        <w:r>
          <w:rPr>
            <w:noProof/>
          </w:rPr>
          <w:instrText>8.3</w:instrText>
        </w:r>
        <w:r>
          <w:rPr>
            <w:rFonts w:eastAsiaTheme="minorEastAsia" w:cstheme="minorBidi"/>
            <w:noProof/>
            <w:sz w:val="24"/>
            <w:szCs w:val="24"/>
          </w:rPr>
          <w:tab/>
        </w:r>
        <w:r>
          <w:rPr>
            <w:noProof/>
          </w:rPr>
          <w:instrText>WMemI Worker Attributes</w:instrText>
        </w:r>
        <w:r>
          <w:rPr>
            <w:noProof/>
          </w:rPr>
          <w:tab/>
        </w:r>
        <w:r w:rsidR="0094753D">
          <w:rPr>
            <w:noProof/>
          </w:rPr>
          <w:fldChar w:fldCharType="begin"/>
        </w:r>
        <w:r>
          <w:rPr>
            <w:noProof/>
          </w:rPr>
          <w:instrText xml:space="preserve"> PAGEREF _Toc126064991 \h </w:instrText>
        </w:r>
      </w:ins>
      <w:r w:rsidR="00D454E5">
        <w:rPr>
          <w:noProof/>
        </w:rPr>
      </w:r>
      <w:r w:rsidR="0094753D">
        <w:rPr>
          <w:noProof/>
        </w:rPr>
        <w:fldChar w:fldCharType="separate"/>
      </w:r>
      <w:ins w:id="2404" w:author="Jim Kulp" w:date="2010-01-25T18:52:00Z">
        <w:r>
          <w:rPr>
            <w:noProof/>
          </w:rPr>
          <w:instrText>62</w:instrText>
        </w:r>
        <w:r w:rsidR="0094753D">
          <w:rPr>
            <w:noProof/>
          </w:rPr>
          <w:fldChar w:fldCharType="end"/>
        </w:r>
      </w:ins>
    </w:p>
    <w:p w:rsidR="003E577E" w:rsidRDefault="003E577E">
      <w:pPr>
        <w:pStyle w:val="TOC3"/>
        <w:numPr>
          <w:ins w:id="2405" w:author="Jim Kulp" w:date="2010-01-25T18:52:00Z"/>
        </w:numPr>
        <w:tabs>
          <w:tab w:val="left" w:pos="916"/>
          <w:tab w:val="right" w:leader="dot" w:pos="9350"/>
        </w:tabs>
        <w:rPr>
          <w:ins w:id="2406" w:author="Jim Kulp" w:date="2010-01-25T18:52:00Z"/>
          <w:rFonts w:eastAsiaTheme="minorEastAsia" w:cstheme="minorBidi"/>
          <w:i/>
          <w:noProof/>
          <w:sz w:val="24"/>
          <w:szCs w:val="24"/>
        </w:rPr>
      </w:pPr>
      <w:ins w:id="2407" w:author="Jim Kulp" w:date="2010-01-25T18:52:00Z">
        <w:r>
          <w:rPr>
            <w:noProof/>
          </w:rPr>
          <w:instrText>8.3.1</w:instrText>
        </w:r>
        <w:r>
          <w:rPr>
            <w:rFonts w:eastAsiaTheme="minorEastAsia" w:cstheme="minorBidi"/>
            <w:i/>
            <w:noProof/>
            <w:sz w:val="24"/>
            <w:szCs w:val="24"/>
          </w:rPr>
          <w:tab/>
        </w:r>
        <w:r>
          <w:rPr>
            <w:noProof/>
          </w:rPr>
          <w:instrText>WMemI Attribute Summary</w:instrText>
        </w:r>
        <w:r>
          <w:rPr>
            <w:noProof/>
          </w:rPr>
          <w:tab/>
        </w:r>
        <w:r w:rsidR="0094753D">
          <w:rPr>
            <w:noProof/>
          </w:rPr>
          <w:fldChar w:fldCharType="begin"/>
        </w:r>
        <w:r>
          <w:rPr>
            <w:noProof/>
          </w:rPr>
          <w:instrText xml:space="preserve"> PAGEREF _Toc126064992 \h </w:instrText>
        </w:r>
      </w:ins>
      <w:r w:rsidR="00D454E5">
        <w:rPr>
          <w:noProof/>
        </w:rPr>
      </w:r>
      <w:r w:rsidR="0094753D">
        <w:rPr>
          <w:noProof/>
        </w:rPr>
        <w:fldChar w:fldCharType="separate"/>
      </w:r>
      <w:ins w:id="2408" w:author="Jim Kulp" w:date="2010-01-25T18:52:00Z">
        <w:r>
          <w:rPr>
            <w:noProof/>
          </w:rPr>
          <w:instrText>63</w:instrText>
        </w:r>
        <w:r w:rsidR="0094753D">
          <w:rPr>
            <w:noProof/>
          </w:rPr>
          <w:fldChar w:fldCharType="end"/>
        </w:r>
      </w:ins>
    </w:p>
    <w:p w:rsidR="003E577E" w:rsidRDefault="003E577E">
      <w:pPr>
        <w:pStyle w:val="TOC3"/>
        <w:numPr>
          <w:ins w:id="2409" w:author="Jim Kulp" w:date="2010-01-25T18:52:00Z"/>
        </w:numPr>
        <w:tabs>
          <w:tab w:val="left" w:pos="916"/>
          <w:tab w:val="right" w:leader="dot" w:pos="9350"/>
        </w:tabs>
        <w:rPr>
          <w:ins w:id="2410" w:author="Jim Kulp" w:date="2010-01-25T18:52:00Z"/>
          <w:rFonts w:eastAsiaTheme="minorEastAsia" w:cstheme="minorBidi"/>
          <w:i/>
          <w:noProof/>
          <w:sz w:val="24"/>
          <w:szCs w:val="24"/>
        </w:rPr>
      </w:pPr>
      <w:ins w:id="2411" w:author="Jim Kulp" w:date="2010-01-25T18:52:00Z">
        <w:r>
          <w:rPr>
            <w:noProof/>
          </w:rPr>
          <w:instrText>8.3.2</w:instrText>
        </w:r>
        <w:r>
          <w:rPr>
            <w:rFonts w:eastAsiaTheme="minorEastAsia" w:cstheme="minorBidi"/>
            <w:i/>
            <w:noProof/>
            <w:sz w:val="24"/>
            <w:szCs w:val="24"/>
          </w:rPr>
          <w:tab/>
        </w:r>
        <w:r>
          <w:rPr>
            <w:noProof/>
          </w:rPr>
          <w:instrText>WMemI Attribute Details</w:instrText>
        </w:r>
        <w:r>
          <w:rPr>
            <w:noProof/>
          </w:rPr>
          <w:tab/>
        </w:r>
        <w:r w:rsidR="0094753D">
          <w:rPr>
            <w:noProof/>
          </w:rPr>
          <w:fldChar w:fldCharType="begin"/>
        </w:r>
        <w:r>
          <w:rPr>
            <w:noProof/>
          </w:rPr>
          <w:instrText xml:space="preserve"> PAGEREF _Toc126064993 \h </w:instrText>
        </w:r>
      </w:ins>
      <w:r w:rsidR="00D454E5">
        <w:rPr>
          <w:noProof/>
        </w:rPr>
      </w:r>
      <w:r w:rsidR="0094753D">
        <w:rPr>
          <w:noProof/>
        </w:rPr>
        <w:fldChar w:fldCharType="separate"/>
      </w:r>
      <w:ins w:id="2412" w:author="Jim Kulp" w:date="2010-01-25T18:52:00Z">
        <w:r>
          <w:rPr>
            <w:noProof/>
          </w:rPr>
          <w:instrText>63</w:instrText>
        </w:r>
        <w:r w:rsidR="0094753D">
          <w:rPr>
            <w:noProof/>
          </w:rPr>
          <w:fldChar w:fldCharType="end"/>
        </w:r>
      </w:ins>
    </w:p>
    <w:p w:rsidR="003E577E" w:rsidRDefault="003E577E">
      <w:pPr>
        <w:pStyle w:val="TOC2"/>
        <w:numPr>
          <w:ins w:id="2413" w:author="Jim Kulp" w:date="2010-01-25T18:52:00Z"/>
        </w:numPr>
        <w:tabs>
          <w:tab w:val="left" w:pos="529"/>
          <w:tab w:val="right" w:leader="dot" w:pos="9350"/>
        </w:tabs>
        <w:rPr>
          <w:ins w:id="2414" w:author="Jim Kulp" w:date="2010-01-25T18:52:00Z"/>
          <w:rFonts w:eastAsiaTheme="minorEastAsia" w:cstheme="minorBidi"/>
          <w:noProof/>
          <w:sz w:val="24"/>
          <w:szCs w:val="24"/>
        </w:rPr>
      </w:pPr>
      <w:ins w:id="2415" w:author="Jim Kulp" w:date="2010-01-25T18:52:00Z">
        <w:r>
          <w:rPr>
            <w:noProof/>
          </w:rPr>
          <w:instrText>8.4</w:instrText>
        </w:r>
        <w:r>
          <w:rPr>
            <w:rFonts w:eastAsiaTheme="minorEastAsia" w:cstheme="minorBidi"/>
            <w:noProof/>
            <w:sz w:val="24"/>
            <w:szCs w:val="24"/>
          </w:rPr>
          <w:tab/>
        </w:r>
        <w:r>
          <w:rPr>
            <w:noProof/>
          </w:rPr>
          <w:instrText>WMemI OCP Profile/Configuration Parameters</w:instrText>
        </w:r>
        <w:r>
          <w:rPr>
            <w:noProof/>
          </w:rPr>
          <w:tab/>
        </w:r>
        <w:r w:rsidR="0094753D">
          <w:rPr>
            <w:noProof/>
          </w:rPr>
          <w:fldChar w:fldCharType="begin"/>
        </w:r>
        <w:r>
          <w:rPr>
            <w:noProof/>
          </w:rPr>
          <w:instrText xml:space="preserve"> PAGEREF _Toc126064994 \h </w:instrText>
        </w:r>
      </w:ins>
      <w:r w:rsidR="00D454E5">
        <w:rPr>
          <w:noProof/>
        </w:rPr>
      </w:r>
      <w:r w:rsidR="0094753D">
        <w:rPr>
          <w:noProof/>
        </w:rPr>
        <w:fldChar w:fldCharType="separate"/>
      </w:r>
      <w:ins w:id="2416" w:author="Jim Kulp" w:date="2010-01-25T18:52:00Z">
        <w:r>
          <w:rPr>
            <w:noProof/>
          </w:rPr>
          <w:instrText>64</w:instrText>
        </w:r>
        <w:r w:rsidR="0094753D">
          <w:rPr>
            <w:noProof/>
          </w:rPr>
          <w:fldChar w:fldCharType="end"/>
        </w:r>
      </w:ins>
    </w:p>
    <w:p w:rsidR="003E577E" w:rsidRDefault="003E577E">
      <w:pPr>
        <w:pStyle w:val="TOC2"/>
        <w:numPr>
          <w:ins w:id="2417" w:author="Jim Kulp" w:date="2010-01-25T18:52:00Z"/>
        </w:numPr>
        <w:tabs>
          <w:tab w:val="left" w:pos="529"/>
          <w:tab w:val="right" w:leader="dot" w:pos="9350"/>
        </w:tabs>
        <w:rPr>
          <w:ins w:id="2418" w:author="Jim Kulp" w:date="2010-01-25T18:52:00Z"/>
          <w:rFonts w:eastAsiaTheme="minorEastAsia" w:cstheme="minorBidi"/>
          <w:noProof/>
          <w:sz w:val="24"/>
          <w:szCs w:val="24"/>
        </w:rPr>
      </w:pPr>
      <w:ins w:id="2419" w:author="Jim Kulp" w:date="2010-01-25T18:52:00Z">
        <w:r>
          <w:rPr>
            <w:noProof/>
          </w:rPr>
          <w:instrText>8.5</w:instrText>
        </w:r>
        <w:r>
          <w:rPr>
            <w:rFonts w:eastAsiaTheme="minorEastAsia" w:cstheme="minorBidi"/>
            <w:noProof/>
            <w:sz w:val="24"/>
            <w:szCs w:val="24"/>
          </w:rPr>
          <w:tab/>
        </w:r>
        <w:r>
          <w:rPr>
            <w:noProof/>
          </w:rPr>
          <w:instrText>WMemI OCP Signals</w:instrText>
        </w:r>
        <w:r>
          <w:rPr>
            <w:noProof/>
          </w:rPr>
          <w:tab/>
        </w:r>
        <w:r w:rsidR="0094753D">
          <w:rPr>
            <w:noProof/>
          </w:rPr>
          <w:fldChar w:fldCharType="begin"/>
        </w:r>
        <w:r>
          <w:rPr>
            <w:noProof/>
          </w:rPr>
          <w:instrText xml:space="preserve"> PAGEREF _Toc126064995 \h </w:instrText>
        </w:r>
      </w:ins>
      <w:r w:rsidR="00D454E5">
        <w:rPr>
          <w:noProof/>
        </w:rPr>
      </w:r>
      <w:r w:rsidR="0094753D">
        <w:rPr>
          <w:noProof/>
        </w:rPr>
        <w:fldChar w:fldCharType="separate"/>
      </w:r>
      <w:ins w:id="2420" w:author="Jim Kulp" w:date="2010-01-25T18:52:00Z">
        <w:r>
          <w:rPr>
            <w:noProof/>
          </w:rPr>
          <w:instrText>65</w:instrText>
        </w:r>
        <w:r w:rsidR="0094753D">
          <w:rPr>
            <w:noProof/>
          </w:rPr>
          <w:fldChar w:fldCharType="end"/>
        </w:r>
      </w:ins>
    </w:p>
    <w:p w:rsidR="003E577E" w:rsidRDefault="003E577E">
      <w:pPr>
        <w:pStyle w:val="TOC2"/>
        <w:numPr>
          <w:ins w:id="2421" w:author="Jim Kulp" w:date="2010-01-25T18:52:00Z"/>
        </w:numPr>
        <w:tabs>
          <w:tab w:val="left" w:pos="529"/>
          <w:tab w:val="right" w:leader="dot" w:pos="9350"/>
        </w:tabs>
        <w:rPr>
          <w:ins w:id="2422" w:author="Jim Kulp" w:date="2010-01-25T18:52:00Z"/>
          <w:rFonts w:eastAsiaTheme="minorEastAsia" w:cstheme="minorBidi"/>
          <w:noProof/>
          <w:sz w:val="24"/>
          <w:szCs w:val="24"/>
        </w:rPr>
      </w:pPr>
      <w:ins w:id="2423" w:author="Jim Kulp" w:date="2010-01-25T18:52:00Z">
        <w:r>
          <w:rPr>
            <w:noProof/>
          </w:rPr>
          <w:instrText>8.6</w:instrText>
        </w:r>
        <w:r>
          <w:rPr>
            <w:rFonts w:eastAsiaTheme="minorEastAsia" w:cstheme="minorBidi"/>
            <w:noProof/>
            <w:sz w:val="24"/>
            <w:szCs w:val="24"/>
          </w:rPr>
          <w:tab/>
        </w:r>
        <w:r>
          <w:rPr>
            <w:noProof/>
          </w:rPr>
          <w:instrText>WMemI Semantics</w:instrText>
        </w:r>
        <w:r>
          <w:rPr>
            <w:noProof/>
          </w:rPr>
          <w:tab/>
        </w:r>
        <w:r w:rsidR="0094753D">
          <w:rPr>
            <w:noProof/>
          </w:rPr>
          <w:fldChar w:fldCharType="begin"/>
        </w:r>
        <w:r>
          <w:rPr>
            <w:noProof/>
          </w:rPr>
          <w:instrText xml:space="preserve"> PAGEREF _Toc126064996 \h </w:instrText>
        </w:r>
      </w:ins>
      <w:r w:rsidR="00D454E5">
        <w:rPr>
          <w:noProof/>
        </w:rPr>
      </w:r>
      <w:r w:rsidR="0094753D">
        <w:rPr>
          <w:noProof/>
        </w:rPr>
        <w:fldChar w:fldCharType="separate"/>
      </w:r>
      <w:ins w:id="2424" w:author="Jim Kulp" w:date="2010-01-25T18:52:00Z">
        <w:r>
          <w:rPr>
            <w:noProof/>
          </w:rPr>
          <w:instrText>67</w:instrText>
        </w:r>
        <w:r w:rsidR="0094753D">
          <w:rPr>
            <w:noProof/>
          </w:rPr>
          <w:fldChar w:fldCharType="end"/>
        </w:r>
      </w:ins>
    </w:p>
    <w:p w:rsidR="003E577E" w:rsidRDefault="003E577E">
      <w:pPr>
        <w:pStyle w:val="TOC3"/>
        <w:numPr>
          <w:ins w:id="2425" w:author="Jim Kulp" w:date="2010-01-25T18:52:00Z"/>
        </w:numPr>
        <w:tabs>
          <w:tab w:val="left" w:pos="916"/>
          <w:tab w:val="right" w:leader="dot" w:pos="9350"/>
        </w:tabs>
        <w:rPr>
          <w:ins w:id="2426" w:author="Jim Kulp" w:date="2010-01-25T18:52:00Z"/>
          <w:rFonts w:eastAsiaTheme="minorEastAsia" w:cstheme="minorBidi"/>
          <w:i/>
          <w:noProof/>
          <w:sz w:val="24"/>
          <w:szCs w:val="24"/>
        </w:rPr>
      </w:pPr>
      <w:ins w:id="2427" w:author="Jim Kulp" w:date="2010-01-25T18:52:00Z">
        <w:r>
          <w:rPr>
            <w:noProof/>
          </w:rPr>
          <w:instrText>8.6.1</w:instrText>
        </w:r>
        <w:r>
          <w:rPr>
            <w:rFonts w:eastAsiaTheme="minorEastAsia" w:cstheme="minorBidi"/>
            <w:i/>
            <w:noProof/>
            <w:sz w:val="24"/>
            <w:szCs w:val="24"/>
          </w:rPr>
          <w:tab/>
        </w:r>
        <w:r>
          <w:rPr>
            <w:noProof/>
          </w:rPr>
          <w:instrText>Two basic modes of WMemI: bursts or not</w:instrText>
        </w:r>
        <w:r>
          <w:rPr>
            <w:noProof/>
          </w:rPr>
          <w:tab/>
        </w:r>
        <w:r w:rsidR="0094753D">
          <w:rPr>
            <w:noProof/>
          </w:rPr>
          <w:fldChar w:fldCharType="begin"/>
        </w:r>
        <w:r>
          <w:rPr>
            <w:noProof/>
          </w:rPr>
          <w:instrText xml:space="preserve"> PAGEREF _Toc126064997 \h </w:instrText>
        </w:r>
      </w:ins>
      <w:r w:rsidR="00D454E5">
        <w:rPr>
          <w:noProof/>
        </w:rPr>
      </w:r>
      <w:r w:rsidR="0094753D">
        <w:rPr>
          <w:noProof/>
        </w:rPr>
        <w:fldChar w:fldCharType="separate"/>
      </w:r>
      <w:ins w:id="2428" w:author="Jim Kulp" w:date="2010-01-25T18:52:00Z">
        <w:r>
          <w:rPr>
            <w:noProof/>
          </w:rPr>
          <w:instrText>67</w:instrText>
        </w:r>
        <w:r w:rsidR="0094753D">
          <w:rPr>
            <w:noProof/>
          </w:rPr>
          <w:fldChar w:fldCharType="end"/>
        </w:r>
      </w:ins>
    </w:p>
    <w:p w:rsidR="003E577E" w:rsidRDefault="003E577E">
      <w:pPr>
        <w:pStyle w:val="TOC3"/>
        <w:numPr>
          <w:ins w:id="2429" w:author="Jim Kulp" w:date="2010-01-25T18:52:00Z"/>
        </w:numPr>
        <w:tabs>
          <w:tab w:val="left" w:pos="916"/>
          <w:tab w:val="right" w:leader="dot" w:pos="9350"/>
        </w:tabs>
        <w:rPr>
          <w:ins w:id="2430" w:author="Jim Kulp" w:date="2010-01-25T18:52:00Z"/>
          <w:rFonts w:eastAsiaTheme="minorEastAsia" w:cstheme="minorBidi"/>
          <w:i/>
          <w:noProof/>
          <w:sz w:val="24"/>
          <w:szCs w:val="24"/>
        </w:rPr>
      </w:pPr>
      <w:ins w:id="2431" w:author="Jim Kulp" w:date="2010-01-25T18:52:00Z">
        <w:r>
          <w:rPr>
            <w:noProof/>
          </w:rPr>
          <w:instrText>8.6.2</w:instrText>
        </w:r>
        <w:r>
          <w:rPr>
            <w:rFonts w:eastAsiaTheme="minorEastAsia" w:cstheme="minorBidi"/>
            <w:i/>
            <w:noProof/>
            <w:sz w:val="24"/>
            <w:szCs w:val="24"/>
          </w:rPr>
          <w:tab/>
        </w:r>
        <w:r>
          <w:rPr>
            <w:noProof/>
          </w:rPr>
          <w:instrText>Use only Single-Request Multiple-Data for Precise Bursts</w:instrText>
        </w:r>
        <w:r>
          <w:rPr>
            <w:noProof/>
          </w:rPr>
          <w:tab/>
        </w:r>
        <w:r w:rsidR="0094753D">
          <w:rPr>
            <w:noProof/>
          </w:rPr>
          <w:fldChar w:fldCharType="begin"/>
        </w:r>
        <w:r>
          <w:rPr>
            <w:noProof/>
          </w:rPr>
          <w:instrText xml:space="preserve"> PAGEREF _Toc126064998 \h </w:instrText>
        </w:r>
      </w:ins>
      <w:r w:rsidR="00D454E5">
        <w:rPr>
          <w:noProof/>
        </w:rPr>
      </w:r>
      <w:r w:rsidR="0094753D">
        <w:rPr>
          <w:noProof/>
        </w:rPr>
        <w:fldChar w:fldCharType="separate"/>
      </w:r>
      <w:ins w:id="2432" w:author="Jim Kulp" w:date="2010-01-25T18:52:00Z">
        <w:r>
          <w:rPr>
            <w:noProof/>
          </w:rPr>
          <w:instrText>67</w:instrText>
        </w:r>
        <w:r w:rsidR="0094753D">
          <w:rPr>
            <w:noProof/>
          </w:rPr>
          <w:fldChar w:fldCharType="end"/>
        </w:r>
      </w:ins>
    </w:p>
    <w:p w:rsidR="003E577E" w:rsidRDefault="003E577E">
      <w:pPr>
        <w:pStyle w:val="TOC3"/>
        <w:numPr>
          <w:ins w:id="2433" w:author="Jim Kulp" w:date="2010-01-25T18:52:00Z"/>
        </w:numPr>
        <w:tabs>
          <w:tab w:val="left" w:pos="916"/>
          <w:tab w:val="right" w:leader="dot" w:pos="9350"/>
        </w:tabs>
        <w:rPr>
          <w:ins w:id="2434" w:author="Jim Kulp" w:date="2010-01-25T18:52:00Z"/>
          <w:rFonts w:eastAsiaTheme="minorEastAsia" w:cstheme="minorBidi"/>
          <w:i/>
          <w:noProof/>
          <w:sz w:val="24"/>
          <w:szCs w:val="24"/>
        </w:rPr>
      </w:pPr>
      <w:ins w:id="2435" w:author="Jim Kulp" w:date="2010-01-25T18:52:00Z">
        <w:r>
          <w:rPr>
            <w:noProof/>
          </w:rPr>
          <w:instrText>8.6.3</w:instrText>
        </w:r>
        <w:r>
          <w:rPr>
            <w:rFonts w:eastAsiaTheme="minorEastAsia" w:cstheme="minorBidi"/>
            <w:i/>
            <w:noProof/>
            <w:sz w:val="24"/>
            <w:szCs w:val="24"/>
          </w:rPr>
          <w:tab/>
        </w:r>
        <w:r>
          <w:rPr>
            <w:noProof/>
          </w:rPr>
          <w:instrText>Intra-burst write data flow control</w:instrText>
        </w:r>
        <w:r>
          <w:rPr>
            <w:noProof/>
          </w:rPr>
          <w:tab/>
        </w:r>
        <w:r w:rsidR="0094753D">
          <w:rPr>
            <w:noProof/>
          </w:rPr>
          <w:fldChar w:fldCharType="begin"/>
        </w:r>
        <w:r>
          <w:rPr>
            <w:noProof/>
          </w:rPr>
          <w:instrText xml:space="preserve"> PAGEREF _Toc126064999 \h </w:instrText>
        </w:r>
      </w:ins>
      <w:r w:rsidR="00D454E5">
        <w:rPr>
          <w:noProof/>
        </w:rPr>
      </w:r>
      <w:r w:rsidR="0094753D">
        <w:rPr>
          <w:noProof/>
        </w:rPr>
        <w:fldChar w:fldCharType="separate"/>
      </w:r>
      <w:ins w:id="2436" w:author="Jim Kulp" w:date="2010-01-25T18:52:00Z">
        <w:r>
          <w:rPr>
            <w:noProof/>
          </w:rPr>
          <w:instrText>67</w:instrText>
        </w:r>
        <w:r w:rsidR="0094753D">
          <w:rPr>
            <w:noProof/>
          </w:rPr>
          <w:fldChar w:fldCharType="end"/>
        </w:r>
      </w:ins>
    </w:p>
    <w:p w:rsidR="003E577E" w:rsidRDefault="003E577E">
      <w:pPr>
        <w:pStyle w:val="TOC3"/>
        <w:numPr>
          <w:ins w:id="2437" w:author="Jim Kulp" w:date="2010-01-25T18:52:00Z"/>
        </w:numPr>
        <w:tabs>
          <w:tab w:val="left" w:pos="916"/>
          <w:tab w:val="right" w:leader="dot" w:pos="9350"/>
        </w:tabs>
        <w:rPr>
          <w:ins w:id="2438" w:author="Jim Kulp" w:date="2010-01-25T18:52:00Z"/>
          <w:rFonts w:eastAsiaTheme="minorEastAsia" w:cstheme="minorBidi"/>
          <w:i/>
          <w:noProof/>
          <w:sz w:val="24"/>
          <w:szCs w:val="24"/>
        </w:rPr>
      </w:pPr>
      <w:ins w:id="2439" w:author="Jim Kulp" w:date="2010-01-25T18:52:00Z">
        <w:r>
          <w:rPr>
            <w:noProof/>
          </w:rPr>
          <w:instrText>8.6.4</w:instrText>
        </w:r>
        <w:r>
          <w:rPr>
            <w:rFonts w:eastAsiaTheme="minorEastAsia" w:cstheme="minorBidi"/>
            <w:i/>
            <w:noProof/>
            <w:sz w:val="24"/>
            <w:szCs w:val="24"/>
          </w:rPr>
          <w:tab/>
        </w:r>
        <w:r>
          <w:rPr>
            <w:noProof/>
          </w:rPr>
          <w:instrText>Intra-burst read data flow control</w:instrText>
        </w:r>
        <w:r>
          <w:rPr>
            <w:noProof/>
          </w:rPr>
          <w:tab/>
        </w:r>
        <w:r w:rsidR="0094753D">
          <w:rPr>
            <w:noProof/>
          </w:rPr>
          <w:fldChar w:fldCharType="begin"/>
        </w:r>
        <w:r>
          <w:rPr>
            <w:noProof/>
          </w:rPr>
          <w:instrText xml:space="preserve"> PAGEREF _Toc126065000 \h </w:instrText>
        </w:r>
      </w:ins>
      <w:r w:rsidR="00D454E5">
        <w:rPr>
          <w:noProof/>
        </w:rPr>
      </w:r>
      <w:r w:rsidR="0094753D">
        <w:rPr>
          <w:noProof/>
        </w:rPr>
        <w:fldChar w:fldCharType="separate"/>
      </w:r>
      <w:ins w:id="2440" w:author="Jim Kulp" w:date="2010-01-25T18:52:00Z">
        <w:r>
          <w:rPr>
            <w:noProof/>
          </w:rPr>
          <w:instrText>68</w:instrText>
        </w:r>
        <w:r w:rsidR="0094753D">
          <w:rPr>
            <w:noProof/>
          </w:rPr>
          <w:fldChar w:fldCharType="end"/>
        </w:r>
      </w:ins>
    </w:p>
    <w:p w:rsidR="003E577E" w:rsidRDefault="003E577E">
      <w:pPr>
        <w:pStyle w:val="TOC2"/>
        <w:numPr>
          <w:ins w:id="2441" w:author="Jim Kulp" w:date="2010-01-25T18:52:00Z"/>
        </w:numPr>
        <w:tabs>
          <w:tab w:val="left" w:pos="529"/>
          <w:tab w:val="right" w:leader="dot" w:pos="9350"/>
        </w:tabs>
        <w:rPr>
          <w:ins w:id="2442" w:author="Jim Kulp" w:date="2010-01-25T18:52:00Z"/>
          <w:rFonts w:eastAsiaTheme="minorEastAsia" w:cstheme="minorBidi"/>
          <w:noProof/>
          <w:sz w:val="24"/>
          <w:szCs w:val="24"/>
        </w:rPr>
      </w:pPr>
      <w:ins w:id="2443" w:author="Jim Kulp" w:date="2010-01-25T18:52:00Z">
        <w:r>
          <w:rPr>
            <w:noProof/>
          </w:rPr>
          <w:instrText>8.7</w:instrText>
        </w:r>
        <w:r>
          <w:rPr>
            <w:rFonts w:eastAsiaTheme="minorEastAsia" w:cstheme="minorBidi"/>
            <w:noProof/>
            <w:sz w:val="24"/>
            <w:szCs w:val="24"/>
          </w:rPr>
          <w:tab/>
        </w:r>
        <w:r>
          <w:rPr>
            <w:noProof/>
          </w:rPr>
          <w:instrText>WMemI Infrastructure Issues</w:instrText>
        </w:r>
        <w:r>
          <w:rPr>
            <w:noProof/>
          </w:rPr>
          <w:tab/>
        </w:r>
        <w:r w:rsidR="0094753D">
          <w:rPr>
            <w:noProof/>
          </w:rPr>
          <w:fldChar w:fldCharType="begin"/>
        </w:r>
        <w:r>
          <w:rPr>
            <w:noProof/>
          </w:rPr>
          <w:instrText xml:space="preserve"> PAGEREF _Toc126065001 \h </w:instrText>
        </w:r>
      </w:ins>
      <w:r w:rsidR="00D454E5">
        <w:rPr>
          <w:noProof/>
        </w:rPr>
      </w:r>
      <w:r w:rsidR="0094753D">
        <w:rPr>
          <w:noProof/>
        </w:rPr>
        <w:fldChar w:fldCharType="separate"/>
      </w:r>
      <w:ins w:id="2444" w:author="Jim Kulp" w:date="2010-01-25T18:52:00Z">
        <w:r>
          <w:rPr>
            <w:noProof/>
          </w:rPr>
          <w:instrText>68</w:instrText>
        </w:r>
        <w:r w:rsidR="0094753D">
          <w:rPr>
            <w:noProof/>
          </w:rPr>
          <w:fldChar w:fldCharType="end"/>
        </w:r>
      </w:ins>
    </w:p>
    <w:p w:rsidR="003E577E" w:rsidRDefault="003E577E">
      <w:pPr>
        <w:pStyle w:val="TOC3"/>
        <w:numPr>
          <w:ins w:id="2445" w:author="Jim Kulp" w:date="2010-01-25T18:52:00Z"/>
        </w:numPr>
        <w:tabs>
          <w:tab w:val="left" w:pos="916"/>
          <w:tab w:val="right" w:leader="dot" w:pos="9350"/>
        </w:tabs>
        <w:rPr>
          <w:ins w:id="2446" w:author="Jim Kulp" w:date="2010-01-25T18:52:00Z"/>
          <w:rFonts w:eastAsiaTheme="minorEastAsia" w:cstheme="minorBidi"/>
          <w:i/>
          <w:noProof/>
          <w:sz w:val="24"/>
          <w:szCs w:val="24"/>
        </w:rPr>
      </w:pPr>
      <w:ins w:id="2447" w:author="Jim Kulp" w:date="2010-01-25T18:52:00Z">
        <w:r>
          <w:rPr>
            <w:noProof/>
          </w:rPr>
          <w:instrText>8.7.1</w:instrText>
        </w:r>
        <w:r>
          <w:rPr>
            <w:rFonts w:eastAsiaTheme="minorEastAsia" w:cstheme="minorBidi"/>
            <w:i/>
            <w:noProof/>
            <w:sz w:val="24"/>
            <w:szCs w:val="24"/>
          </w:rPr>
          <w:tab/>
        </w:r>
        <w:r>
          <w:rPr>
            <w:noProof/>
          </w:rPr>
          <w:instrText>Burst support</w:instrText>
        </w:r>
        <w:r>
          <w:rPr>
            <w:noProof/>
          </w:rPr>
          <w:tab/>
        </w:r>
        <w:r w:rsidR="0094753D">
          <w:rPr>
            <w:noProof/>
          </w:rPr>
          <w:fldChar w:fldCharType="begin"/>
        </w:r>
        <w:r>
          <w:rPr>
            <w:noProof/>
          </w:rPr>
          <w:instrText xml:space="preserve"> PAGEREF _Toc126065002 \h </w:instrText>
        </w:r>
      </w:ins>
      <w:r w:rsidR="00D454E5">
        <w:rPr>
          <w:noProof/>
        </w:rPr>
      </w:r>
      <w:r w:rsidR="0094753D">
        <w:rPr>
          <w:noProof/>
        </w:rPr>
        <w:fldChar w:fldCharType="separate"/>
      </w:r>
      <w:ins w:id="2448" w:author="Jim Kulp" w:date="2010-01-25T18:52:00Z">
        <w:r>
          <w:rPr>
            <w:noProof/>
          </w:rPr>
          <w:instrText>68</w:instrText>
        </w:r>
        <w:r w:rsidR="0094753D">
          <w:rPr>
            <w:noProof/>
          </w:rPr>
          <w:fldChar w:fldCharType="end"/>
        </w:r>
      </w:ins>
    </w:p>
    <w:p w:rsidR="003E577E" w:rsidRDefault="003E577E">
      <w:pPr>
        <w:pStyle w:val="TOC3"/>
        <w:numPr>
          <w:ins w:id="2449" w:author="Jim Kulp" w:date="2010-01-25T18:52:00Z"/>
        </w:numPr>
        <w:tabs>
          <w:tab w:val="left" w:pos="916"/>
          <w:tab w:val="right" w:leader="dot" w:pos="9350"/>
        </w:tabs>
        <w:rPr>
          <w:ins w:id="2450" w:author="Jim Kulp" w:date="2010-01-25T18:52:00Z"/>
          <w:rFonts w:eastAsiaTheme="minorEastAsia" w:cstheme="minorBidi"/>
          <w:i/>
          <w:noProof/>
          <w:sz w:val="24"/>
          <w:szCs w:val="24"/>
        </w:rPr>
      </w:pPr>
      <w:ins w:id="2451" w:author="Jim Kulp" w:date="2010-01-25T18:52:00Z">
        <w:r>
          <w:rPr>
            <w:noProof/>
          </w:rPr>
          <w:instrText>8.7.2</w:instrText>
        </w:r>
        <w:r>
          <w:rPr>
            <w:rFonts w:eastAsiaTheme="minorEastAsia" w:cstheme="minorBidi"/>
            <w:i/>
            <w:noProof/>
            <w:sz w:val="24"/>
            <w:szCs w:val="24"/>
          </w:rPr>
          <w:tab/>
        </w:r>
        <w:r>
          <w:rPr>
            <w:noProof/>
          </w:rPr>
          <w:instrText>Intra-burst flow control</w:instrText>
        </w:r>
        <w:r>
          <w:rPr>
            <w:noProof/>
          </w:rPr>
          <w:tab/>
        </w:r>
        <w:r w:rsidR="0094753D">
          <w:rPr>
            <w:noProof/>
          </w:rPr>
          <w:fldChar w:fldCharType="begin"/>
        </w:r>
        <w:r>
          <w:rPr>
            <w:noProof/>
          </w:rPr>
          <w:instrText xml:space="preserve"> PAGEREF _Toc126065003 \h </w:instrText>
        </w:r>
      </w:ins>
      <w:r w:rsidR="00D454E5">
        <w:rPr>
          <w:noProof/>
        </w:rPr>
      </w:r>
      <w:r w:rsidR="0094753D">
        <w:rPr>
          <w:noProof/>
        </w:rPr>
        <w:fldChar w:fldCharType="separate"/>
      </w:r>
      <w:ins w:id="2452" w:author="Jim Kulp" w:date="2010-01-25T18:52:00Z">
        <w:r>
          <w:rPr>
            <w:noProof/>
          </w:rPr>
          <w:instrText>69</w:instrText>
        </w:r>
        <w:r w:rsidR="0094753D">
          <w:rPr>
            <w:noProof/>
          </w:rPr>
          <w:fldChar w:fldCharType="end"/>
        </w:r>
      </w:ins>
    </w:p>
    <w:p w:rsidR="003E577E" w:rsidRDefault="003E577E">
      <w:pPr>
        <w:pStyle w:val="TOC3"/>
        <w:numPr>
          <w:ins w:id="2453" w:author="Jim Kulp" w:date="2010-01-25T18:52:00Z"/>
        </w:numPr>
        <w:tabs>
          <w:tab w:val="left" w:pos="916"/>
          <w:tab w:val="right" w:leader="dot" w:pos="9350"/>
        </w:tabs>
        <w:rPr>
          <w:ins w:id="2454" w:author="Jim Kulp" w:date="2010-01-25T18:52:00Z"/>
          <w:rFonts w:eastAsiaTheme="minorEastAsia" w:cstheme="minorBidi"/>
          <w:i/>
          <w:noProof/>
          <w:sz w:val="24"/>
          <w:szCs w:val="24"/>
        </w:rPr>
      </w:pPr>
      <w:ins w:id="2455" w:author="Jim Kulp" w:date="2010-01-25T18:52:00Z">
        <w:r>
          <w:rPr>
            <w:noProof/>
          </w:rPr>
          <w:instrText>8.7.3</w:instrText>
        </w:r>
        <w:r>
          <w:rPr>
            <w:rFonts w:eastAsiaTheme="minorEastAsia" w:cstheme="minorBidi"/>
            <w:i/>
            <w:noProof/>
            <w:sz w:val="24"/>
            <w:szCs w:val="24"/>
          </w:rPr>
          <w:tab/>
        </w:r>
        <w:r>
          <w:rPr>
            <w:noProof/>
          </w:rPr>
          <w:instrText>Data/byte widths</w:instrText>
        </w:r>
        <w:r>
          <w:rPr>
            <w:noProof/>
          </w:rPr>
          <w:tab/>
        </w:r>
        <w:r w:rsidR="0094753D">
          <w:rPr>
            <w:noProof/>
          </w:rPr>
          <w:fldChar w:fldCharType="begin"/>
        </w:r>
        <w:r>
          <w:rPr>
            <w:noProof/>
          </w:rPr>
          <w:instrText xml:space="preserve"> PAGEREF _Toc126065004 \h </w:instrText>
        </w:r>
      </w:ins>
      <w:r w:rsidR="00D454E5">
        <w:rPr>
          <w:noProof/>
        </w:rPr>
      </w:r>
      <w:r w:rsidR="0094753D">
        <w:rPr>
          <w:noProof/>
        </w:rPr>
        <w:fldChar w:fldCharType="separate"/>
      </w:r>
      <w:ins w:id="2456" w:author="Jim Kulp" w:date="2010-01-25T18:52:00Z">
        <w:r>
          <w:rPr>
            <w:noProof/>
          </w:rPr>
          <w:instrText>69</w:instrText>
        </w:r>
        <w:r w:rsidR="0094753D">
          <w:rPr>
            <w:noProof/>
          </w:rPr>
          <w:fldChar w:fldCharType="end"/>
        </w:r>
      </w:ins>
    </w:p>
    <w:p w:rsidR="003E577E" w:rsidRDefault="003E577E">
      <w:pPr>
        <w:pStyle w:val="TOC1"/>
        <w:numPr>
          <w:ins w:id="2457" w:author="Jim Kulp" w:date="2010-01-25T18:52:00Z"/>
        </w:numPr>
        <w:tabs>
          <w:tab w:val="left" w:pos="362"/>
          <w:tab w:val="right" w:leader="dot" w:pos="9350"/>
        </w:tabs>
        <w:rPr>
          <w:ins w:id="2458" w:author="Jim Kulp" w:date="2010-01-25T18:52:00Z"/>
          <w:rFonts w:eastAsiaTheme="minorEastAsia" w:cstheme="minorBidi"/>
          <w:b w:val="0"/>
          <w:noProof/>
        </w:rPr>
      </w:pPr>
      <w:ins w:id="2459" w:author="Jim Kulp" w:date="2010-01-25T18:52:00Z">
        <w:r>
          <w:rPr>
            <w:noProof/>
          </w:rPr>
          <w:instrText>9</w:instrText>
        </w:r>
        <w:r>
          <w:rPr>
            <w:rFonts w:eastAsiaTheme="minorEastAsia" w:cstheme="minorBidi"/>
            <w:b w:val="0"/>
            <w:noProof/>
          </w:rPr>
          <w:tab/>
        </w:r>
        <w:r>
          <w:rPr>
            <w:noProof/>
          </w:rPr>
          <w:instrText>Worker Time Interface (WTI)</w:instrText>
        </w:r>
        <w:r>
          <w:rPr>
            <w:noProof/>
          </w:rPr>
          <w:tab/>
        </w:r>
        <w:r w:rsidR="0094753D">
          <w:rPr>
            <w:noProof/>
          </w:rPr>
          <w:fldChar w:fldCharType="begin"/>
        </w:r>
        <w:r>
          <w:rPr>
            <w:noProof/>
          </w:rPr>
          <w:instrText xml:space="preserve"> PAGEREF _Toc126065005 \h </w:instrText>
        </w:r>
      </w:ins>
      <w:r w:rsidR="00D454E5">
        <w:rPr>
          <w:noProof/>
        </w:rPr>
      </w:r>
      <w:r w:rsidR="0094753D">
        <w:rPr>
          <w:noProof/>
        </w:rPr>
        <w:fldChar w:fldCharType="separate"/>
      </w:r>
      <w:ins w:id="2460" w:author="Jim Kulp" w:date="2010-01-25T18:52:00Z">
        <w:r>
          <w:rPr>
            <w:noProof/>
          </w:rPr>
          <w:instrText>70</w:instrText>
        </w:r>
        <w:r w:rsidR="0094753D">
          <w:rPr>
            <w:noProof/>
          </w:rPr>
          <w:fldChar w:fldCharType="end"/>
        </w:r>
      </w:ins>
    </w:p>
    <w:p w:rsidR="003E577E" w:rsidRDefault="003E577E">
      <w:pPr>
        <w:pStyle w:val="TOC2"/>
        <w:numPr>
          <w:ins w:id="2461" w:author="Jim Kulp" w:date="2010-01-25T18:52:00Z"/>
        </w:numPr>
        <w:tabs>
          <w:tab w:val="left" w:pos="529"/>
          <w:tab w:val="right" w:leader="dot" w:pos="9350"/>
        </w:tabs>
        <w:rPr>
          <w:ins w:id="2462" w:author="Jim Kulp" w:date="2010-01-25T18:52:00Z"/>
          <w:rFonts w:eastAsiaTheme="minorEastAsia" w:cstheme="minorBidi"/>
          <w:noProof/>
          <w:sz w:val="24"/>
          <w:szCs w:val="24"/>
        </w:rPr>
      </w:pPr>
      <w:ins w:id="2463" w:author="Jim Kulp" w:date="2010-01-25T18:52:00Z">
        <w:r>
          <w:rPr>
            <w:noProof/>
          </w:rPr>
          <w:instrText>9.1</w:instrText>
        </w:r>
        <w:r>
          <w:rPr>
            <w:rFonts w:eastAsiaTheme="minorEastAsia" w:cstheme="minorBidi"/>
            <w:noProof/>
            <w:sz w:val="24"/>
            <w:szCs w:val="24"/>
          </w:rPr>
          <w:tab/>
        </w:r>
        <w:r>
          <w:rPr>
            <w:noProof/>
          </w:rPr>
          <w:instrText>WTI Motivation</w:instrText>
        </w:r>
        <w:r>
          <w:rPr>
            <w:noProof/>
          </w:rPr>
          <w:tab/>
        </w:r>
        <w:r w:rsidR="0094753D">
          <w:rPr>
            <w:noProof/>
          </w:rPr>
          <w:fldChar w:fldCharType="begin"/>
        </w:r>
        <w:r>
          <w:rPr>
            <w:noProof/>
          </w:rPr>
          <w:instrText xml:space="preserve"> PAGEREF _Toc126065006 \h </w:instrText>
        </w:r>
      </w:ins>
      <w:r w:rsidR="00D454E5">
        <w:rPr>
          <w:noProof/>
        </w:rPr>
      </w:r>
      <w:r w:rsidR="0094753D">
        <w:rPr>
          <w:noProof/>
        </w:rPr>
        <w:fldChar w:fldCharType="separate"/>
      </w:r>
      <w:ins w:id="2464" w:author="Jim Kulp" w:date="2010-01-25T18:52:00Z">
        <w:r>
          <w:rPr>
            <w:noProof/>
          </w:rPr>
          <w:instrText>70</w:instrText>
        </w:r>
        <w:r w:rsidR="0094753D">
          <w:rPr>
            <w:noProof/>
          </w:rPr>
          <w:fldChar w:fldCharType="end"/>
        </w:r>
      </w:ins>
    </w:p>
    <w:p w:rsidR="003E577E" w:rsidRDefault="003E577E">
      <w:pPr>
        <w:pStyle w:val="TOC2"/>
        <w:numPr>
          <w:ins w:id="2465" w:author="Jim Kulp" w:date="2010-01-25T18:52:00Z"/>
        </w:numPr>
        <w:tabs>
          <w:tab w:val="left" w:pos="529"/>
          <w:tab w:val="right" w:leader="dot" w:pos="9350"/>
        </w:tabs>
        <w:rPr>
          <w:ins w:id="2466" w:author="Jim Kulp" w:date="2010-01-25T18:52:00Z"/>
          <w:rFonts w:eastAsiaTheme="minorEastAsia" w:cstheme="minorBidi"/>
          <w:noProof/>
          <w:sz w:val="24"/>
          <w:szCs w:val="24"/>
        </w:rPr>
      </w:pPr>
      <w:ins w:id="2467" w:author="Jim Kulp" w:date="2010-01-25T18:52:00Z">
        <w:r>
          <w:rPr>
            <w:noProof/>
          </w:rPr>
          <w:instrText>9.2</w:instrText>
        </w:r>
        <w:r>
          <w:rPr>
            <w:rFonts w:eastAsiaTheme="minorEastAsia" w:cstheme="minorBidi"/>
            <w:noProof/>
            <w:sz w:val="24"/>
            <w:szCs w:val="24"/>
          </w:rPr>
          <w:tab/>
        </w:r>
        <w:r>
          <w:rPr>
            <w:noProof/>
          </w:rPr>
          <w:instrText>WTI Overview</w:instrText>
        </w:r>
        <w:r>
          <w:rPr>
            <w:noProof/>
          </w:rPr>
          <w:tab/>
        </w:r>
        <w:r w:rsidR="0094753D">
          <w:rPr>
            <w:noProof/>
          </w:rPr>
          <w:fldChar w:fldCharType="begin"/>
        </w:r>
        <w:r>
          <w:rPr>
            <w:noProof/>
          </w:rPr>
          <w:instrText xml:space="preserve"> PAGEREF _Toc126065007 \h </w:instrText>
        </w:r>
      </w:ins>
      <w:r w:rsidR="00D454E5">
        <w:rPr>
          <w:noProof/>
        </w:rPr>
      </w:r>
      <w:r w:rsidR="0094753D">
        <w:rPr>
          <w:noProof/>
        </w:rPr>
        <w:fldChar w:fldCharType="separate"/>
      </w:r>
      <w:ins w:id="2468" w:author="Jim Kulp" w:date="2010-01-25T18:52:00Z">
        <w:r>
          <w:rPr>
            <w:noProof/>
          </w:rPr>
          <w:instrText>70</w:instrText>
        </w:r>
        <w:r w:rsidR="0094753D">
          <w:rPr>
            <w:noProof/>
          </w:rPr>
          <w:fldChar w:fldCharType="end"/>
        </w:r>
      </w:ins>
    </w:p>
    <w:p w:rsidR="003E577E" w:rsidRDefault="003E577E">
      <w:pPr>
        <w:pStyle w:val="TOC2"/>
        <w:numPr>
          <w:ins w:id="2469" w:author="Jim Kulp" w:date="2010-01-25T18:52:00Z"/>
        </w:numPr>
        <w:tabs>
          <w:tab w:val="left" w:pos="529"/>
          <w:tab w:val="right" w:leader="dot" w:pos="9350"/>
        </w:tabs>
        <w:rPr>
          <w:ins w:id="2470" w:author="Jim Kulp" w:date="2010-01-25T18:52:00Z"/>
          <w:rFonts w:eastAsiaTheme="minorEastAsia" w:cstheme="minorBidi"/>
          <w:noProof/>
          <w:sz w:val="24"/>
          <w:szCs w:val="24"/>
        </w:rPr>
      </w:pPr>
      <w:ins w:id="2471" w:author="Jim Kulp" w:date="2010-01-25T18:52:00Z">
        <w:r>
          <w:rPr>
            <w:noProof/>
          </w:rPr>
          <w:instrText>9.3</w:instrText>
        </w:r>
        <w:r>
          <w:rPr>
            <w:rFonts w:eastAsiaTheme="minorEastAsia" w:cstheme="minorBidi"/>
            <w:noProof/>
            <w:sz w:val="24"/>
            <w:szCs w:val="24"/>
          </w:rPr>
          <w:tab/>
        </w:r>
        <w:r>
          <w:rPr>
            <w:noProof/>
          </w:rPr>
          <w:instrText>WTI Worker Attributes</w:instrText>
        </w:r>
        <w:r>
          <w:rPr>
            <w:noProof/>
          </w:rPr>
          <w:tab/>
        </w:r>
        <w:r w:rsidR="0094753D">
          <w:rPr>
            <w:noProof/>
          </w:rPr>
          <w:fldChar w:fldCharType="begin"/>
        </w:r>
        <w:r>
          <w:rPr>
            <w:noProof/>
          </w:rPr>
          <w:instrText xml:space="preserve"> PAGEREF _Toc126065008 \h </w:instrText>
        </w:r>
      </w:ins>
      <w:r w:rsidR="00D454E5">
        <w:rPr>
          <w:noProof/>
        </w:rPr>
      </w:r>
      <w:r w:rsidR="0094753D">
        <w:rPr>
          <w:noProof/>
        </w:rPr>
        <w:fldChar w:fldCharType="separate"/>
      </w:r>
      <w:ins w:id="2472" w:author="Jim Kulp" w:date="2010-01-25T18:52:00Z">
        <w:r>
          <w:rPr>
            <w:noProof/>
          </w:rPr>
          <w:instrText>71</w:instrText>
        </w:r>
        <w:r w:rsidR="0094753D">
          <w:rPr>
            <w:noProof/>
          </w:rPr>
          <w:fldChar w:fldCharType="end"/>
        </w:r>
      </w:ins>
    </w:p>
    <w:p w:rsidR="003E577E" w:rsidRDefault="003E577E">
      <w:pPr>
        <w:pStyle w:val="TOC3"/>
        <w:numPr>
          <w:ins w:id="2473" w:author="Jim Kulp" w:date="2010-01-25T18:52:00Z"/>
        </w:numPr>
        <w:tabs>
          <w:tab w:val="left" w:pos="916"/>
          <w:tab w:val="right" w:leader="dot" w:pos="9350"/>
        </w:tabs>
        <w:rPr>
          <w:ins w:id="2474" w:author="Jim Kulp" w:date="2010-01-25T18:52:00Z"/>
          <w:rFonts w:eastAsiaTheme="minorEastAsia" w:cstheme="minorBidi"/>
          <w:i/>
          <w:noProof/>
          <w:sz w:val="24"/>
          <w:szCs w:val="24"/>
        </w:rPr>
      </w:pPr>
      <w:ins w:id="2475" w:author="Jim Kulp" w:date="2010-01-25T18:52:00Z">
        <w:r>
          <w:rPr>
            <w:noProof/>
          </w:rPr>
          <w:instrText>9.3.1</w:instrText>
        </w:r>
        <w:r>
          <w:rPr>
            <w:rFonts w:eastAsiaTheme="minorEastAsia" w:cstheme="minorBidi"/>
            <w:i/>
            <w:noProof/>
            <w:sz w:val="24"/>
            <w:szCs w:val="24"/>
          </w:rPr>
          <w:tab/>
        </w:r>
        <w:r>
          <w:rPr>
            <w:noProof/>
          </w:rPr>
          <w:instrText>WTI Attribute Summary</w:instrText>
        </w:r>
        <w:r>
          <w:rPr>
            <w:noProof/>
          </w:rPr>
          <w:tab/>
        </w:r>
        <w:r w:rsidR="0094753D">
          <w:rPr>
            <w:noProof/>
          </w:rPr>
          <w:fldChar w:fldCharType="begin"/>
        </w:r>
        <w:r>
          <w:rPr>
            <w:noProof/>
          </w:rPr>
          <w:instrText xml:space="preserve"> PAGEREF _Toc126065009 \h </w:instrText>
        </w:r>
      </w:ins>
      <w:r w:rsidR="00D454E5">
        <w:rPr>
          <w:noProof/>
        </w:rPr>
      </w:r>
      <w:r w:rsidR="0094753D">
        <w:rPr>
          <w:noProof/>
        </w:rPr>
        <w:fldChar w:fldCharType="separate"/>
      </w:r>
      <w:ins w:id="2476" w:author="Jim Kulp" w:date="2010-01-25T18:52:00Z">
        <w:r>
          <w:rPr>
            <w:noProof/>
          </w:rPr>
          <w:instrText>71</w:instrText>
        </w:r>
        <w:r w:rsidR="0094753D">
          <w:rPr>
            <w:noProof/>
          </w:rPr>
          <w:fldChar w:fldCharType="end"/>
        </w:r>
      </w:ins>
    </w:p>
    <w:p w:rsidR="003E577E" w:rsidRDefault="003E577E">
      <w:pPr>
        <w:pStyle w:val="TOC3"/>
        <w:numPr>
          <w:ins w:id="2477" w:author="Jim Kulp" w:date="2010-01-25T18:52:00Z"/>
        </w:numPr>
        <w:tabs>
          <w:tab w:val="left" w:pos="916"/>
          <w:tab w:val="right" w:leader="dot" w:pos="9350"/>
        </w:tabs>
        <w:rPr>
          <w:ins w:id="2478" w:author="Jim Kulp" w:date="2010-01-25T18:52:00Z"/>
          <w:rFonts w:eastAsiaTheme="minorEastAsia" w:cstheme="minorBidi"/>
          <w:i/>
          <w:noProof/>
          <w:sz w:val="24"/>
          <w:szCs w:val="24"/>
        </w:rPr>
      </w:pPr>
      <w:ins w:id="2479" w:author="Jim Kulp" w:date="2010-01-25T18:52:00Z">
        <w:r>
          <w:rPr>
            <w:noProof/>
          </w:rPr>
          <w:instrText>9.3.2</w:instrText>
        </w:r>
        <w:r>
          <w:rPr>
            <w:rFonts w:eastAsiaTheme="minorEastAsia" w:cstheme="minorBidi"/>
            <w:i/>
            <w:noProof/>
            <w:sz w:val="24"/>
            <w:szCs w:val="24"/>
          </w:rPr>
          <w:tab/>
        </w:r>
        <w:r>
          <w:rPr>
            <w:noProof/>
          </w:rPr>
          <w:instrText>WTI Attribute Details</w:instrText>
        </w:r>
        <w:r>
          <w:rPr>
            <w:noProof/>
          </w:rPr>
          <w:tab/>
        </w:r>
        <w:r w:rsidR="0094753D">
          <w:rPr>
            <w:noProof/>
          </w:rPr>
          <w:fldChar w:fldCharType="begin"/>
        </w:r>
        <w:r>
          <w:rPr>
            <w:noProof/>
          </w:rPr>
          <w:instrText xml:space="preserve"> PAGEREF _Toc126065010 \h </w:instrText>
        </w:r>
      </w:ins>
      <w:r w:rsidR="00D454E5">
        <w:rPr>
          <w:noProof/>
        </w:rPr>
      </w:r>
      <w:r w:rsidR="0094753D">
        <w:rPr>
          <w:noProof/>
        </w:rPr>
        <w:fldChar w:fldCharType="separate"/>
      </w:r>
      <w:ins w:id="2480" w:author="Jim Kulp" w:date="2010-01-25T18:52:00Z">
        <w:r>
          <w:rPr>
            <w:noProof/>
          </w:rPr>
          <w:instrText>71</w:instrText>
        </w:r>
        <w:r w:rsidR="0094753D">
          <w:rPr>
            <w:noProof/>
          </w:rPr>
          <w:fldChar w:fldCharType="end"/>
        </w:r>
      </w:ins>
    </w:p>
    <w:p w:rsidR="003E577E" w:rsidRDefault="003E577E">
      <w:pPr>
        <w:pStyle w:val="TOC2"/>
        <w:numPr>
          <w:ins w:id="2481" w:author="Jim Kulp" w:date="2010-01-25T18:52:00Z"/>
        </w:numPr>
        <w:tabs>
          <w:tab w:val="left" w:pos="529"/>
          <w:tab w:val="right" w:leader="dot" w:pos="9350"/>
        </w:tabs>
        <w:rPr>
          <w:ins w:id="2482" w:author="Jim Kulp" w:date="2010-01-25T18:52:00Z"/>
          <w:rFonts w:eastAsiaTheme="minorEastAsia" w:cstheme="minorBidi"/>
          <w:noProof/>
          <w:sz w:val="24"/>
          <w:szCs w:val="24"/>
        </w:rPr>
      </w:pPr>
      <w:ins w:id="2483" w:author="Jim Kulp" w:date="2010-01-25T18:52:00Z">
        <w:r>
          <w:rPr>
            <w:noProof/>
          </w:rPr>
          <w:instrText>9.4</w:instrText>
        </w:r>
        <w:r>
          <w:rPr>
            <w:rFonts w:eastAsiaTheme="minorEastAsia" w:cstheme="minorBidi"/>
            <w:noProof/>
            <w:sz w:val="24"/>
            <w:szCs w:val="24"/>
          </w:rPr>
          <w:tab/>
        </w:r>
        <w:r>
          <w:rPr>
            <w:noProof/>
          </w:rPr>
          <w:instrText>WTI OCP Profile/Configuration Parameters</w:instrText>
        </w:r>
        <w:r>
          <w:rPr>
            <w:noProof/>
          </w:rPr>
          <w:tab/>
        </w:r>
        <w:r w:rsidR="0094753D">
          <w:rPr>
            <w:noProof/>
          </w:rPr>
          <w:fldChar w:fldCharType="begin"/>
        </w:r>
        <w:r>
          <w:rPr>
            <w:noProof/>
          </w:rPr>
          <w:instrText xml:space="preserve"> PAGEREF _Toc126065011 \h </w:instrText>
        </w:r>
      </w:ins>
      <w:r w:rsidR="00D454E5">
        <w:rPr>
          <w:noProof/>
        </w:rPr>
      </w:r>
      <w:r w:rsidR="0094753D">
        <w:rPr>
          <w:noProof/>
        </w:rPr>
        <w:fldChar w:fldCharType="separate"/>
      </w:r>
      <w:ins w:id="2484" w:author="Jim Kulp" w:date="2010-01-25T18:52:00Z">
        <w:r>
          <w:rPr>
            <w:noProof/>
          </w:rPr>
          <w:instrText>71</w:instrText>
        </w:r>
        <w:r w:rsidR="0094753D">
          <w:rPr>
            <w:noProof/>
          </w:rPr>
          <w:fldChar w:fldCharType="end"/>
        </w:r>
      </w:ins>
    </w:p>
    <w:p w:rsidR="003E577E" w:rsidRDefault="003E577E">
      <w:pPr>
        <w:pStyle w:val="TOC2"/>
        <w:numPr>
          <w:ins w:id="2485" w:author="Jim Kulp" w:date="2010-01-25T18:52:00Z"/>
        </w:numPr>
        <w:tabs>
          <w:tab w:val="left" w:pos="529"/>
          <w:tab w:val="right" w:leader="dot" w:pos="9350"/>
        </w:tabs>
        <w:rPr>
          <w:ins w:id="2486" w:author="Jim Kulp" w:date="2010-01-25T18:52:00Z"/>
          <w:rFonts w:eastAsiaTheme="minorEastAsia" w:cstheme="minorBidi"/>
          <w:noProof/>
          <w:sz w:val="24"/>
          <w:szCs w:val="24"/>
        </w:rPr>
      </w:pPr>
      <w:ins w:id="2487" w:author="Jim Kulp" w:date="2010-01-25T18:52:00Z">
        <w:r>
          <w:rPr>
            <w:noProof/>
          </w:rPr>
          <w:instrText>9.5</w:instrText>
        </w:r>
        <w:r>
          <w:rPr>
            <w:rFonts w:eastAsiaTheme="minorEastAsia" w:cstheme="minorBidi"/>
            <w:noProof/>
            <w:sz w:val="24"/>
            <w:szCs w:val="24"/>
          </w:rPr>
          <w:tab/>
        </w:r>
        <w:r>
          <w:rPr>
            <w:noProof/>
          </w:rPr>
          <w:instrText>WTI OCP Signals</w:instrText>
        </w:r>
        <w:r>
          <w:rPr>
            <w:noProof/>
          </w:rPr>
          <w:tab/>
        </w:r>
        <w:r w:rsidR="0094753D">
          <w:rPr>
            <w:noProof/>
          </w:rPr>
          <w:fldChar w:fldCharType="begin"/>
        </w:r>
        <w:r>
          <w:rPr>
            <w:noProof/>
          </w:rPr>
          <w:instrText xml:space="preserve"> PAGEREF _Toc126065012 \h </w:instrText>
        </w:r>
      </w:ins>
      <w:r w:rsidR="00D454E5">
        <w:rPr>
          <w:noProof/>
        </w:rPr>
      </w:r>
      <w:r w:rsidR="0094753D">
        <w:rPr>
          <w:noProof/>
        </w:rPr>
        <w:fldChar w:fldCharType="separate"/>
      </w:r>
      <w:ins w:id="2488" w:author="Jim Kulp" w:date="2010-01-25T18:52:00Z">
        <w:r>
          <w:rPr>
            <w:noProof/>
          </w:rPr>
          <w:instrText>72</w:instrText>
        </w:r>
        <w:r w:rsidR="0094753D">
          <w:rPr>
            <w:noProof/>
          </w:rPr>
          <w:fldChar w:fldCharType="end"/>
        </w:r>
      </w:ins>
    </w:p>
    <w:p w:rsidR="003E577E" w:rsidRDefault="003E577E">
      <w:pPr>
        <w:pStyle w:val="TOC2"/>
        <w:numPr>
          <w:ins w:id="2489" w:author="Jim Kulp" w:date="2010-01-25T18:52:00Z"/>
        </w:numPr>
        <w:tabs>
          <w:tab w:val="left" w:pos="529"/>
          <w:tab w:val="right" w:leader="dot" w:pos="9350"/>
        </w:tabs>
        <w:rPr>
          <w:ins w:id="2490" w:author="Jim Kulp" w:date="2010-01-25T18:52:00Z"/>
          <w:rFonts w:eastAsiaTheme="minorEastAsia" w:cstheme="minorBidi"/>
          <w:noProof/>
          <w:sz w:val="24"/>
          <w:szCs w:val="24"/>
        </w:rPr>
      </w:pPr>
      <w:ins w:id="2491" w:author="Jim Kulp" w:date="2010-01-25T18:52:00Z">
        <w:r>
          <w:rPr>
            <w:noProof/>
          </w:rPr>
          <w:instrText>9.6</w:instrText>
        </w:r>
        <w:r>
          <w:rPr>
            <w:rFonts w:eastAsiaTheme="minorEastAsia" w:cstheme="minorBidi"/>
            <w:noProof/>
            <w:sz w:val="24"/>
            <w:szCs w:val="24"/>
          </w:rPr>
          <w:tab/>
        </w:r>
        <w:r>
          <w:rPr>
            <w:noProof/>
          </w:rPr>
          <w:instrText>WTI Semantics</w:instrText>
        </w:r>
        <w:r>
          <w:rPr>
            <w:noProof/>
          </w:rPr>
          <w:tab/>
        </w:r>
        <w:r w:rsidR="0094753D">
          <w:rPr>
            <w:noProof/>
          </w:rPr>
          <w:fldChar w:fldCharType="begin"/>
        </w:r>
        <w:r>
          <w:rPr>
            <w:noProof/>
          </w:rPr>
          <w:instrText xml:space="preserve"> PAGEREF _Toc126065013 \h </w:instrText>
        </w:r>
      </w:ins>
      <w:r w:rsidR="00D454E5">
        <w:rPr>
          <w:noProof/>
        </w:rPr>
      </w:r>
      <w:r w:rsidR="0094753D">
        <w:rPr>
          <w:noProof/>
        </w:rPr>
        <w:fldChar w:fldCharType="separate"/>
      </w:r>
      <w:ins w:id="2492" w:author="Jim Kulp" w:date="2010-01-25T18:52:00Z">
        <w:r>
          <w:rPr>
            <w:noProof/>
          </w:rPr>
          <w:instrText>72</w:instrText>
        </w:r>
        <w:r w:rsidR="0094753D">
          <w:rPr>
            <w:noProof/>
          </w:rPr>
          <w:fldChar w:fldCharType="end"/>
        </w:r>
      </w:ins>
    </w:p>
    <w:p w:rsidR="003E577E" w:rsidRDefault="003E577E">
      <w:pPr>
        <w:pStyle w:val="TOC3"/>
        <w:numPr>
          <w:ins w:id="2493" w:author="Jim Kulp" w:date="2010-01-25T18:52:00Z"/>
        </w:numPr>
        <w:tabs>
          <w:tab w:val="left" w:pos="916"/>
          <w:tab w:val="right" w:leader="dot" w:pos="9350"/>
        </w:tabs>
        <w:rPr>
          <w:ins w:id="2494" w:author="Jim Kulp" w:date="2010-01-25T18:52:00Z"/>
          <w:rFonts w:eastAsiaTheme="minorEastAsia" w:cstheme="minorBidi"/>
          <w:i/>
          <w:noProof/>
          <w:sz w:val="24"/>
          <w:szCs w:val="24"/>
        </w:rPr>
      </w:pPr>
      <w:ins w:id="2495" w:author="Jim Kulp" w:date="2010-01-25T18:52:00Z">
        <w:r>
          <w:rPr>
            <w:noProof/>
          </w:rPr>
          <w:instrText>9.6.1</w:instrText>
        </w:r>
        <w:r>
          <w:rPr>
            <w:rFonts w:eastAsiaTheme="minorEastAsia" w:cstheme="minorBidi"/>
            <w:i/>
            <w:noProof/>
            <w:sz w:val="24"/>
            <w:szCs w:val="24"/>
          </w:rPr>
          <w:tab/>
        </w:r>
        <w:r>
          <w:rPr>
            <w:noProof/>
          </w:rPr>
          <w:instrText>Indicating to the worker when time is valid and available</w:instrText>
        </w:r>
        <w:r>
          <w:rPr>
            <w:noProof/>
          </w:rPr>
          <w:tab/>
        </w:r>
        <w:r w:rsidR="0094753D">
          <w:rPr>
            <w:noProof/>
          </w:rPr>
          <w:fldChar w:fldCharType="begin"/>
        </w:r>
        <w:r>
          <w:rPr>
            <w:noProof/>
          </w:rPr>
          <w:instrText xml:space="preserve"> PAGEREF _Toc126065014 \h </w:instrText>
        </w:r>
      </w:ins>
      <w:r w:rsidR="00D454E5">
        <w:rPr>
          <w:noProof/>
        </w:rPr>
      </w:r>
      <w:r w:rsidR="0094753D">
        <w:rPr>
          <w:noProof/>
        </w:rPr>
        <w:fldChar w:fldCharType="separate"/>
      </w:r>
      <w:ins w:id="2496" w:author="Jim Kulp" w:date="2010-01-25T18:52:00Z">
        <w:r>
          <w:rPr>
            <w:noProof/>
          </w:rPr>
          <w:instrText>73</w:instrText>
        </w:r>
        <w:r w:rsidR="0094753D">
          <w:rPr>
            <w:noProof/>
          </w:rPr>
          <w:fldChar w:fldCharType="end"/>
        </w:r>
      </w:ins>
    </w:p>
    <w:p w:rsidR="003E577E" w:rsidRDefault="003E577E">
      <w:pPr>
        <w:pStyle w:val="TOC3"/>
        <w:numPr>
          <w:ins w:id="2497" w:author="Jim Kulp" w:date="2010-01-25T18:52:00Z"/>
        </w:numPr>
        <w:tabs>
          <w:tab w:val="left" w:pos="916"/>
          <w:tab w:val="right" w:leader="dot" w:pos="9350"/>
        </w:tabs>
        <w:rPr>
          <w:ins w:id="2498" w:author="Jim Kulp" w:date="2010-01-25T18:52:00Z"/>
          <w:rFonts w:eastAsiaTheme="minorEastAsia" w:cstheme="minorBidi"/>
          <w:i/>
          <w:noProof/>
          <w:sz w:val="24"/>
          <w:szCs w:val="24"/>
        </w:rPr>
      </w:pPr>
      <w:ins w:id="2499" w:author="Jim Kulp" w:date="2010-01-25T18:52:00Z">
        <w:r>
          <w:rPr>
            <w:noProof/>
          </w:rPr>
          <w:instrText>9.6.2</w:instrText>
        </w:r>
        <w:r>
          <w:rPr>
            <w:rFonts w:eastAsiaTheme="minorEastAsia" w:cstheme="minorBidi"/>
            <w:i/>
            <w:noProof/>
            <w:sz w:val="24"/>
            <w:szCs w:val="24"/>
          </w:rPr>
          <w:tab/>
        </w:r>
        <w:r>
          <w:rPr>
            <w:noProof/>
          </w:rPr>
          <w:instrText>Indicating to the infrastructure when time is not required</w:instrText>
        </w:r>
        <w:r>
          <w:rPr>
            <w:noProof/>
          </w:rPr>
          <w:tab/>
        </w:r>
        <w:r w:rsidR="0094753D">
          <w:rPr>
            <w:noProof/>
          </w:rPr>
          <w:fldChar w:fldCharType="begin"/>
        </w:r>
        <w:r>
          <w:rPr>
            <w:noProof/>
          </w:rPr>
          <w:instrText xml:space="preserve"> PAGEREF _Toc126065015 \h </w:instrText>
        </w:r>
      </w:ins>
      <w:r w:rsidR="00D454E5">
        <w:rPr>
          <w:noProof/>
        </w:rPr>
      </w:r>
      <w:r w:rsidR="0094753D">
        <w:rPr>
          <w:noProof/>
        </w:rPr>
        <w:fldChar w:fldCharType="separate"/>
      </w:r>
      <w:ins w:id="2500" w:author="Jim Kulp" w:date="2010-01-25T18:52:00Z">
        <w:r>
          <w:rPr>
            <w:noProof/>
          </w:rPr>
          <w:instrText>73</w:instrText>
        </w:r>
        <w:r w:rsidR="0094753D">
          <w:rPr>
            <w:noProof/>
          </w:rPr>
          <w:fldChar w:fldCharType="end"/>
        </w:r>
      </w:ins>
    </w:p>
    <w:p w:rsidR="003E577E" w:rsidRDefault="003E577E">
      <w:pPr>
        <w:pStyle w:val="TOC3"/>
        <w:numPr>
          <w:ins w:id="2501" w:author="Jim Kulp" w:date="2010-01-25T18:52:00Z"/>
        </w:numPr>
        <w:tabs>
          <w:tab w:val="left" w:pos="916"/>
          <w:tab w:val="right" w:leader="dot" w:pos="9350"/>
        </w:tabs>
        <w:rPr>
          <w:ins w:id="2502" w:author="Jim Kulp" w:date="2010-01-25T18:52:00Z"/>
          <w:rFonts w:eastAsiaTheme="minorEastAsia" w:cstheme="minorBidi"/>
          <w:i/>
          <w:noProof/>
          <w:sz w:val="24"/>
          <w:szCs w:val="24"/>
        </w:rPr>
      </w:pPr>
      <w:ins w:id="2503" w:author="Jim Kulp" w:date="2010-01-25T18:52:00Z">
        <w:r>
          <w:rPr>
            <w:noProof/>
          </w:rPr>
          <w:instrText>9.6.3</w:instrText>
        </w:r>
        <w:r>
          <w:rPr>
            <w:rFonts w:eastAsiaTheme="minorEastAsia" w:cstheme="minorBidi"/>
            <w:i/>
            <w:noProof/>
            <w:sz w:val="24"/>
            <w:szCs w:val="24"/>
          </w:rPr>
          <w:tab/>
        </w:r>
        <w:r>
          <w:rPr>
            <w:noProof/>
          </w:rPr>
          <w:instrText>The simplest case</w:instrText>
        </w:r>
        <w:r>
          <w:rPr>
            <w:noProof/>
          </w:rPr>
          <w:tab/>
        </w:r>
        <w:r w:rsidR="0094753D">
          <w:rPr>
            <w:noProof/>
          </w:rPr>
          <w:fldChar w:fldCharType="begin"/>
        </w:r>
        <w:r>
          <w:rPr>
            <w:noProof/>
          </w:rPr>
          <w:instrText xml:space="preserve"> PAGEREF _Toc126065016 \h </w:instrText>
        </w:r>
      </w:ins>
      <w:r w:rsidR="00D454E5">
        <w:rPr>
          <w:noProof/>
        </w:rPr>
      </w:r>
      <w:r w:rsidR="0094753D">
        <w:rPr>
          <w:noProof/>
        </w:rPr>
        <w:fldChar w:fldCharType="separate"/>
      </w:r>
      <w:ins w:id="2504" w:author="Jim Kulp" w:date="2010-01-25T18:52:00Z">
        <w:r>
          <w:rPr>
            <w:noProof/>
          </w:rPr>
          <w:instrText>73</w:instrText>
        </w:r>
        <w:r w:rsidR="0094753D">
          <w:rPr>
            <w:noProof/>
          </w:rPr>
          <w:fldChar w:fldCharType="end"/>
        </w:r>
      </w:ins>
    </w:p>
    <w:p w:rsidR="003E577E" w:rsidRDefault="003E577E">
      <w:pPr>
        <w:pStyle w:val="TOC2"/>
        <w:numPr>
          <w:ins w:id="2505" w:author="Jim Kulp" w:date="2010-01-25T18:52:00Z"/>
        </w:numPr>
        <w:tabs>
          <w:tab w:val="left" w:pos="529"/>
          <w:tab w:val="right" w:leader="dot" w:pos="9350"/>
        </w:tabs>
        <w:rPr>
          <w:ins w:id="2506" w:author="Jim Kulp" w:date="2010-01-25T18:52:00Z"/>
          <w:rFonts w:eastAsiaTheme="minorEastAsia" w:cstheme="minorBidi"/>
          <w:noProof/>
          <w:sz w:val="24"/>
          <w:szCs w:val="24"/>
        </w:rPr>
      </w:pPr>
      <w:ins w:id="2507" w:author="Jim Kulp" w:date="2010-01-25T18:52:00Z">
        <w:r>
          <w:rPr>
            <w:noProof/>
          </w:rPr>
          <w:instrText>9.7</w:instrText>
        </w:r>
        <w:r>
          <w:rPr>
            <w:rFonts w:eastAsiaTheme="minorEastAsia" w:cstheme="minorBidi"/>
            <w:noProof/>
            <w:sz w:val="24"/>
            <w:szCs w:val="24"/>
          </w:rPr>
          <w:tab/>
        </w:r>
        <w:r>
          <w:rPr>
            <w:noProof/>
          </w:rPr>
          <w:instrText>WTI Infrastructure Issues</w:instrText>
        </w:r>
        <w:r>
          <w:rPr>
            <w:noProof/>
          </w:rPr>
          <w:tab/>
        </w:r>
        <w:r w:rsidR="0094753D">
          <w:rPr>
            <w:noProof/>
          </w:rPr>
          <w:fldChar w:fldCharType="begin"/>
        </w:r>
        <w:r>
          <w:rPr>
            <w:noProof/>
          </w:rPr>
          <w:instrText xml:space="preserve"> PAGEREF _Toc126065017 \h </w:instrText>
        </w:r>
      </w:ins>
      <w:r w:rsidR="00D454E5">
        <w:rPr>
          <w:noProof/>
        </w:rPr>
      </w:r>
      <w:r w:rsidR="0094753D">
        <w:rPr>
          <w:noProof/>
        </w:rPr>
        <w:fldChar w:fldCharType="separate"/>
      </w:r>
      <w:ins w:id="2508" w:author="Jim Kulp" w:date="2010-01-25T18:52:00Z">
        <w:r>
          <w:rPr>
            <w:noProof/>
          </w:rPr>
          <w:instrText>73</w:instrText>
        </w:r>
        <w:r w:rsidR="0094753D">
          <w:rPr>
            <w:noProof/>
          </w:rPr>
          <w:fldChar w:fldCharType="end"/>
        </w:r>
      </w:ins>
    </w:p>
    <w:p w:rsidR="003E577E" w:rsidRDefault="003E577E">
      <w:pPr>
        <w:pStyle w:val="TOC3"/>
        <w:numPr>
          <w:ins w:id="2509" w:author="Jim Kulp" w:date="2010-01-25T18:52:00Z"/>
        </w:numPr>
        <w:tabs>
          <w:tab w:val="left" w:pos="916"/>
          <w:tab w:val="right" w:leader="dot" w:pos="9350"/>
        </w:tabs>
        <w:rPr>
          <w:ins w:id="2510" w:author="Jim Kulp" w:date="2010-01-25T18:52:00Z"/>
          <w:rFonts w:eastAsiaTheme="minorEastAsia" w:cstheme="minorBidi"/>
          <w:i/>
          <w:noProof/>
          <w:sz w:val="24"/>
          <w:szCs w:val="24"/>
        </w:rPr>
      </w:pPr>
      <w:ins w:id="2511" w:author="Jim Kulp" w:date="2010-01-25T18:52:00Z">
        <w:r>
          <w:rPr>
            <w:noProof/>
          </w:rPr>
          <w:instrText>9.7.1</w:instrText>
        </w:r>
        <w:r>
          <w:rPr>
            <w:rFonts w:eastAsiaTheme="minorEastAsia" w:cstheme="minorBidi"/>
            <w:i/>
            <w:noProof/>
            <w:sz w:val="24"/>
            <w:szCs w:val="24"/>
          </w:rPr>
          <w:tab/>
        </w:r>
        <w:r>
          <w:rPr>
            <w:noProof/>
          </w:rPr>
          <w:instrText>Time not needed</w:instrText>
        </w:r>
        <w:r>
          <w:rPr>
            <w:noProof/>
          </w:rPr>
          <w:tab/>
        </w:r>
        <w:r w:rsidR="0094753D">
          <w:rPr>
            <w:noProof/>
          </w:rPr>
          <w:fldChar w:fldCharType="begin"/>
        </w:r>
        <w:r>
          <w:rPr>
            <w:noProof/>
          </w:rPr>
          <w:instrText xml:space="preserve"> PAGEREF _Toc126065018 \h </w:instrText>
        </w:r>
      </w:ins>
      <w:r w:rsidR="00D454E5">
        <w:rPr>
          <w:noProof/>
        </w:rPr>
      </w:r>
      <w:r w:rsidR="0094753D">
        <w:rPr>
          <w:noProof/>
        </w:rPr>
        <w:fldChar w:fldCharType="separate"/>
      </w:r>
      <w:ins w:id="2512" w:author="Jim Kulp" w:date="2010-01-25T18:52:00Z">
        <w:r>
          <w:rPr>
            <w:noProof/>
          </w:rPr>
          <w:instrText>73</w:instrText>
        </w:r>
        <w:r w:rsidR="0094753D">
          <w:rPr>
            <w:noProof/>
          </w:rPr>
          <w:fldChar w:fldCharType="end"/>
        </w:r>
      </w:ins>
    </w:p>
    <w:p w:rsidR="003E577E" w:rsidRDefault="003E577E">
      <w:pPr>
        <w:pStyle w:val="TOC3"/>
        <w:numPr>
          <w:ins w:id="2513" w:author="Jim Kulp" w:date="2010-01-25T18:52:00Z"/>
        </w:numPr>
        <w:tabs>
          <w:tab w:val="left" w:pos="916"/>
          <w:tab w:val="right" w:leader="dot" w:pos="9350"/>
        </w:tabs>
        <w:rPr>
          <w:ins w:id="2514" w:author="Jim Kulp" w:date="2010-01-25T18:52:00Z"/>
          <w:rFonts w:eastAsiaTheme="minorEastAsia" w:cstheme="minorBidi"/>
          <w:i/>
          <w:noProof/>
          <w:sz w:val="24"/>
          <w:szCs w:val="24"/>
        </w:rPr>
      </w:pPr>
      <w:ins w:id="2515" w:author="Jim Kulp" w:date="2010-01-25T18:52:00Z">
        <w:r>
          <w:rPr>
            <w:noProof/>
          </w:rPr>
          <w:instrText>9.7.2</w:instrText>
        </w:r>
        <w:r>
          <w:rPr>
            <w:rFonts w:eastAsiaTheme="minorEastAsia" w:cstheme="minorBidi"/>
            <w:i/>
            <w:noProof/>
            <w:sz w:val="24"/>
            <w:szCs w:val="24"/>
          </w:rPr>
          <w:tab/>
        </w:r>
        <w:r>
          <w:rPr>
            <w:noProof/>
          </w:rPr>
          <w:instrText>Time not available</w:instrText>
        </w:r>
        <w:r>
          <w:rPr>
            <w:noProof/>
          </w:rPr>
          <w:tab/>
        </w:r>
        <w:r w:rsidR="0094753D">
          <w:rPr>
            <w:noProof/>
          </w:rPr>
          <w:fldChar w:fldCharType="begin"/>
        </w:r>
        <w:r>
          <w:rPr>
            <w:noProof/>
          </w:rPr>
          <w:instrText xml:space="preserve"> PAGEREF _Toc126065019 \h </w:instrText>
        </w:r>
      </w:ins>
      <w:r w:rsidR="00D454E5">
        <w:rPr>
          <w:noProof/>
        </w:rPr>
      </w:r>
      <w:r w:rsidR="0094753D">
        <w:rPr>
          <w:noProof/>
        </w:rPr>
        <w:fldChar w:fldCharType="separate"/>
      </w:r>
      <w:ins w:id="2516" w:author="Jim Kulp" w:date="2010-01-25T18:52:00Z">
        <w:r>
          <w:rPr>
            <w:noProof/>
          </w:rPr>
          <w:instrText>73</w:instrText>
        </w:r>
        <w:r w:rsidR="0094753D">
          <w:rPr>
            <w:noProof/>
          </w:rPr>
          <w:fldChar w:fldCharType="end"/>
        </w:r>
      </w:ins>
    </w:p>
    <w:p w:rsidR="003E577E" w:rsidRDefault="003E577E">
      <w:pPr>
        <w:pStyle w:val="TOC1"/>
        <w:numPr>
          <w:ins w:id="2517" w:author="Jim Kulp" w:date="2010-01-25T18:52:00Z"/>
        </w:numPr>
        <w:tabs>
          <w:tab w:val="left" w:pos="483"/>
          <w:tab w:val="right" w:leader="dot" w:pos="9350"/>
        </w:tabs>
        <w:rPr>
          <w:ins w:id="2518" w:author="Jim Kulp" w:date="2010-01-25T18:52:00Z"/>
          <w:rFonts w:eastAsiaTheme="minorEastAsia" w:cstheme="minorBidi"/>
          <w:b w:val="0"/>
          <w:noProof/>
        </w:rPr>
      </w:pPr>
      <w:ins w:id="2519" w:author="Jim Kulp" w:date="2010-01-25T18:52:00Z">
        <w:r>
          <w:rPr>
            <w:noProof/>
          </w:rPr>
          <w:instrText>10</w:instrText>
        </w:r>
        <w:r>
          <w:rPr>
            <w:rFonts w:eastAsiaTheme="minorEastAsia" w:cstheme="minorBidi"/>
            <w:b w:val="0"/>
            <w:noProof/>
          </w:rPr>
          <w:tab/>
        </w:r>
        <w:r>
          <w:rPr>
            <w:noProof/>
          </w:rPr>
          <w:instrText>WIP XML Schema</w:instrText>
        </w:r>
        <w:r>
          <w:rPr>
            <w:noProof/>
          </w:rPr>
          <w:tab/>
        </w:r>
        <w:r w:rsidR="0094753D">
          <w:rPr>
            <w:noProof/>
          </w:rPr>
          <w:fldChar w:fldCharType="begin"/>
        </w:r>
        <w:r>
          <w:rPr>
            <w:noProof/>
          </w:rPr>
          <w:instrText xml:space="preserve"> PAGEREF _Toc126065020 \h </w:instrText>
        </w:r>
      </w:ins>
      <w:r w:rsidR="00D454E5">
        <w:rPr>
          <w:noProof/>
        </w:rPr>
      </w:r>
      <w:r w:rsidR="0094753D">
        <w:rPr>
          <w:noProof/>
        </w:rPr>
        <w:fldChar w:fldCharType="separate"/>
      </w:r>
      <w:ins w:id="2520" w:author="Jim Kulp" w:date="2010-01-25T18:52:00Z">
        <w:r>
          <w:rPr>
            <w:noProof/>
          </w:rPr>
          <w:instrText>74</w:instrText>
        </w:r>
        <w:r w:rsidR="0094753D">
          <w:rPr>
            <w:noProof/>
          </w:rPr>
          <w:fldChar w:fldCharType="end"/>
        </w:r>
      </w:ins>
    </w:p>
    <w:p w:rsidR="003E577E" w:rsidRDefault="003E577E">
      <w:pPr>
        <w:pStyle w:val="TOC2"/>
        <w:numPr>
          <w:ins w:id="2521" w:author="Jim Kulp" w:date="2010-01-25T18:52:00Z"/>
        </w:numPr>
        <w:tabs>
          <w:tab w:val="left" w:pos="651"/>
          <w:tab w:val="right" w:leader="dot" w:pos="9350"/>
        </w:tabs>
        <w:rPr>
          <w:ins w:id="2522" w:author="Jim Kulp" w:date="2010-01-25T18:52:00Z"/>
          <w:rFonts w:eastAsiaTheme="minorEastAsia" w:cstheme="minorBidi"/>
          <w:noProof/>
          <w:sz w:val="24"/>
          <w:szCs w:val="24"/>
        </w:rPr>
      </w:pPr>
      <w:ins w:id="2523" w:author="Jim Kulp" w:date="2010-01-25T18:52:00Z">
        <w:r>
          <w:rPr>
            <w:noProof/>
          </w:rPr>
          <w:instrText>10.1</w:instrText>
        </w:r>
        <w:r>
          <w:rPr>
            <w:rFonts w:eastAsiaTheme="minorEastAsia" w:cstheme="minorBidi"/>
            <w:noProof/>
            <w:sz w:val="24"/>
            <w:szCs w:val="24"/>
          </w:rPr>
          <w:tab/>
        </w:r>
        <w:r>
          <w:rPr>
            <w:noProof/>
          </w:rPr>
          <w:instrText>Introduction</w:instrText>
        </w:r>
        <w:r>
          <w:rPr>
            <w:noProof/>
          </w:rPr>
          <w:tab/>
        </w:r>
        <w:r w:rsidR="0094753D">
          <w:rPr>
            <w:noProof/>
          </w:rPr>
          <w:fldChar w:fldCharType="begin"/>
        </w:r>
        <w:r>
          <w:rPr>
            <w:noProof/>
          </w:rPr>
          <w:instrText xml:space="preserve"> PAGEREF _Toc126065021 \h </w:instrText>
        </w:r>
      </w:ins>
      <w:r w:rsidR="00D454E5">
        <w:rPr>
          <w:noProof/>
        </w:rPr>
      </w:r>
      <w:r w:rsidR="0094753D">
        <w:rPr>
          <w:noProof/>
        </w:rPr>
        <w:fldChar w:fldCharType="separate"/>
      </w:r>
      <w:ins w:id="2524" w:author="Jim Kulp" w:date="2010-01-25T18:52:00Z">
        <w:r>
          <w:rPr>
            <w:noProof/>
          </w:rPr>
          <w:instrText>74</w:instrText>
        </w:r>
        <w:r w:rsidR="0094753D">
          <w:rPr>
            <w:noProof/>
          </w:rPr>
          <w:fldChar w:fldCharType="end"/>
        </w:r>
      </w:ins>
    </w:p>
    <w:p w:rsidR="003E577E" w:rsidRDefault="003E577E">
      <w:pPr>
        <w:pStyle w:val="TOC2"/>
        <w:numPr>
          <w:ins w:id="2525" w:author="Jim Kulp" w:date="2010-01-25T18:52:00Z"/>
        </w:numPr>
        <w:tabs>
          <w:tab w:val="left" w:pos="651"/>
          <w:tab w:val="right" w:leader="dot" w:pos="9350"/>
        </w:tabs>
        <w:rPr>
          <w:ins w:id="2526" w:author="Jim Kulp" w:date="2010-01-25T18:52:00Z"/>
          <w:rFonts w:eastAsiaTheme="minorEastAsia" w:cstheme="minorBidi"/>
          <w:noProof/>
          <w:sz w:val="24"/>
          <w:szCs w:val="24"/>
        </w:rPr>
      </w:pPr>
      <w:ins w:id="2527" w:author="Jim Kulp" w:date="2010-01-25T18:52:00Z">
        <w:r>
          <w:rPr>
            <w:noProof/>
          </w:rPr>
          <w:instrText>10.2</w:instrText>
        </w:r>
        <w:r>
          <w:rPr>
            <w:rFonts w:eastAsiaTheme="minorEastAsia" w:cstheme="minorBidi"/>
            <w:noProof/>
            <w:sz w:val="24"/>
            <w:szCs w:val="24"/>
          </w:rPr>
          <w:tab/>
        </w:r>
        <w:r>
          <w:rPr>
            <w:noProof/>
          </w:rPr>
          <w:instrText>Quick XML Introduction</w:instrText>
        </w:r>
        <w:r>
          <w:rPr>
            <w:noProof/>
          </w:rPr>
          <w:tab/>
        </w:r>
        <w:r w:rsidR="0094753D">
          <w:rPr>
            <w:noProof/>
          </w:rPr>
          <w:fldChar w:fldCharType="begin"/>
        </w:r>
        <w:r>
          <w:rPr>
            <w:noProof/>
          </w:rPr>
          <w:instrText xml:space="preserve"> PAGEREF _Toc126065022 \h </w:instrText>
        </w:r>
      </w:ins>
      <w:r w:rsidR="00D454E5">
        <w:rPr>
          <w:noProof/>
        </w:rPr>
      </w:r>
      <w:r w:rsidR="0094753D">
        <w:rPr>
          <w:noProof/>
        </w:rPr>
        <w:fldChar w:fldCharType="separate"/>
      </w:r>
      <w:ins w:id="2528" w:author="Jim Kulp" w:date="2010-01-25T18:52:00Z">
        <w:r>
          <w:rPr>
            <w:noProof/>
          </w:rPr>
          <w:instrText>74</w:instrText>
        </w:r>
        <w:r w:rsidR="0094753D">
          <w:rPr>
            <w:noProof/>
          </w:rPr>
          <w:fldChar w:fldCharType="end"/>
        </w:r>
      </w:ins>
    </w:p>
    <w:p w:rsidR="003E577E" w:rsidRDefault="003E577E">
      <w:pPr>
        <w:pStyle w:val="TOC2"/>
        <w:numPr>
          <w:ins w:id="2529" w:author="Jim Kulp" w:date="2010-01-25T18:52:00Z"/>
        </w:numPr>
        <w:tabs>
          <w:tab w:val="left" w:pos="651"/>
          <w:tab w:val="right" w:leader="dot" w:pos="9350"/>
        </w:tabs>
        <w:rPr>
          <w:ins w:id="2530" w:author="Jim Kulp" w:date="2010-01-25T18:52:00Z"/>
          <w:rFonts w:eastAsiaTheme="minorEastAsia" w:cstheme="minorBidi"/>
          <w:noProof/>
          <w:sz w:val="24"/>
          <w:szCs w:val="24"/>
        </w:rPr>
      </w:pPr>
      <w:ins w:id="2531" w:author="Jim Kulp" w:date="2010-01-25T18:52:00Z">
        <w:r>
          <w:rPr>
            <w:noProof/>
          </w:rPr>
          <w:instrText>10.3</w:instrText>
        </w:r>
        <w:r>
          <w:rPr>
            <w:rFonts w:eastAsiaTheme="minorEastAsia" w:cstheme="minorBidi"/>
            <w:noProof/>
            <w:sz w:val="24"/>
            <w:szCs w:val="24"/>
          </w:rPr>
          <w:tab/>
        </w:r>
        <w:r>
          <w:rPr>
            <w:noProof/>
          </w:rPr>
          <w:instrText>Top Level Element: Component Specification</w:instrText>
        </w:r>
        <w:r>
          <w:rPr>
            <w:noProof/>
          </w:rPr>
          <w:tab/>
        </w:r>
        <w:r w:rsidR="0094753D">
          <w:rPr>
            <w:noProof/>
          </w:rPr>
          <w:fldChar w:fldCharType="begin"/>
        </w:r>
        <w:r>
          <w:rPr>
            <w:noProof/>
          </w:rPr>
          <w:instrText xml:space="preserve"> PAGEREF _Toc126065023 \h </w:instrText>
        </w:r>
      </w:ins>
      <w:r w:rsidR="00D454E5">
        <w:rPr>
          <w:noProof/>
        </w:rPr>
      </w:r>
      <w:r w:rsidR="0094753D">
        <w:rPr>
          <w:noProof/>
        </w:rPr>
        <w:fldChar w:fldCharType="separate"/>
      </w:r>
      <w:ins w:id="2532" w:author="Jim Kulp" w:date="2010-01-25T18:52:00Z">
        <w:r>
          <w:rPr>
            <w:noProof/>
          </w:rPr>
          <w:instrText>75</w:instrText>
        </w:r>
        <w:r w:rsidR="0094753D">
          <w:rPr>
            <w:noProof/>
          </w:rPr>
          <w:fldChar w:fldCharType="end"/>
        </w:r>
      </w:ins>
    </w:p>
    <w:p w:rsidR="003E577E" w:rsidRDefault="003E577E">
      <w:pPr>
        <w:pStyle w:val="TOC3"/>
        <w:numPr>
          <w:ins w:id="2533" w:author="Jim Kulp" w:date="2010-01-25T18:52:00Z"/>
        </w:numPr>
        <w:tabs>
          <w:tab w:val="left" w:pos="1033"/>
          <w:tab w:val="right" w:leader="dot" w:pos="9350"/>
        </w:tabs>
        <w:rPr>
          <w:ins w:id="2534" w:author="Jim Kulp" w:date="2010-01-25T18:52:00Z"/>
          <w:rFonts w:eastAsiaTheme="minorEastAsia" w:cstheme="minorBidi"/>
          <w:i/>
          <w:noProof/>
          <w:sz w:val="24"/>
          <w:szCs w:val="24"/>
        </w:rPr>
      </w:pPr>
      <w:ins w:id="2535" w:author="Jim Kulp" w:date="2010-01-25T18:52:00Z">
        <w:r>
          <w:rPr>
            <w:noProof/>
          </w:rPr>
          <w:instrText>10.3.1</w:instrText>
        </w:r>
        <w:r>
          <w:rPr>
            <w:rFonts w:eastAsiaTheme="minorEastAsia" w:cstheme="minorBidi"/>
            <w:i/>
            <w:noProof/>
            <w:sz w:val="24"/>
            <w:szCs w:val="24"/>
          </w:rPr>
          <w:tab/>
        </w:r>
        <w:r>
          <w:rPr>
            <w:noProof/>
          </w:rPr>
          <w:instrText>Attributes of a Component Specification</w:instrText>
        </w:r>
        <w:r>
          <w:rPr>
            <w:noProof/>
          </w:rPr>
          <w:tab/>
        </w:r>
        <w:r w:rsidR="0094753D">
          <w:rPr>
            <w:noProof/>
          </w:rPr>
          <w:fldChar w:fldCharType="begin"/>
        </w:r>
        <w:r>
          <w:rPr>
            <w:noProof/>
          </w:rPr>
          <w:instrText xml:space="preserve"> PAGEREF _Toc126065024 \h </w:instrText>
        </w:r>
      </w:ins>
      <w:r w:rsidR="00D454E5">
        <w:rPr>
          <w:noProof/>
        </w:rPr>
      </w:r>
      <w:r w:rsidR="0094753D">
        <w:rPr>
          <w:noProof/>
        </w:rPr>
        <w:fldChar w:fldCharType="separate"/>
      </w:r>
      <w:ins w:id="2536" w:author="Jim Kulp" w:date="2010-01-25T18:52:00Z">
        <w:r>
          <w:rPr>
            <w:noProof/>
          </w:rPr>
          <w:instrText>76</w:instrText>
        </w:r>
        <w:r w:rsidR="0094753D">
          <w:rPr>
            <w:noProof/>
          </w:rPr>
          <w:fldChar w:fldCharType="end"/>
        </w:r>
      </w:ins>
    </w:p>
    <w:p w:rsidR="003E577E" w:rsidRDefault="003E577E">
      <w:pPr>
        <w:pStyle w:val="TOC3"/>
        <w:numPr>
          <w:ins w:id="2537" w:author="Jim Kulp" w:date="2010-01-25T18:52:00Z"/>
        </w:numPr>
        <w:tabs>
          <w:tab w:val="left" w:pos="1033"/>
          <w:tab w:val="right" w:leader="dot" w:pos="9350"/>
        </w:tabs>
        <w:rPr>
          <w:ins w:id="2538" w:author="Jim Kulp" w:date="2010-01-25T18:52:00Z"/>
          <w:rFonts w:eastAsiaTheme="minorEastAsia" w:cstheme="minorBidi"/>
          <w:i/>
          <w:noProof/>
          <w:sz w:val="24"/>
          <w:szCs w:val="24"/>
        </w:rPr>
      </w:pPr>
      <w:ins w:id="2539" w:author="Jim Kulp" w:date="2010-01-25T18:52:00Z">
        <w:r>
          <w:rPr>
            <w:noProof/>
          </w:rPr>
          <w:instrText>10.3.2</w:instrText>
        </w:r>
        <w:r>
          <w:rPr>
            <w:rFonts w:eastAsiaTheme="minorEastAsia" w:cstheme="minorBidi"/>
            <w:i/>
            <w:noProof/>
            <w:sz w:val="24"/>
            <w:szCs w:val="24"/>
          </w:rPr>
          <w:tab/>
        </w:r>
        <w:r>
          <w:rPr>
            <w:noProof/>
          </w:rPr>
          <w:instrText>Control Plane Aspects of a Component Specification</w:instrText>
        </w:r>
        <w:r>
          <w:rPr>
            <w:noProof/>
          </w:rPr>
          <w:tab/>
        </w:r>
        <w:r w:rsidR="0094753D">
          <w:rPr>
            <w:noProof/>
          </w:rPr>
          <w:fldChar w:fldCharType="begin"/>
        </w:r>
        <w:r>
          <w:rPr>
            <w:noProof/>
          </w:rPr>
          <w:instrText xml:space="preserve"> PAGEREF _Toc126065025 \h </w:instrText>
        </w:r>
      </w:ins>
      <w:r w:rsidR="00D454E5">
        <w:rPr>
          <w:noProof/>
        </w:rPr>
      </w:r>
      <w:r w:rsidR="0094753D">
        <w:rPr>
          <w:noProof/>
        </w:rPr>
        <w:fldChar w:fldCharType="separate"/>
      </w:r>
      <w:ins w:id="2540" w:author="Jim Kulp" w:date="2010-01-25T18:52:00Z">
        <w:r>
          <w:rPr>
            <w:noProof/>
          </w:rPr>
          <w:instrText>76</w:instrText>
        </w:r>
        <w:r w:rsidR="0094753D">
          <w:rPr>
            <w:noProof/>
          </w:rPr>
          <w:fldChar w:fldCharType="end"/>
        </w:r>
      </w:ins>
    </w:p>
    <w:p w:rsidR="003E577E" w:rsidRDefault="003E577E">
      <w:pPr>
        <w:pStyle w:val="TOC3"/>
        <w:numPr>
          <w:ins w:id="2541" w:author="Jim Kulp" w:date="2010-01-25T18:52:00Z"/>
        </w:numPr>
        <w:tabs>
          <w:tab w:val="left" w:pos="1033"/>
          <w:tab w:val="right" w:leader="dot" w:pos="9350"/>
        </w:tabs>
        <w:rPr>
          <w:ins w:id="2542" w:author="Jim Kulp" w:date="2010-01-25T18:52:00Z"/>
          <w:rFonts w:eastAsiaTheme="minorEastAsia" w:cstheme="minorBidi"/>
          <w:i/>
          <w:noProof/>
          <w:sz w:val="24"/>
          <w:szCs w:val="24"/>
        </w:rPr>
      </w:pPr>
      <w:ins w:id="2543" w:author="Jim Kulp" w:date="2010-01-25T18:52:00Z">
        <w:r>
          <w:rPr>
            <w:noProof/>
          </w:rPr>
          <w:instrText>10.3.3</w:instrText>
        </w:r>
        <w:r>
          <w:rPr>
            <w:rFonts w:eastAsiaTheme="minorEastAsia" w:cstheme="minorBidi"/>
            <w:i/>
            <w:noProof/>
            <w:sz w:val="24"/>
            <w:szCs w:val="24"/>
          </w:rPr>
          <w:tab/>
        </w:r>
        <w:r>
          <w:rPr>
            <w:noProof/>
          </w:rPr>
          <w:instrText>Data Plane Aspects of a Component Specification</w:instrText>
        </w:r>
        <w:r>
          <w:rPr>
            <w:noProof/>
          </w:rPr>
          <w:tab/>
        </w:r>
        <w:r w:rsidR="0094753D">
          <w:rPr>
            <w:noProof/>
          </w:rPr>
          <w:fldChar w:fldCharType="begin"/>
        </w:r>
        <w:r>
          <w:rPr>
            <w:noProof/>
          </w:rPr>
          <w:instrText xml:space="preserve"> PAGEREF _Toc126065026 \h </w:instrText>
        </w:r>
      </w:ins>
      <w:r w:rsidR="00D454E5">
        <w:rPr>
          <w:noProof/>
        </w:rPr>
      </w:r>
      <w:r w:rsidR="0094753D">
        <w:rPr>
          <w:noProof/>
        </w:rPr>
        <w:fldChar w:fldCharType="separate"/>
      </w:r>
      <w:ins w:id="2544" w:author="Jim Kulp" w:date="2010-01-25T18:52:00Z">
        <w:r>
          <w:rPr>
            <w:noProof/>
          </w:rPr>
          <w:instrText>77</w:instrText>
        </w:r>
        <w:r w:rsidR="0094753D">
          <w:rPr>
            <w:noProof/>
          </w:rPr>
          <w:fldChar w:fldCharType="end"/>
        </w:r>
      </w:ins>
    </w:p>
    <w:p w:rsidR="003E577E" w:rsidRDefault="003E577E">
      <w:pPr>
        <w:pStyle w:val="TOC3"/>
        <w:numPr>
          <w:ins w:id="2545" w:author="Jim Kulp" w:date="2010-01-25T18:52:00Z"/>
        </w:numPr>
        <w:tabs>
          <w:tab w:val="left" w:pos="1033"/>
          <w:tab w:val="right" w:leader="dot" w:pos="9350"/>
        </w:tabs>
        <w:rPr>
          <w:ins w:id="2546" w:author="Jim Kulp" w:date="2010-01-25T18:52:00Z"/>
          <w:rFonts w:eastAsiaTheme="minorEastAsia" w:cstheme="minorBidi"/>
          <w:i/>
          <w:noProof/>
          <w:sz w:val="24"/>
          <w:szCs w:val="24"/>
        </w:rPr>
      </w:pPr>
      <w:ins w:id="2547" w:author="Jim Kulp" w:date="2010-01-25T18:52:00Z">
        <w:r>
          <w:rPr>
            <w:noProof/>
          </w:rPr>
          <w:instrText>10.3.4</w:instrText>
        </w:r>
        <w:r>
          <w:rPr>
            <w:rFonts w:eastAsiaTheme="minorEastAsia" w:cstheme="minorBidi"/>
            <w:i/>
            <w:noProof/>
            <w:sz w:val="24"/>
            <w:szCs w:val="24"/>
          </w:rPr>
          <w:tab/>
        </w:r>
        <w:r>
          <w:rPr>
            <w:noProof/>
          </w:rPr>
          <w:instrText>Component Specification Examples</w:instrText>
        </w:r>
        <w:r>
          <w:rPr>
            <w:noProof/>
          </w:rPr>
          <w:tab/>
        </w:r>
        <w:r w:rsidR="0094753D">
          <w:rPr>
            <w:noProof/>
          </w:rPr>
          <w:fldChar w:fldCharType="begin"/>
        </w:r>
        <w:r>
          <w:rPr>
            <w:noProof/>
          </w:rPr>
          <w:instrText xml:space="preserve"> PAGEREF _Toc126065027 \h </w:instrText>
        </w:r>
      </w:ins>
      <w:r w:rsidR="00D454E5">
        <w:rPr>
          <w:noProof/>
        </w:rPr>
      </w:r>
      <w:r w:rsidR="0094753D">
        <w:rPr>
          <w:noProof/>
        </w:rPr>
        <w:fldChar w:fldCharType="separate"/>
      </w:r>
      <w:ins w:id="2548" w:author="Jim Kulp" w:date="2010-01-25T18:52:00Z">
        <w:r>
          <w:rPr>
            <w:noProof/>
          </w:rPr>
          <w:instrText>78</w:instrText>
        </w:r>
        <w:r w:rsidR="0094753D">
          <w:rPr>
            <w:noProof/>
          </w:rPr>
          <w:fldChar w:fldCharType="end"/>
        </w:r>
      </w:ins>
    </w:p>
    <w:p w:rsidR="003E577E" w:rsidRDefault="003E577E">
      <w:pPr>
        <w:pStyle w:val="TOC2"/>
        <w:numPr>
          <w:ins w:id="2549" w:author="Jim Kulp" w:date="2010-01-25T18:52:00Z"/>
        </w:numPr>
        <w:tabs>
          <w:tab w:val="left" w:pos="651"/>
          <w:tab w:val="right" w:leader="dot" w:pos="9350"/>
        </w:tabs>
        <w:rPr>
          <w:ins w:id="2550" w:author="Jim Kulp" w:date="2010-01-25T18:52:00Z"/>
          <w:rFonts w:eastAsiaTheme="minorEastAsia" w:cstheme="minorBidi"/>
          <w:noProof/>
          <w:sz w:val="24"/>
          <w:szCs w:val="24"/>
        </w:rPr>
      </w:pPr>
      <w:ins w:id="2551" w:author="Jim Kulp" w:date="2010-01-25T18:52:00Z">
        <w:r>
          <w:rPr>
            <w:noProof/>
          </w:rPr>
          <w:instrText>10.4</w:instrText>
        </w:r>
        <w:r>
          <w:rPr>
            <w:rFonts w:eastAsiaTheme="minorEastAsia" w:cstheme="minorBidi"/>
            <w:noProof/>
            <w:sz w:val="24"/>
            <w:szCs w:val="24"/>
          </w:rPr>
          <w:tab/>
        </w:r>
        <w:r>
          <w:rPr>
            <w:noProof/>
          </w:rPr>
          <w:instrText>Top Level Element: Component Implementation Description</w:instrText>
        </w:r>
        <w:r>
          <w:rPr>
            <w:noProof/>
          </w:rPr>
          <w:tab/>
        </w:r>
        <w:r w:rsidR="0094753D">
          <w:rPr>
            <w:noProof/>
          </w:rPr>
          <w:fldChar w:fldCharType="begin"/>
        </w:r>
        <w:r>
          <w:rPr>
            <w:noProof/>
          </w:rPr>
          <w:instrText xml:space="preserve"> PAGEREF _Toc126065028 \h </w:instrText>
        </w:r>
      </w:ins>
      <w:r w:rsidR="00D454E5">
        <w:rPr>
          <w:noProof/>
        </w:rPr>
      </w:r>
      <w:r w:rsidR="0094753D">
        <w:rPr>
          <w:noProof/>
        </w:rPr>
        <w:fldChar w:fldCharType="separate"/>
      </w:r>
      <w:ins w:id="2552" w:author="Jim Kulp" w:date="2010-01-25T18:52:00Z">
        <w:r>
          <w:rPr>
            <w:noProof/>
          </w:rPr>
          <w:instrText>79</w:instrText>
        </w:r>
        <w:r w:rsidR="0094753D">
          <w:rPr>
            <w:noProof/>
          </w:rPr>
          <w:fldChar w:fldCharType="end"/>
        </w:r>
      </w:ins>
    </w:p>
    <w:p w:rsidR="003E577E" w:rsidRDefault="003E577E">
      <w:pPr>
        <w:pStyle w:val="TOC3"/>
        <w:numPr>
          <w:ins w:id="2553" w:author="Jim Kulp" w:date="2010-01-25T18:52:00Z"/>
        </w:numPr>
        <w:tabs>
          <w:tab w:val="left" w:pos="1033"/>
          <w:tab w:val="right" w:leader="dot" w:pos="9350"/>
        </w:tabs>
        <w:rPr>
          <w:ins w:id="2554" w:author="Jim Kulp" w:date="2010-01-25T18:52:00Z"/>
          <w:rFonts w:eastAsiaTheme="minorEastAsia" w:cstheme="minorBidi"/>
          <w:i/>
          <w:noProof/>
          <w:sz w:val="24"/>
          <w:szCs w:val="24"/>
        </w:rPr>
      </w:pPr>
      <w:ins w:id="2555" w:author="Jim Kulp" w:date="2010-01-25T18:52:00Z">
        <w:r>
          <w:rPr>
            <w:noProof/>
          </w:rPr>
          <w:instrText>10.4.1</w:instrText>
        </w:r>
        <w:r>
          <w:rPr>
            <w:rFonts w:eastAsiaTheme="minorEastAsia" w:cstheme="minorBidi"/>
            <w:i/>
            <w:noProof/>
            <w:sz w:val="24"/>
            <w:szCs w:val="24"/>
          </w:rPr>
          <w:tab/>
        </w:r>
        <w:r>
          <w:rPr>
            <w:noProof/>
          </w:rPr>
          <w:instrText>Attributes of a Component Implementation</w:instrText>
        </w:r>
        <w:r>
          <w:rPr>
            <w:noProof/>
          </w:rPr>
          <w:tab/>
        </w:r>
        <w:r w:rsidR="0094753D">
          <w:rPr>
            <w:noProof/>
          </w:rPr>
          <w:fldChar w:fldCharType="begin"/>
        </w:r>
        <w:r>
          <w:rPr>
            <w:noProof/>
          </w:rPr>
          <w:instrText xml:space="preserve"> PAGEREF _Toc126065029 \h </w:instrText>
        </w:r>
      </w:ins>
      <w:r w:rsidR="00D454E5">
        <w:rPr>
          <w:noProof/>
        </w:rPr>
      </w:r>
      <w:r w:rsidR="0094753D">
        <w:rPr>
          <w:noProof/>
        </w:rPr>
        <w:fldChar w:fldCharType="separate"/>
      </w:r>
      <w:ins w:id="2556" w:author="Jim Kulp" w:date="2010-01-25T18:52:00Z">
        <w:r>
          <w:rPr>
            <w:noProof/>
          </w:rPr>
          <w:instrText>79</w:instrText>
        </w:r>
        <w:r w:rsidR="0094753D">
          <w:rPr>
            <w:noProof/>
          </w:rPr>
          <w:fldChar w:fldCharType="end"/>
        </w:r>
      </w:ins>
    </w:p>
    <w:p w:rsidR="003E577E" w:rsidRDefault="003E577E">
      <w:pPr>
        <w:pStyle w:val="TOC3"/>
        <w:numPr>
          <w:ins w:id="2557" w:author="Jim Kulp" w:date="2010-01-25T18:52:00Z"/>
        </w:numPr>
        <w:tabs>
          <w:tab w:val="left" w:pos="1033"/>
          <w:tab w:val="right" w:leader="dot" w:pos="9350"/>
        </w:tabs>
        <w:rPr>
          <w:ins w:id="2558" w:author="Jim Kulp" w:date="2010-01-25T18:52:00Z"/>
          <w:rFonts w:eastAsiaTheme="minorEastAsia" w:cstheme="minorBidi"/>
          <w:i/>
          <w:noProof/>
          <w:sz w:val="24"/>
          <w:szCs w:val="24"/>
        </w:rPr>
      </w:pPr>
      <w:ins w:id="2559" w:author="Jim Kulp" w:date="2010-01-25T18:52:00Z">
        <w:r>
          <w:rPr>
            <w:noProof/>
          </w:rPr>
          <w:instrText>10.4.2</w:instrText>
        </w:r>
        <w:r>
          <w:rPr>
            <w:rFonts w:eastAsiaTheme="minorEastAsia" w:cstheme="minorBidi"/>
            <w:i/>
            <w:noProof/>
            <w:sz w:val="24"/>
            <w:szCs w:val="24"/>
          </w:rPr>
          <w:tab/>
        </w:r>
        <w:r>
          <w:rPr>
            <w:noProof/>
          </w:rPr>
          <w:instrText>Control Plane Aspects of a Component Implementation</w:instrText>
        </w:r>
        <w:r>
          <w:rPr>
            <w:noProof/>
          </w:rPr>
          <w:tab/>
        </w:r>
        <w:r w:rsidR="0094753D">
          <w:rPr>
            <w:noProof/>
          </w:rPr>
          <w:fldChar w:fldCharType="begin"/>
        </w:r>
        <w:r>
          <w:rPr>
            <w:noProof/>
          </w:rPr>
          <w:instrText xml:space="preserve"> PAGEREF _Toc126065030 \h </w:instrText>
        </w:r>
      </w:ins>
      <w:r w:rsidR="00D454E5">
        <w:rPr>
          <w:noProof/>
        </w:rPr>
      </w:r>
      <w:r w:rsidR="0094753D">
        <w:rPr>
          <w:noProof/>
        </w:rPr>
        <w:fldChar w:fldCharType="separate"/>
      </w:r>
      <w:ins w:id="2560" w:author="Jim Kulp" w:date="2010-01-25T18:52:00Z">
        <w:r>
          <w:rPr>
            <w:noProof/>
          </w:rPr>
          <w:instrText>79</w:instrText>
        </w:r>
        <w:r w:rsidR="0094753D">
          <w:rPr>
            <w:noProof/>
          </w:rPr>
          <w:fldChar w:fldCharType="end"/>
        </w:r>
      </w:ins>
    </w:p>
    <w:p w:rsidR="003E577E" w:rsidRDefault="003E577E">
      <w:pPr>
        <w:pStyle w:val="TOC3"/>
        <w:numPr>
          <w:ins w:id="2561" w:author="Jim Kulp" w:date="2010-01-25T18:52:00Z"/>
        </w:numPr>
        <w:tabs>
          <w:tab w:val="left" w:pos="1033"/>
          <w:tab w:val="right" w:leader="dot" w:pos="9350"/>
        </w:tabs>
        <w:rPr>
          <w:ins w:id="2562" w:author="Jim Kulp" w:date="2010-01-25T18:52:00Z"/>
          <w:rFonts w:eastAsiaTheme="minorEastAsia" w:cstheme="minorBidi"/>
          <w:i/>
          <w:noProof/>
          <w:sz w:val="24"/>
          <w:szCs w:val="24"/>
        </w:rPr>
      </w:pPr>
      <w:ins w:id="2563" w:author="Jim Kulp" w:date="2010-01-25T18:52:00Z">
        <w:r>
          <w:rPr>
            <w:noProof/>
          </w:rPr>
          <w:instrText>10.4.3</w:instrText>
        </w:r>
        <w:r>
          <w:rPr>
            <w:rFonts w:eastAsiaTheme="minorEastAsia" w:cstheme="minorBidi"/>
            <w:i/>
            <w:noProof/>
            <w:sz w:val="24"/>
            <w:szCs w:val="24"/>
          </w:rPr>
          <w:tab/>
        </w:r>
        <w:r>
          <w:rPr>
            <w:noProof/>
          </w:rPr>
          <w:instrText>Data Plane Aspects of a Component Implementation</w:instrText>
        </w:r>
        <w:r>
          <w:rPr>
            <w:noProof/>
          </w:rPr>
          <w:tab/>
        </w:r>
        <w:r w:rsidR="0094753D">
          <w:rPr>
            <w:noProof/>
          </w:rPr>
          <w:fldChar w:fldCharType="begin"/>
        </w:r>
        <w:r>
          <w:rPr>
            <w:noProof/>
          </w:rPr>
          <w:instrText xml:space="preserve"> PAGEREF _Toc126065031 \h </w:instrText>
        </w:r>
      </w:ins>
      <w:r w:rsidR="00D454E5">
        <w:rPr>
          <w:noProof/>
        </w:rPr>
      </w:r>
      <w:r w:rsidR="0094753D">
        <w:rPr>
          <w:noProof/>
        </w:rPr>
        <w:fldChar w:fldCharType="separate"/>
      </w:r>
      <w:ins w:id="2564" w:author="Jim Kulp" w:date="2010-01-25T18:52:00Z">
        <w:r>
          <w:rPr>
            <w:noProof/>
          </w:rPr>
          <w:instrText>81</w:instrText>
        </w:r>
        <w:r w:rsidR="0094753D">
          <w:rPr>
            <w:noProof/>
          </w:rPr>
          <w:fldChar w:fldCharType="end"/>
        </w:r>
      </w:ins>
    </w:p>
    <w:p w:rsidR="003E577E" w:rsidRDefault="003E577E">
      <w:pPr>
        <w:pStyle w:val="TOC3"/>
        <w:numPr>
          <w:ins w:id="2565" w:author="Jim Kulp" w:date="2010-01-25T18:52:00Z"/>
        </w:numPr>
        <w:tabs>
          <w:tab w:val="left" w:pos="1033"/>
          <w:tab w:val="right" w:leader="dot" w:pos="9350"/>
        </w:tabs>
        <w:rPr>
          <w:ins w:id="2566" w:author="Jim Kulp" w:date="2010-01-25T18:52:00Z"/>
          <w:rFonts w:eastAsiaTheme="minorEastAsia" w:cstheme="minorBidi"/>
          <w:i/>
          <w:noProof/>
          <w:sz w:val="24"/>
          <w:szCs w:val="24"/>
        </w:rPr>
      </w:pPr>
      <w:ins w:id="2567" w:author="Jim Kulp" w:date="2010-01-25T18:52:00Z">
        <w:r>
          <w:rPr>
            <w:noProof/>
          </w:rPr>
          <w:instrText>10.4.4</w:instrText>
        </w:r>
        <w:r>
          <w:rPr>
            <w:rFonts w:eastAsiaTheme="minorEastAsia" w:cstheme="minorBidi"/>
            <w:i/>
            <w:noProof/>
            <w:sz w:val="24"/>
            <w:szCs w:val="24"/>
          </w:rPr>
          <w:tab/>
        </w:r>
        <w:r>
          <w:rPr>
            <w:noProof/>
          </w:rPr>
          <w:instrText>Memory Aspects of a Component Implementation</w:instrText>
        </w:r>
        <w:r>
          <w:rPr>
            <w:noProof/>
          </w:rPr>
          <w:tab/>
        </w:r>
        <w:r w:rsidR="0094753D">
          <w:rPr>
            <w:noProof/>
          </w:rPr>
          <w:fldChar w:fldCharType="begin"/>
        </w:r>
        <w:r>
          <w:rPr>
            <w:noProof/>
          </w:rPr>
          <w:instrText xml:space="preserve"> PAGEREF _Toc126065032 \h </w:instrText>
        </w:r>
      </w:ins>
      <w:r w:rsidR="00D454E5">
        <w:rPr>
          <w:noProof/>
        </w:rPr>
      </w:r>
      <w:r w:rsidR="0094753D">
        <w:rPr>
          <w:noProof/>
        </w:rPr>
        <w:fldChar w:fldCharType="separate"/>
      </w:r>
      <w:ins w:id="2568" w:author="Jim Kulp" w:date="2010-01-25T18:52:00Z">
        <w:r>
          <w:rPr>
            <w:noProof/>
          </w:rPr>
          <w:instrText>83</w:instrText>
        </w:r>
        <w:r w:rsidR="0094753D">
          <w:rPr>
            <w:noProof/>
          </w:rPr>
          <w:fldChar w:fldCharType="end"/>
        </w:r>
      </w:ins>
    </w:p>
    <w:p w:rsidR="003E577E" w:rsidRDefault="003E577E">
      <w:pPr>
        <w:pStyle w:val="TOC3"/>
        <w:numPr>
          <w:ins w:id="2569" w:author="Jim Kulp" w:date="2010-01-25T18:52:00Z"/>
        </w:numPr>
        <w:tabs>
          <w:tab w:val="left" w:pos="1033"/>
          <w:tab w:val="right" w:leader="dot" w:pos="9350"/>
        </w:tabs>
        <w:rPr>
          <w:ins w:id="2570" w:author="Jim Kulp" w:date="2010-01-25T18:52:00Z"/>
          <w:rFonts w:eastAsiaTheme="minorEastAsia" w:cstheme="minorBidi"/>
          <w:i/>
          <w:noProof/>
          <w:sz w:val="24"/>
          <w:szCs w:val="24"/>
        </w:rPr>
      </w:pPr>
      <w:ins w:id="2571" w:author="Jim Kulp" w:date="2010-01-25T18:52:00Z">
        <w:r>
          <w:rPr>
            <w:noProof/>
          </w:rPr>
          <w:instrText>10.4.5</w:instrText>
        </w:r>
        <w:r>
          <w:rPr>
            <w:rFonts w:eastAsiaTheme="minorEastAsia" w:cstheme="minorBidi"/>
            <w:i/>
            <w:noProof/>
            <w:sz w:val="24"/>
            <w:szCs w:val="24"/>
          </w:rPr>
          <w:tab/>
        </w:r>
        <w:r>
          <w:rPr>
            <w:noProof/>
          </w:rPr>
          <w:instrText>Time Aspects of a Component Implementation</w:instrText>
        </w:r>
        <w:r>
          <w:rPr>
            <w:noProof/>
          </w:rPr>
          <w:tab/>
        </w:r>
        <w:r w:rsidR="0094753D">
          <w:rPr>
            <w:noProof/>
          </w:rPr>
          <w:fldChar w:fldCharType="begin"/>
        </w:r>
        <w:r>
          <w:rPr>
            <w:noProof/>
          </w:rPr>
          <w:instrText xml:space="preserve"> PAGEREF _Toc126065033 \h </w:instrText>
        </w:r>
      </w:ins>
      <w:r w:rsidR="00D454E5" w:rsidRPr="0094753D">
        <w:rPr>
          <w:b/>
          <w:noProof/>
          <w:sz w:val="24"/>
          <w:szCs w:val="24"/>
        </w:rPr>
      </w:r>
      <w:r w:rsidR="0094753D">
        <w:rPr>
          <w:noProof/>
        </w:rPr>
        <w:fldChar w:fldCharType="separate"/>
      </w:r>
      <w:ins w:id="2572" w:author="Jim Kulp" w:date="2010-01-25T18:52:00Z">
        <w:r>
          <w:rPr>
            <w:noProof/>
          </w:rPr>
          <w:instrText>84</w:instrText>
        </w:r>
        <w:r w:rsidR="0094753D">
          <w:rPr>
            <w:noProof/>
          </w:rPr>
          <w:fldChar w:fldCharType="end"/>
        </w:r>
      </w:ins>
    </w:p>
    <w:p w:rsidR="003E577E" w:rsidDel="003E577E" w:rsidRDefault="003E577E" w:rsidP="00C00329">
      <w:pPr>
        <w:pStyle w:val="TOC1"/>
        <w:tabs>
          <w:tab w:val="left" w:pos="362"/>
          <w:tab w:val="right" w:leader="dot" w:pos="9350"/>
        </w:tabs>
        <w:rPr>
          <w:del w:id="2573" w:author="Jim Kulp" w:date="2010-01-25T18:52:00Z"/>
          <w:noProof/>
        </w:rPr>
      </w:pPr>
    </w:p>
    <w:p w:rsidR="00D76AB2" w:rsidDel="003E577E" w:rsidRDefault="0094753D">
      <w:pPr>
        <w:pStyle w:val="TOC2"/>
        <w:numPr>
          <w:ins w:id="2574" w:author="James Kulp" w:date="2008-11-13T14:31:00Z"/>
        </w:numPr>
        <w:tabs>
          <w:tab w:val="left" w:pos="529"/>
          <w:tab w:val="right" w:leader="dot" w:pos="9350"/>
        </w:tabs>
        <w:rPr>
          <w:ins w:id="2575" w:author="James Kulp" w:date="2008-11-13T14:31:00Z"/>
          <w:del w:id="2576" w:author="Jim Kulp" w:date="2010-01-25T18:52:00Z"/>
          <w:rFonts w:eastAsiaTheme="minorEastAsia" w:cstheme="minorBidi"/>
          <w:noProof/>
          <w:sz w:val="24"/>
          <w:szCs w:val="24"/>
        </w:rPr>
      </w:pPr>
      <w:ins w:id="2577" w:author="Jim Kulp" w:date="2010-01-25T18:52:00Z">
        <w:r>
          <w:rPr>
            <w:i/>
          </w:rPr>
          <w:fldChar w:fldCharType="end"/>
        </w:r>
      </w:ins>
      <w:ins w:id="2578" w:author="James Kulp" w:date="2008-11-13T14:31:00Z">
        <w:del w:id="2579" w:author="Jim Kulp" w:date="2010-01-25T18:52:00Z">
          <w:r w:rsidR="00D76AB2" w:rsidDel="003E577E">
            <w:rPr>
              <w:noProof/>
            </w:rPr>
            <w:delInstrText xml:space="preserve">\h </w:delInstrText>
          </w:r>
        </w:del>
      </w:ins>
      <w:del w:id="2580" w:author="Jim Kulp" w:date="2010-01-25T18:52:00Z">
        <w:r w:rsidDel="003E577E">
          <w:rPr>
            <w:b w:val="0"/>
            <w:noProof/>
          </w:rPr>
          <w:fldChar w:fldCharType="separate"/>
        </w:r>
      </w:del>
      <w:ins w:id="2581" w:author="James Kulp" w:date="2008-11-13T14:40:00Z">
        <w:del w:id="2582" w:author="Jim Kulp" w:date="2009-10-14T08:12:00Z">
          <w:r w:rsidR="00774DD6" w:rsidDel="00732A96">
            <w:rPr>
              <w:noProof/>
            </w:rPr>
            <w:delText>76</w:delText>
          </w:r>
        </w:del>
      </w:ins>
      <w:ins w:id="2583" w:author="James Kulp" w:date="2008-11-13T14:31:00Z">
        <w:del w:id="2584" w:author="Jim Kulp" w:date="2010-01-25T18:52:00Z">
          <w:r w:rsidDel="003E577E">
            <w:rPr>
              <w:b w:val="0"/>
              <w:noProof/>
            </w:rPr>
            <w:fldChar w:fldCharType="end"/>
          </w:r>
        </w:del>
      </w:ins>
    </w:p>
    <w:p w:rsidR="00D76AB2" w:rsidDel="003E577E" w:rsidRDefault="00D76AB2">
      <w:pPr>
        <w:pStyle w:val="TOC2"/>
        <w:numPr>
          <w:ins w:id="2585" w:author="James Kulp" w:date="2008-11-13T14:31:00Z"/>
        </w:numPr>
        <w:tabs>
          <w:tab w:val="left" w:pos="529"/>
          <w:tab w:val="right" w:leader="dot" w:pos="9350"/>
        </w:tabs>
        <w:rPr>
          <w:ins w:id="2586" w:author="James Kulp" w:date="2008-11-13T14:31:00Z"/>
          <w:del w:id="2587" w:author="Jim Kulp" w:date="2010-01-25T18:52:00Z"/>
          <w:rFonts w:eastAsiaTheme="minorEastAsia" w:cstheme="minorBidi"/>
          <w:noProof/>
          <w:sz w:val="24"/>
          <w:szCs w:val="24"/>
        </w:rPr>
      </w:pPr>
      <w:ins w:id="2588" w:author="James Kulp" w:date="2008-11-13T14:31:00Z">
        <w:del w:id="2589" w:author="Jim Kulp" w:date="2010-01-25T18:52:00Z">
          <w:r w:rsidDel="003E577E">
            <w:rPr>
              <w:noProof/>
            </w:rPr>
            <w:delText>9.4</w:delText>
          </w:r>
          <w:r w:rsidDel="003E577E">
            <w:rPr>
              <w:rFonts w:eastAsiaTheme="minorEastAsia" w:cstheme="minorBidi"/>
              <w:noProof/>
              <w:sz w:val="24"/>
              <w:szCs w:val="24"/>
            </w:rPr>
            <w:tab/>
          </w:r>
          <w:r w:rsidDel="003E577E">
            <w:rPr>
              <w:noProof/>
            </w:rPr>
            <w:delText>Top Level Element: Component Implementation Description</w:delText>
          </w:r>
          <w:r w:rsidDel="003E577E">
            <w:rPr>
              <w:noProof/>
            </w:rPr>
            <w:tab/>
          </w:r>
          <w:r w:rsidR="0094753D" w:rsidDel="003E577E">
            <w:rPr>
              <w:b w:val="0"/>
              <w:noProof/>
            </w:rPr>
            <w:fldChar w:fldCharType="begin"/>
          </w:r>
          <w:r w:rsidDel="003E577E">
            <w:rPr>
              <w:noProof/>
            </w:rPr>
            <w:delInstrText xml:space="preserve"> PAGEREF _Toc88206094 \h </w:delInstrText>
          </w:r>
        </w:del>
      </w:ins>
      <w:r w:rsidR="00D454E5" w:rsidRPr="0094753D">
        <w:rPr>
          <w:noProof/>
        </w:rPr>
      </w:r>
      <w:del w:id="2590" w:author="Jim Kulp" w:date="2010-01-25T18:52:00Z">
        <w:r w:rsidR="0094753D" w:rsidDel="003E577E">
          <w:rPr>
            <w:b w:val="0"/>
            <w:noProof/>
          </w:rPr>
          <w:fldChar w:fldCharType="separate"/>
        </w:r>
      </w:del>
      <w:ins w:id="2591" w:author="James Kulp" w:date="2008-11-13T14:40:00Z">
        <w:del w:id="2592" w:author="Jim Kulp" w:date="2009-10-14T08:12:00Z">
          <w:r w:rsidR="00774DD6" w:rsidDel="00732A96">
            <w:rPr>
              <w:noProof/>
            </w:rPr>
            <w:delText>80</w:delText>
          </w:r>
        </w:del>
      </w:ins>
      <w:ins w:id="2593" w:author="James Kulp" w:date="2008-11-13T14:31:00Z">
        <w:del w:id="2594" w:author="Jim Kulp" w:date="2010-01-25T18:52:00Z">
          <w:r w:rsidR="0094753D" w:rsidDel="003E577E">
            <w:rPr>
              <w:b w:val="0"/>
              <w:noProof/>
            </w:rPr>
            <w:fldChar w:fldCharType="end"/>
          </w:r>
        </w:del>
      </w:ins>
    </w:p>
    <w:p w:rsidR="00C00329" w:rsidDel="008A32EC" w:rsidRDefault="0094753D">
      <w:pPr>
        <w:pStyle w:val="TOC1"/>
        <w:tabs>
          <w:tab w:val="left" w:pos="362"/>
          <w:tab w:val="right" w:leader="dot" w:pos="9350"/>
        </w:tabs>
        <w:rPr>
          <w:del w:id="2595" w:author="James Kulp" w:date="2008-11-13T13:49:00Z"/>
          <w:rFonts w:eastAsiaTheme="minorEastAsia" w:cstheme="minorBidi"/>
          <w:b w:val="0"/>
          <w:noProof/>
        </w:rPr>
      </w:pPr>
      <w:ins w:id="2596" w:author="James Kulp" w:date="2008-11-13T14:31:00Z">
        <w:del w:id="2597" w:author="Jim Kulp" w:date="2010-01-25T18:52:00Z">
          <w:r w:rsidDel="003E577E">
            <w:rPr>
              <w:rFonts w:asciiTheme="majorHAnsi" w:hAnsiTheme="majorHAnsi"/>
              <w:b w:val="0"/>
              <w:i/>
              <w:color w:val="548DD4"/>
            </w:rPr>
            <w:fldChar w:fldCharType="end"/>
          </w:r>
        </w:del>
      </w:ins>
      <w:del w:id="2598" w:author="James Kulp" w:date="2008-11-13T13:49:00Z">
        <w:r w:rsidDel="008A32EC">
          <w:rPr>
            <w:b w:val="0"/>
            <w:i/>
          </w:rPr>
          <w:fldChar w:fldCharType="begin"/>
        </w:r>
        <w:r w:rsidR="00C00329" w:rsidDel="008A32EC">
          <w:rPr>
            <w:b w:val="0"/>
            <w:i/>
          </w:rPr>
          <w:delInstrText xml:space="preserve"> TOC \o "1-2" </w:delInstrText>
        </w:r>
        <w:r w:rsidDel="008A32EC">
          <w:rPr>
            <w:b w:val="0"/>
            <w:i/>
          </w:rPr>
          <w:fldChar w:fldCharType="separate"/>
        </w:r>
        <w:r w:rsidR="00C00329" w:rsidDel="008A32EC">
          <w:rPr>
            <w:noProof/>
          </w:rPr>
          <w:delText>1</w:delText>
        </w:r>
        <w:r w:rsidR="00C00329" w:rsidDel="008A32EC">
          <w:rPr>
            <w:rFonts w:eastAsiaTheme="minorEastAsia" w:cstheme="minorBidi"/>
            <w:b w:val="0"/>
            <w:noProof/>
          </w:rPr>
          <w:tab/>
        </w:r>
        <w:r w:rsidR="00C00329" w:rsidDel="008A32EC">
          <w:rPr>
            <w:noProof/>
          </w:rPr>
          <w:delText>References</w:delText>
        </w:r>
        <w:r w:rsidR="00C00329" w:rsidDel="008A32EC">
          <w:rPr>
            <w:noProof/>
          </w:rPr>
          <w:tab/>
        </w:r>
        <w:r w:rsidDel="008A32EC">
          <w:rPr>
            <w:rFonts w:asciiTheme="majorHAnsi" w:hAnsiTheme="majorHAnsi"/>
            <w:b w:val="0"/>
            <w:noProof/>
            <w:color w:val="548DD4"/>
          </w:rPr>
          <w:fldChar w:fldCharType="begin"/>
        </w:r>
        <w:r w:rsidR="00C00329" w:rsidDel="008A32EC">
          <w:rPr>
            <w:noProof/>
          </w:rPr>
          <w:delInstrText xml:space="preserve"> PAGEREF _Toc87092271 \h </w:delInstrText>
        </w:r>
      </w:del>
      <w:r w:rsidR="00D454E5" w:rsidRPr="0094753D">
        <w:rPr>
          <w:rFonts w:asciiTheme="majorHAnsi" w:hAnsiTheme="majorHAnsi"/>
          <w:noProof/>
          <w:color w:val="548DD4"/>
        </w:rPr>
      </w:r>
      <w:del w:id="2599" w:author="James Kulp" w:date="2008-11-13T13:49:00Z">
        <w:r w:rsidDel="008A32EC">
          <w:rPr>
            <w:rFonts w:asciiTheme="majorHAnsi" w:hAnsiTheme="majorHAnsi"/>
            <w:b w:val="0"/>
            <w:noProof/>
            <w:color w:val="548DD4"/>
          </w:rPr>
          <w:fldChar w:fldCharType="separate"/>
        </w:r>
        <w:r w:rsidR="0021764D" w:rsidDel="008A32EC">
          <w:rPr>
            <w:noProof/>
          </w:rPr>
          <w:delText>5</w:delText>
        </w:r>
        <w:r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00" w:author="James Kulp" w:date="2008-11-13T13:49:00Z"/>
          <w:rFonts w:eastAsiaTheme="minorEastAsia" w:cstheme="minorBidi"/>
          <w:noProof/>
          <w:sz w:val="24"/>
          <w:szCs w:val="24"/>
        </w:rPr>
      </w:pPr>
      <w:del w:id="2601" w:author="James Kulp" w:date="2008-11-13T13:49:00Z">
        <w:r w:rsidDel="008A32EC">
          <w:rPr>
            <w:noProof/>
          </w:rPr>
          <w:delText>1.1</w:delText>
        </w:r>
        <w:r w:rsidDel="008A32EC">
          <w:rPr>
            <w:rFonts w:eastAsiaTheme="minorEastAsia" w:cstheme="minorBidi"/>
            <w:noProof/>
            <w:sz w:val="24"/>
            <w:szCs w:val="24"/>
          </w:rPr>
          <w:tab/>
        </w:r>
        <w:r w:rsidDel="008A32EC">
          <w:rPr>
            <w:noProof/>
          </w:rPr>
          <w:delText>Definitions</w:delText>
        </w:r>
        <w:r w:rsidDel="008A32EC">
          <w:rPr>
            <w:noProof/>
          </w:rPr>
          <w:tab/>
        </w:r>
        <w:r w:rsidR="0094753D" w:rsidDel="008A32EC">
          <w:rPr>
            <w:b w:val="0"/>
            <w:noProof/>
          </w:rPr>
          <w:fldChar w:fldCharType="begin"/>
        </w:r>
        <w:r w:rsidDel="008A32EC">
          <w:rPr>
            <w:noProof/>
          </w:rPr>
          <w:delInstrText xml:space="preserve"> PAGEREF _Toc87092272 \h </w:delInstrText>
        </w:r>
      </w:del>
      <w:r w:rsidR="00D454E5" w:rsidRPr="0094753D">
        <w:rPr>
          <w:noProof/>
        </w:rPr>
      </w:r>
      <w:del w:id="2602" w:author="James Kulp" w:date="2008-11-13T13:49:00Z">
        <w:r w:rsidR="0094753D" w:rsidDel="008A32EC">
          <w:rPr>
            <w:b w:val="0"/>
            <w:noProof/>
          </w:rPr>
          <w:fldChar w:fldCharType="separate"/>
        </w:r>
        <w:r w:rsidR="0021764D" w:rsidDel="008A32EC">
          <w:rPr>
            <w:noProof/>
          </w:rPr>
          <w:delText>5</w:delText>
        </w:r>
        <w:r w:rsidR="0094753D" w:rsidDel="008A32EC">
          <w:rPr>
            <w:b w:val="0"/>
            <w:noProof/>
          </w:rPr>
          <w:fldChar w:fldCharType="end"/>
        </w:r>
      </w:del>
    </w:p>
    <w:p w:rsidR="00C00329" w:rsidDel="008A32EC" w:rsidRDefault="00C00329">
      <w:pPr>
        <w:pStyle w:val="TOC1"/>
        <w:tabs>
          <w:tab w:val="left" w:pos="362"/>
          <w:tab w:val="right" w:leader="dot" w:pos="9350"/>
        </w:tabs>
        <w:rPr>
          <w:del w:id="2603" w:author="James Kulp" w:date="2008-11-13T13:49:00Z"/>
          <w:rFonts w:eastAsiaTheme="minorEastAsia" w:cstheme="minorBidi"/>
          <w:b w:val="0"/>
          <w:noProof/>
        </w:rPr>
      </w:pPr>
      <w:del w:id="2604" w:author="James Kulp" w:date="2008-11-13T13:49:00Z">
        <w:r w:rsidDel="008A32EC">
          <w:rPr>
            <w:noProof/>
          </w:rPr>
          <w:delText>2</w:delText>
        </w:r>
        <w:r w:rsidDel="008A32EC">
          <w:rPr>
            <w:rFonts w:eastAsiaTheme="minorEastAsia" w:cstheme="minorBidi"/>
            <w:b w:val="0"/>
            <w:noProof/>
          </w:rPr>
          <w:tab/>
        </w:r>
        <w:r w:rsidDel="008A32EC">
          <w:rPr>
            <w:noProof/>
          </w:rPr>
          <w:delText>Introduction</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_Toc87092273 \h </w:delInstrText>
        </w:r>
      </w:del>
      <w:r w:rsidR="00D454E5" w:rsidRPr="0094753D">
        <w:rPr>
          <w:rFonts w:asciiTheme="majorHAnsi" w:hAnsiTheme="majorHAnsi"/>
          <w:noProof/>
          <w:color w:val="548DD4"/>
        </w:rPr>
      </w:r>
      <w:del w:id="2605" w:author="James Kulp" w:date="2008-11-13T13:49:00Z">
        <w:r w:rsidR="0094753D" w:rsidDel="008A32EC">
          <w:rPr>
            <w:rFonts w:asciiTheme="majorHAnsi" w:hAnsiTheme="majorHAnsi"/>
            <w:b w:val="0"/>
            <w:noProof/>
            <w:color w:val="548DD4"/>
          </w:rPr>
          <w:fldChar w:fldCharType="separate"/>
        </w:r>
        <w:r w:rsidR="0021764D" w:rsidDel="008A32EC">
          <w:rPr>
            <w:noProof/>
          </w:rPr>
          <w:delText>6</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06" w:author="James Kulp" w:date="2008-11-13T13:49:00Z"/>
          <w:rFonts w:eastAsiaTheme="minorEastAsia" w:cstheme="minorBidi"/>
          <w:noProof/>
          <w:sz w:val="24"/>
          <w:szCs w:val="24"/>
        </w:rPr>
      </w:pPr>
      <w:del w:id="2607" w:author="James Kulp" w:date="2008-11-13T13:49:00Z">
        <w:r w:rsidDel="008A32EC">
          <w:rPr>
            <w:noProof/>
          </w:rPr>
          <w:delText>2.1</w:delText>
        </w:r>
        <w:r w:rsidDel="008A32EC">
          <w:rPr>
            <w:rFonts w:eastAsiaTheme="minorEastAsia" w:cstheme="minorBidi"/>
            <w:noProof/>
            <w:sz w:val="24"/>
            <w:szCs w:val="24"/>
          </w:rPr>
          <w:tab/>
        </w:r>
        <w:r w:rsidDel="008A32EC">
          <w:rPr>
            <w:noProof/>
          </w:rPr>
          <w:delText>Purpose</w:delText>
        </w:r>
        <w:r w:rsidDel="008A32EC">
          <w:rPr>
            <w:noProof/>
          </w:rPr>
          <w:tab/>
        </w:r>
        <w:r w:rsidR="0094753D" w:rsidDel="008A32EC">
          <w:rPr>
            <w:b w:val="0"/>
            <w:noProof/>
          </w:rPr>
          <w:fldChar w:fldCharType="begin"/>
        </w:r>
        <w:r w:rsidDel="008A32EC">
          <w:rPr>
            <w:noProof/>
          </w:rPr>
          <w:delInstrText xml:space="preserve"> PAGEREF _Toc87092274 \h </w:delInstrText>
        </w:r>
      </w:del>
      <w:r w:rsidR="00D454E5" w:rsidRPr="0094753D">
        <w:rPr>
          <w:noProof/>
        </w:rPr>
      </w:r>
      <w:del w:id="2608" w:author="James Kulp" w:date="2008-11-13T13:49:00Z">
        <w:r w:rsidR="0094753D" w:rsidDel="008A32EC">
          <w:rPr>
            <w:b w:val="0"/>
            <w:noProof/>
          </w:rPr>
          <w:fldChar w:fldCharType="separate"/>
        </w:r>
        <w:r w:rsidR="0021764D" w:rsidDel="008A32EC">
          <w:rPr>
            <w:noProof/>
          </w:rPr>
          <w:delText>6</w:delText>
        </w:r>
        <w:r w:rsidR="0094753D" w:rsidDel="008A32EC">
          <w:rPr>
            <w:b w:val="0"/>
            <w:noProof/>
          </w:rPr>
          <w:fldChar w:fldCharType="end"/>
        </w:r>
      </w:del>
    </w:p>
    <w:p w:rsidR="00C00329" w:rsidDel="008A32EC" w:rsidRDefault="00C00329">
      <w:pPr>
        <w:pStyle w:val="TOC2"/>
        <w:tabs>
          <w:tab w:val="left" w:pos="529"/>
          <w:tab w:val="right" w:leader="dot" w:pos="9350"/>
        </w:tabs>
        <w:rPr>
          <w:del w:id="2609" w:author="James Kulp" w:date="2008-11-13T13:49:00Z"/>
          <w:rFonts w:eastAsiaTheme="minorEastAsia" w:cstheme="minorBidi"/>
          <w:noProof/>
          <w:sz w:val="24"/>
          <w:szCs w:val="24"/>
        </w:rPr>
      </w:pPr>
      <w:del w:id="2610" w:author="James Kulp" w:date="2008-11-13T13:49:00Z">
        <w:r w:rsidDel="008A32EC">
          <w:rPr>
            <w:noProof/>
          </w:rPr>
          <w:delText>2.2</w:delText>
        </w:r>
        <w:r w:rsidDel="008A32EC">
          <w:rPr>
            <w:rFonts w:eastAsiaTheme="minorEastAsia" w:cstheme="minorBidi"/>
            <w:noProof/>
            <w:sz w:val="24"/>
            <w:szCs w:val="24"/>
          </w:rPr>
          <w:tab/>
        </w:r>
        <w:r w:rsidDel="008A32EC">
          <w:rPr>
            <w:noProof/>
          </w:rPr>
          <w:delText>Requirements</w:delText>
        </w:r>
        <w:r w:rsidDel="008A32EC">
          <w:rPr>
            <w:noProof/>
          </w:rPr>
          <w:tab/>
        </w:r>
        <w:r w:rsidR="0094753D" w:rsidDel="008A32EC">
          <w:rPr>
            <w:b w:val="0"/>
            <w:noProof/>
          </w:rPr>
          <w:fldChar w:fldCharType="begin"/>
        </w:r>
        <w:r w:rsidDel="008A32EC">
          <w:rPr>
            <w:noProof/>
          </w:rPr>
          <w:delInstrText xml:space="preserve"> PAGEREF _Toc87092275 \h </w:delInstrText>
        </w:r>
      </w:del>
      <w:r w:rsidR="00D454E5" w:rsidRPr="0094753D">
        <w:rPr>
          <w:noProof/>
        </w:rPr>
      </w:r>
      <w:del w:id="2611" w:author="James Kulp" w:date="2008-11-13T13:49:00Z">
        <w:r w:rsidR="0094753D" w:rsidDel="008A32EC">
          <w:rPr>
            <w:b w:val="0"/>
            <w:noProof/>
          </w:rPr>
          <w:fldChar w:fldCharType="separate"/>
        </w:r>
        <w:r w:rsidR="0021764D" w:rsidDel="008A32EC">
          <w:rPr>
            <w:noProof/>
          </w:rPr>
          <w:delText>7</w:delText>
        </w:r>
        <w:r w:rsidR="0094753D" w:rsidDel="008A32EC">
          <w:rPr>
            <w:b w:val="0"/>
            <w:noProof/>
          </w:rPr>
          <w:fldChar w:fldCharType="end"/>
        </w:r>
      </w:del>
    </w:p>
    <w:p w:rsidR="00C00329" w:rsidDel="008A32EC" w:rsidRDefault="00C00329">
      <w:pPr>
        <w:pStyle w:val="TOC2"/>
        <w:tabs>
          <w:tab w:val="left" w:pos="529"/>
          <w:tab w:val="right" w:leader="dot" w:pos="9350"/>
        </w:tabs>
        <w:rPr>
          <w:del w:id="2612" w:author="James Kulp" w:date="2008-11-13T13:49:00Z"/>
          <w:rFonts w:eastAsiaTheme="minorEastAsia" w:cstheme="minorBidi"/>
          <w:noProof/>
          <w:sz w:val="24"/>
          <w:szCs w:val="24"/>
        </w:rPr>
      </w:pPr>
      <w:del w:id="2613" w:author="James Kulp" w:date="2008-11-13T13:49:00Z">
        <w:r w:rsidDel="008A32EC">
          <w:rPr>
            <w:noProof/>
          </w:rPr>
          <w:delText>2.3</w:delText>
        </w:r>
        <w:r w:rsidDel="008A32EC">
          <w:rPr>
            <w:rFonts w:eastAsiaTheme="minorEastAsia" w:cstheme="minorBidi"/>
            <w:noProof/>
            <w:sz w:val="24"/>
            <w:szCs w:val="24"/>
          </w:rPr>
          <w:tab/>
        </w:r>
        <w:r w:rsidDel="008A32EC">
          <w:rPr>
            <w:noProof/>
          </w:rPr>
          <w:delText>Goals</w:delText>
        </w:r>
        <w:r w:rsidDel="008A32EC">
          <w:rPr>
            <w:noProof/>
          </w:rPr>
          <w:tab/>
        </w:r>
        <w:r w:rsidR="0094753D" w:rsidDel="008A32EC">
          <w:rPr>
            <w:b w:val="0"/>
            <w:noProof/>
          </w:rPr>
          <w:fldChar w:fldCharType="begin"/>
        </w:r>
        <w:r w:rsidDel="008A32EC">
          <w:rPr>
            <w:noProof/>
          </w:rPr>
          <w:delInstrText xml:space="preserve"> PAGEREF _Toc87092276 \h </w:delInstrText>
        </w:r>
      </w:del>
      <w:r w:rsidR="00D454E5" w:rsidRPr="0094753D">
        <w:rPr>
          <w:noProof/>
        </w:rPr>
      </w:r>
      <w:del w:id="2614" w:author="James Kulp" w:date="2008-11-13T13:49:00Z">
        <w:r w:rsidR="0094753D" w:rsidDel="008A32EC">
          <w:rPr>
            <w:b w:val="0"/>
            <w:noProof/>
          </w:rPr>
          <w:fldChar w:fldCharType="separate"/>
        </w:r>
        <w:r w:rsidR="0021764D" w:rsidDel="008A32EC">
          <w:rPr>
            <w:noProof/>
          </w:rPr>
          <w:delText>7</w:delText>
        </w:r>
        <w:r w:rsidR="0094753D" w:rsidDel="008A32EC">
          <w:rPr>
            <w:b w:val="0"/>
            <w:noProof/>
          </w:rPr>
          <w:fldChar w:fldCharType="end"/>
        </w:r>
      </w:del>
    </w:p>
    <w:p w:rsidR="00C00329" w:rsidDel="008A32EC" w:rsidRDefault="00C00329">
      <w:pPr>
        <w:pStyle w:val="TOC2"/>
        <w:tabs>
          <w:tab w:val="left" w:pos="529"/>
          <w:tab w:val="right" w:leader="dot" w:pos="9350"/>
        </w:tabs>
        <w:rPr>
          <w:del w:id="2615" w:author="James Kulp" w:date="2008-11-13T13:49:00Z"/>
          <w:rFonts w:eastAsiaTheme="minorEastAsia" w:cstheme="minorBidi"/>
          <w:noProof/>
          <w:sz w:val="24"/>
          <w:szCs w:val="24"/>
        </w:rPr>
      </w:pPr>
      <w:del w:id="2616" w:author="James Kulp" w:date="2008-11-13T13:49:00Z">
        <w:r w:rsidDel="008A32EC">
          <w:rPr>
            <w:noProof/>
          </w:rPr>
          <w:delText>2.4</w:delText>
        </w:r>
        <w:r w:rsidDel="008A32EC">
          <w:rPr>
            <w:rFonts w:eastAsiaTheme="minorEastAsia" w:cstheme="minorBidi"/>
            <w:noProof/>
            <w:sz w:val="24"/>
            <w:szCs w:val="24"/>
          </w:rPr>
          <w:tab/>
        </w:r>
        <w:r w:rsidDel="008A32EC">
          <w:rPr>
            <w:noProof/>
          </w:rPr>
          <w:delText>Non-Goals</w:delText>
        </w:r>
        <w:r w:rsidDel="008A32EC">
          <w:rPr>
            <w:noProof/>
          </w:rPr>
          <w:tab/>
        </w:r>
        <w:r w:rsidR="0094753D" w:rsidDel="008A32EC">
          <w:rPr>
            <w:b w:val="0"/>
            <w:noProof/>
          </w:rPr>
          <w:fldChar w:fldCharType="begin"/>
        </w:r>
        <w:r w:rsidDel="008A32EC">
          <w:rPr>
            <w:noProof/>
          </w:rPr>
          <w:delInstrText xml:space="preserve"> PAGEREF _Toc87092277 \h </w:delInstrText>
        </w:r>
      </w:del>
      <w:r w:rsidR="00D454E5" w:rsidRPr="0094753D">
        <w:rPr>
          <w:noProof/>
        </w:rPr>
      </w:r>
      <w:del w:id="2617" w:author="James Kulp" w:date="2008-11-13T13:49:00Z">
        <w:r w:rsidR="0094753D" w:rsidDel="008A32EC">
          <w:rPr>
            <w:b w:val="0"/>
            <w:noProof/>
          </w:rPr>
          <w:fldChar w:fldCharType="separate"/>
        </w:r>
        <w:r w:rsidR="0021764D" w:rsidDel="008A32EC">
          <w:rPr>
            <w:noProof/>
          </w:rPr>
          <w:delText>8</w:delText>
        </w:r>
        <w:r w:rsidR="0094753D" w:rsidDel="008A32EC">
          <w:rPr>
            <w:b w:val="0"/>
            <w:noProof/>
          </w:rPr>
          <w:fldChar w:fldCharType="end"/>
        </w:r>
      </w:del>
    </w:p>
    <w:p w:rsidR="00C00329" w:rsidDel="008A32EC" w:rsidRDefault="00C00329">
      <w:pPr>
        <w:pStyle w:val="TOC2"/>
        <w:tabs>
          <w:tab w:val="left" w:pos="529"/>
          <w:tab w:val="right" w:leader="dot" w:pos="9350"/>
        </w:tabs>
        <w:rPr>
          <w:del w:id="2618" w:author="James Kulp" w:date="2008-11-13T13:49:00Z"/>
          <w:rFonts w:eastAsiaTheme="minorEastAsia" w:cstheme="minorBidi"/>
          <w:noProof/>
          <w:sz w:val="24"/>
          <w:szCs w:val="24"/>
        </w:rPr>
      </w:pPr>
      <w:del w:id="2619" w:author="James Kulp" w:date="2008-11-13T13:49:00Z">
        <w:r w:rsidDel="008A32EC">
          <w:rPr>
            <w:noProof/>
          </w:rPr>
          <w:delText>2.5</w:delText>
        </w:r>
        <w:r w:rsidDel="008A32EC">
          <w:rPr>
            <w:rFonts w:eastAsiaTheme="minorEastAsia" w:cstheme="minorBidi"/>
            <w:noProof/>
            <w:sz w:val="24"/>
            <w:szCs w:val="24"/>
          </w:rPr>
          <w:tab/>
        </w:r>
        <w:r w:rsidDel="008A32EC">
          <w:rPr>
            <w:noProof/>
          </w:rPr>
          <w:delText>Overview</w:delText>
        </w:r>
        <w:r w:rsidDel="008A32EC">
          <w:rPr>
            <w:noProof/>
          </w:rPr>
          <w:tab/>
        </w:r>
        <w:r w:rsidR="0094753D" w:rsidDel="008A32EC">
          <w:rPr>
            <w:b w:val="0"/>
            <w:noProof/>
          </w:rPr>
          <w:fldChar w:fldCharType="begin"/>
        </w:r>
        <w:r w:rsidDel="008A32EC">
          <w:rPr>
            <w:noProof/>
          </w:rPr>
          <w:delInstrText xml:space="preserve"> PAGEREF _Toc87092278 \h </w:delInstrText>
        </w:r>
      </w:del>
      <w:r w:rsidR="00D454E5" w:rsidRPr="0094753D">
        <w:rPr>
          <w:noProof/>
        </w:rPr>
      </w:r>
      <w:del w:id="2620" w:author="James Kulp" w:date="2008-11-13T13:49:00Z">
        <w:r w:rsidR="0094753D" w:rsidDel="008A32EC">
          <w:rPr>
            <w:b w:val="0"/>
            <w:noProof/>
          </w:rPr>
          <w:fldChar w:fldCharType="separate"/>
        </w:r>
        <w:r w:rsidR="0021764D" w:rsidDel="008A32EC">
          <w:rPr>
            <w:noProof/>
          </w:rPr>
          <w:delText>8</w:delText>
        </w:r>
        <w:r w:rsidR="0094753D" w:rsidDel="008A32EC">
          <w:rPr>
            <w:b w:val="0"/>
            <w:noProof/>
          </w:rPr>
          <w:fldChar w:fldCharType="end"/>
        </w:r>
      </w:del>
    </w:p>
    <w:p w:rsidR="00C00329" w:rsidDel="008A32EC" w:rsidRDefault="00C00329">
      <w:pPr>
        <w:pStyle w:val="TOC2"/>
        <w:tabs>
          <w:tab w:val="left" w:pos="529"/>
          <w:tab w:val="right" w:leader="dot" w:pos="9350"/>
        </w:tabs>
        <w:rPr>
          <w:del w:id="2621" w:author="James Kulp" w:date="2008-11-13T13:49:00Z"/>
          <w:rFonts w:eastAsiaTheme="minorEastAsia" w:cstheme="minorBidi"/>
          <w:noProof/>
          <w:sz w:val="24"/>
          <w:szCs w:val="24"/>
        </w:rPr>
      </w:pPr>
      <w:del w:id="2622" w:author="James Kulp" w:date="2008-11-13T13:49:00Z">
        <w:r w:rsidDel="008A32EC">
          <w:rPr>
            <w:noProof/>
          </w:rPr>
          <w:delText>2.6</w:delText>
        </w:r>
        <w:r w:rsidDel="008A32EC">
          <w:rPr>
            <w:rFonts w:eastAsiaTheme="minorEastAsia" w:cstheme="minorBidi"/>
            <w:noProof/>
            <w:sz w:val="24"/>
            <w:szCs w:val="24"/>
          </w:rPr>
          <w:tab/>
        </w:r>
        <w:r w:rsidDel="008A32EC">
          <w:rPr>
            <w:noProof/>
          </w:rPr>
          <w:delText>Document Organization</w:delText>
        </w:r>
        <w:r w:rsidDel="008A32EC">
          <w:rPr>
            <w:noProof/>
          </w:rPr>
          <w:tab/>
        </w:r>
        <w:r w:rsidR="0094753D" w:rsidDel="008A32EC">
          <w:rPr>
            <w:b w:val="0"/>
            <w:noProof/>
          </w:rPr>
          <w:fldChar w:fldCharType="begin"/>
        </w:r>
        <w:r w:rsidDel="008A32EC">
          <w:rPr>
            <w:noProof/>
          </w:rPr>
          <w:delInstrText xml:space="preserve"> PAGEREF _Toc87092279 \h </w:delInstrText>
        </w:r>
      </w:del>
      <w:r w:rsidR="00D454E5" w:rsidRPr="0094753D">
        <w:rPr>
          <w:noProof/>
        </w:rPr>
      </w:r>
      <w:del w:id="2623" w:author="James Kulp" w:date="2008-11-13T13:49:00Z">
        <w:r w:rsidR="0094753D" w:rsidDel="008A32EC">
          <w:rPr>
            <w:b w:val="0"/>
            <w:noProof/>
          </w:rPr>
          <w:fldChar w:fldCharType="separate"/>
        </w:r>
      </w:del>
      <w:del w:id="2624" w:author="James Kulp" w:date="2008-11-13T13:16:00Z">
        <w:r w:rsidR="00DF1768" w:rsidDel="0021764D">
          <w:rPr>
            <w:noProof/>
          </w:rPr>
          <w:delText>12</w:delText>
        </w:r>
      </w:del>
      <w:del w:id="2625"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626" w:author="James Kulp" w:date="2008-11-13T13:49:00Z"/>
          <w:rFonts w:eastAsiaTheme="minorEastAsia" w:cstheme="minorBidi"/>
          <w:noProof/>
          <w:sz w:val="24"/>
          <w:szCs w:val="24"/>
        </w:rPr>
      </w:pPr>
      <w:del w:id="2627" w:author="James Kulp" w:date="2008-11-13T13:49:00Z">
        <w:r w:rsidDel="008A32EC">
          <w:rPr>
            <w:noProof/>
          </w:rPr>
          <w:delText>2.7</w:delText>
        </w:r>
        <w:r w:rsidDel="008A32EC">
          <w:rPr>
            <w:rFonts w:eastAsiaTheme="minorEastAsia" w:cstheme="minorBidi"/>
            <w:noProof/>
            <w:sz w:val="24"/>
            <w:szCs w:val="24"/>
          </w:rPr>
          <w:tab/>
        </w:r>
        <w:r w:rsidDel="008A32EC">
          <w:rPr>
            <w:noProof/>
          </w:rPr>
          <w:delText>OCP Interface Clocking</w:delText>
        </w:r>
        <w:r w:rsidDel="008A32EC">
          <w:rPr>
            <w:noProof/>
          </w:rPr>
          <w:tab/>
        </w:r>
        <w:r w:rsidR="0094753D" w:rsidDel="008A32EC">
          <w:rPr>
            <w:b w:val="0"/>
            <w:noProof/>
          </w:rPr>
          <w:fldChar w:fldCharType="begin"/>
        </w:r>
        <w:r w:rsidDel="008A32EC">
          <w:rPr>
            <w:noProof/>
          </w:rPr>
          <w:delInstrText xml:space="preserve"> PAGEREF _Toc87092280 \h </w:delInstrText>
        </w:r>
      </w:del>
      <w:r w:rsidR="00D454E5" w:rsidRPr="0094753D">
        <w:rPr>
          <w:noProof/>
        </w:rPr>
      </w:r>
      <w:del w:id="2628" w:author="James Kulp" w:date="2008-11-13T13:49:00Z">
        <w:r w:rsidR="0094753D" w:rsidDel="008A32EC">
          <w:rPr>
            <w:b w:val="0"/>
            <w:noProof/>
          </w:rPr>
          <w:fldChar w:fldCharType="separate"/>
        </w:r>
      </w:del>
      <w:del w:id="2629" w:author="James Kulp" w:date="2008-11-13T13:16:00Z">
        <w:r w:rsidR="00DF1768" w:rsidDel="0021764D">
          <w:rPr>
            <w:noProof/>
          </w:rPr>
          <w:delText>14</w:delText>
        </w:r>
      </w:del>
      <w:del w:id="2630"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631" w:author="James Kulp" w:date="2008-11-13T13:49:00Z"/>
          <w:rFonts w:eastAsiaTheme="minorEastAsia" w:cstheme="minorBidi"/>
          <w:noProof/>
          <w:sz w:val="24"/>
          <w:szCs w:val="24"/>
        </w:rPr>
      </w:pPr>
      <w:del w:id="2632" w:author="James Kulp" w:date="2008-11-13T13:49:00Z">
        <w:r w:rsidDel="008A32EC">
          <w:rPr>
            <w:noProof/>
          </w:rPr>
          <w:delText>2.8</w:delText>
        </w:r>
        <w:r w:rsidDel="008A32EC">
          <w:rPr>
            <w:rFonts w:eastAsiaTheme="minorEastAsia" w:cstheme="minorBidi"/>
            <w:noProof/>
            <w:sz w:val="24"/>
            <w:szCs w:val="24"/>
          </w:rPr>
          <w:tab/>
        </w:r>
        <w:r w:rsidDel="008A32EC">
          <w:rPr>
            <w:noProof/>
          </w:rPr>
          <w:delText>Reset Propagation and Behavior</w:delText>
        </w:r>
        <w:r w:rsidDel="008A32EC">
          <w:rPr>
            <w:noProof/>
          </w:rPr>
          <w:tab/>
        </w:r>
        <w:r w:rsidR="0094753D" w:rsidDel="008A32EC">
          <w:rPr>
            <w:b w:val="0"/>
            <w:noProof/>
          </w:rPr>
          <w:fldChar w:fldCharType="begin"/>
        </w:r>
        <w:r w:rsidDel="008A32EC">
          <w:rPr>
            <w:noProof/>
          </w:rPr>
          <w:delInstrText xml:space="preserve"> PAGEREF _Toc87092281 \h </w:delInstrText>
        </w:r>
      </w:del>
      <w:r w:rsidR="00D454E5" w:rsidRPr="0094753D">
        <w:rPr>
          <w:noProof/>
        </w:rPr>
      </w:r>
      <w:del w:id="2633" w:author="James Kulp" w:date="2008-11-13T13:49:00Z">
        <w:r w:rsidR="0094753D" w:rsidDel="008A32EC">
          <w:rPr>
            <w:b w:val="0"/>
            <w:noProof/>
          </w:rPr>
          <w:fldChar w:fldCharType="separate"/>
        </w:r>
        <w:r w:rsidR="0021764D" w:rsidDel="008A32EC">
          <w:rPr>
            <w:noProof/>
          </w:rPr>
          <w:delText>14</w:delText>
        </w:r>
        <w:r w:rsidR="0094753D" w:rsidDel="008A32EC">
          <w:rPr>
            <w:b w:val="0"/>
            <w:noProof/>
          </w:rPr>
          <w:fldChar w:fldCharType="end"/>
        </w:r>
      </w:del>
    </w:p>
    <w:p w:rsidR="00C00329" w:rsidDel="008A32EC" w:rsidRDefault="00C00329">
      <w:pPr>
        <w:pStyle w:val="TOC2"/>
        <w:tabs>
          <w:tab w:val="left" w:pos="529"/>
          <w:tab w:val="right" w:leader="dot" w:pos="9350"/>
        </w:tabs>
        <w:rPr>
          <w:del w:id="2634" w:author="James Kulp" w:date="2008-11-13T13:49:00Z"/>
          <w:rFonts w:eastAsiaTheme="minorEastAsia" w:cstheme="minorBidi"/>
          <w:noProof/>
          <w:sz w:val="24"/>
          <w:szCs w:val="24"/>
        </w:rPr>
      </w:pPr>
      <w:del w:id="2635" w:author="James Kulp" w:date="2008-11-13T13:49:00Z">
        <w:r w:rsidDel="008A32EC">
          <w:rPr>
            <w:noProof/>
          </w:rPr>
          <w:delText>2.9</w:delText>
        </w:r>
        <w:r w:rsidDel="008A32EC">
          <w:rPr>
            <w:rFonts w:eastAsiaTheme="minorEastAsia" w:cstheme="minorBidi"/>
            <w:noProof/>
            <w:sz w:val="24"/>
            <w:szCs w:val="24"/>
          </w:rPr>
          <w:tab/>
        </w:r>
        <w:r w:rsidDel="008A32EC">
          <w:rPr>
            <w:noProof/>
          </w:rPr>
          <w:delText>Worker Global Attributes</w:delText>
        </w:r>
        <w:r w:rsidDel="008A32EC">
          <w:rPr>
            <w:noProof/>
          </w:rPr>
          <w:tab/>
        </w:r>
        <w:r w:rsidR="0094753D" w:rsidDel="008A32EC">
          <w:rPr>
            <w:b w:val="0"/>
            <w:noProof/>
          </w:rPr>
          <w:fldChar w:fldCharType="begin"/>
        </w:r>
        <w:r w:rsidDel="008A32EC">
          <w:rPr>
            <w:noProof/>
          </w:rPr>
          <w:delInstrText xml:space="preserve"> PAGEREF _Toc87092282 \h </w:delInstrText>
        </w:r>
      </w:del>
      <w:r w:rsidR="00D454E5" w:rsidRPr="0094753D">
        <w:rPr>
          <w:noProof/>
        </w:rPr>
      </w:r>
      <w:del w:id="2636" w:author="James Kulp" w:date="2008-11-13T13:49:00Z">
        <w:r w:rsidR="0094753D" w:rsidDel="008A32EC">
          <w:rPr>
            <w:b w:val="0"/>
            <w:noProof/>
          </w:rPr>
          <w:fldChar w:fldCharType="separate"/>
        </w:r>
      </w:del>
      <w:del w:id="2637" w:author="James Kulp" w:date="2008-11-13T13:16:00Z">
        <w:r w:rsidR="00DF1768" w:rsidDel="0021764D">
          <w:rPr>
            <w:noProof/>
          </w:rPr>
          <w:delText>16</w:delText>
        </w:r>
      </w:del>
      <w:del w:id="2638" w:author="James Kulp" w:date="2008-11-13T13:49:00Z">
        <w:r w:rsidR="0094753D" w:rsidDel="008A32EC">
          <w:rPr>
            <w:b w:val="0"/>
            <w:noProof/>
          </w:rPr>
          <w:fldChar w:fldCharType="end"/>
        </w:r>
      </w:del>
    </w:p>
    <w:p w:rsidR="00C00329" w:rsidDel="008A32EC" w:rsidRDefault="00C00329">
      <w:pPr>
        <w:pStyle w:val="TOC2"/>
        <w:tabs>
          <w:tab w:val="left" w:pos="651"/>
          <w:tab w:val="right" w:leader="dot" w:pos="9350"/>
        </w:tabs>
        <w:rPr>
          <w:del w:id="2639" w:author="James Kulp" w:date="2008-11-13T13:49:00Z"/>
          <w:rFonts w:eastAsiaTheme="minorEastAsia" w:cstheme="minorBidi"/>
          <w:noProof/>
          <w:sz w:val="24"/>
          <w:szCs w:val="24"/>
        </w:rPr>
      </w:pPr>
      <w:del w:id="2640" w:author="James Kulp" w:date="2008-11-13T13:49:00Z">
        <w:r w:rsidDel="008A32EC">
          <w:rPr>
            <w:noProof/>
          </w:rPr>
          <w:delText>2.10</w:delText>
        </w:r>
        <w:r w:rsidDel="008A32EC">
          <w:rPr>
            <w:rFonts w:eastAsiaTheme="minorEastAsia" w:cstheme="minorBidi"/>
            <w:noProof/>
            <w:sz w:val="24"/>
            <w:szCs w:val="24"/>
          </w:rPr>
          <w:tab/>
        </w:r>
        <w:r w:rsidDel="008A32EC">
          <w:rPr>
            <w:noProof/>
          </w:rPr>
          <w:delText>Signal Prefix Rules and Guidelines</w:delText>
        </w:r>
        <w:r w:rsidDel="008A32EC">
          <w:rPr>
            <w:noProof/>
          </w:rPr>
          <w:tab/>
        </w:r>
        <w:r w:rsidR="0094753D" w:rsidDel="008A32EC">
          <w:rPr>
            <w:b w:val="0"/>
            <w:noProof/>
          </w:rPr>
          <w:fldChar w:fldCharType="begin"/>
        </w:r>
        <w:r w:rsidDel="008A32EC">
          <w:rPr>
            <w:noProof/>
          </w:rPr>
          <w:delInstrText xml:space="preserve"> PAGEREF _Toc87092283 \h </w:delInstrText>
        </w:r>
      </w:del>
      <w:r w:rsidR="00D454E5" w:rsidRPr="0094753D">
        <w:rPr>
          <w:noProof/>
        </w:rPr>
      </w:r>
      <w:del w:id="2641" w:author="James Kulp" w:date="2008-11-13T13:49:00Z">
        <w:r w:rsidR="0094753D" w:rsidDel="008A32EC">
          <w:rPr>
            <w:b w:val="0"/>
            <w:noProof/>
          </w:rPr>
          <w:fldChar w:fldCharType="separate"/>
        </w:r>
      </w:del>
      <w:del w:id="2642" w:author="James Kulp" w:date="2008-11-13T13:16:00Z">
        <w:r w:rsidR="00DF1768" w:rsidDel="0021764D">
          <w:rPr>
            <w:noProof/>
          </w:rPr>
          <w:delText>17</w:delText>
        </w:r>
      </w:del>
      <w:del w:id="2643" w:author="James Kulp" w:date="2008-11-13T13:49:00Z">
        <w:r w:rsidR="0094753D" w:rsidDel="008A32EC">
          <w:rPr>
            <w:b w:val="0"/>
            <w:noProof/>
          </w:rPr>
          <w:fldChar w:fldCharType="end"/>
        </w:r>
      </w:del>
    </w:p>
    <w:p w:rsidR="00C00329" w:rsidDel="008A32EC" w:rsidRDefault="00C00329">
      <w:pPr>
        <w:pStyle w:val="TOC1"/>
        <w:tabs>
          <w:tab w:val="left" w:pos="362"/>
          <w:tab w:val="right" w:leader="dot" w:pos="9350"/>
        </w:tabs>
        <w:rPr>
          <w:del w:id="2644" w:author="James Kulp" w:date="2008-11-13T13:49:00Z"/>
          <w:rFonts w:eastAsiaTheme="minorEastAsia" w:cstheme="minorBidi"/>
          <w:b w:val="0"/>
          <w:noProof/>
        </w:rPr>
      </w:pPr>
      <w:del w:id="2645" w:author="James Kulp" w:date="2008-11-13T13:49:00Z">
        <w:r w:rsidDel="008A32EC">
          <w:rPr>
            <w:noProof/>
          </w:rPr>
          <w:delText>3</w:delText>
        </w:r>
        <w:r w:rsidDel="008A32EC">
          <w:rPr>
            <w:rFonts w:eastAsiaTheme="minorEastAsia" w:cstheme="minorBidi"/>
            <w:b w:val="0"/>
            <w:noProof/>
          </w:rPr>
          <w:tab/>
        </w:r>
        <w:r w:rsidDel="008A32EC">
          <w:rPr>
            <w:noProof/>
          </w:rPr>
          <w:delText>Worker Control Interface (WCI)</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_Toc87092284 \h </w:delInstrText>
        </w:r>
      </w:del>
      <w:r w:rsidR="00D454E5" w:rsidRPr="0094753D">
        <w:rPr>
          <w:rFonts w:asciiTheme="majorHAnsi" w:hAnsiTheme="majorHAnsi"/>
          <w:noProof/>
          <w:color w:val="548DD4"/>
        </w:rPr>
      </w:r>
      <w:del w:id="2646" w:author="James Kulp" w:date="2008-11-13T13:49:00Z">
        <w:r w:rsidR="0094753D" w:rsidDel="008A32EC">
          <w:rPr>
            <w:rFonts w:asciiTheme="majorHAnsi" w:hAnsiTheme="majorHAnsi"/>
            <w:b w:val="0"/>
            <w:noProof/>
            <w:color w:val="548DD4"/>
          </w:rPr>
          <w:fldChar w:fldCharType="separate"/>
        </w:r>
        <w:r w:rsidR="0021764D" w:rsidDel="008A32EC">
          <w:rPr>
            <w:noProof/>
          </w:rPr>
          <w:delText>19</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47" w:author="James Kulp" w:date="2008-11-13T13:49:00Z"/>
          <w:rFonts w:eastAsiaTheme="minorEastAsia" w:cstheme="minorBidi"/>
          <w:noProof/>
          <w:sz w:val="24"/>
          <w:szCs w:val="24"/>
        </w:rPr>
      </w:pPr>
      <w:del w:id="2648" w:author="James Kulp" w:date="2008-11-13T13:49:00Z">
        <w:r w:rsidDel="008A32EC">
          <w:rPr>
            <w:noProof/>
          </w:rPr>
          <w:delText>3.1</w:delText>
        </w:r>
        <w:r w:rsidDel="008A32EC">
          <w:rPr>
            <w:rFonts w:eastAsiaTheme="minorEastAsia" w:cstheme="minorBidi"/>
            <w:noProof/>
            <w:sz w:val="24"/>
            <w:szCs w:val="24"/>
          </w:rPr>
          <w:tab/>
        </w:r>
        <w:r w:rsidDel="008A32EC">
          <w:rPr>
            <w:noProof/>
          </w:rPr>
          <w:delText>WCI Motivation</w:delText>
        </w:r>
        <w:r w:rsidDel="008A32EC">
          <w:rPr>
            <w:noProof/>
          </w:rPr>
          <w:tab/>
        </w:r>
        <w:r w:rsidR="0094753D" w:rsidDel="008A32EC">
          <w:rPr>
            <w:b w:val="0"/>
            <w:noProof/>
          </w:rPr>
          <w:fldChar w:fldCharType="begin"/>
        </w:r>
        <w:r w:rsidDel="008A32EC">
          <w:rPr>
            <w:noProof/>
          </w:rPr>
          <w:delInstrText xml:space="preserve"> PAGEREF _Toc87092285 \h </w:delInstrText>
        </w:r>
      </w:del>
      <w:r w:rsidR="00D454E5" w:rsidRPr="0094753D">
        <w:rPr>
          <w:noProof/>
        </w:rPr>
      </w:r>
      <w:del w:id="2649" w:author="James Kulp" w:date="2008-11-13T13:49:00Z">
        <w:r w:rsidR="0094753D" w:rsidDel="008A32EC">
          <w:rPr>
            <w:b w:val="0"/>
            <w:noProof/>
          </w:rPr>
          <w:fldChar w:fldCharType="separate"/>
        </w:r>
        <w:r w:rsidR="0021764D" w:rsidDel="008A32EC">
          <w:rPr>
            <w:noProof/>
          </w:rPr>
          <w:delText>19</w:delText>
        </w:r>
        <w:r w:rsidR="0094753D" w:rsidDel="008A32EC">
          <w:rPr>
            <w:b w:val="0"/>
            <w:noProof/>
          </w:rPr>
          <w:fldChar w:fldCharType="end"/>
        </w:r>
      </w:del>
    </w:p>
    <w:p w:rsidR="00C00329" w:rsidDel="008A32EC" w:rsidRDefault="00C00329">
      <w:pPr>
        <w:pStyle w:val="TOC2"/>
        <w:tabs>
          <w:tab w:val="left" w:pos="529"/>
          <w:tab w:val="right" w:leader="dot" w:pos="9350"/>
        </w:tabs>
        <w:rPr>
          <w:del w:id="2650" w:author="James Kulp" w:date="2008-11-13T13:49:00Z"/>
          <w:rFonts w:eastAsiaTheme="minorEastAsia" w:cstheme="minorBidi"/>
          <w:noProof/>
          <w:sz w:val="24"/>
          <w:szCs w:val="24"/>
        </w:rPr>
      </w:pPr>
      <w:del w:id="2651" w:author="James Kulp" w:date="2008-11-13T13:49:00Z">
        <w:r w:rsidDel="008A32EC">
          <w:rPr>
            <w:noProof/>
          </w:rPr>
          <w:delText>3.2</w:delText>
        </w:r>
        <w:r w:rsidDel="008A32EC">
          <w:rPr>
            <w:rFonts w:eastAsiaTheme="minorEastAsia" w:cstheme="minorBidi"/>
            <w:noProof/>
            <w:sz w:val="24"/>
            <w:szCs w:val="24"/>
          </w:rPr>
          <w:tab/>
        </w:r>
        <w:r w:rsidDel="008A32EC">
          <w:rPr>
            <w:noProof/>
          </w:rPr>
          <w:delText>WCI Overview</w:delText>
        </w:r>
        <w:r w:rsidDel="008A32EC">
          <w:rPr>
            <w:noProof/>
          </w:rPr>
          <w:tab/>
        </w:r>
        <w:r w:rsidR="0094753D" w:rsidDel="008A32EC">
          <w:rPr>
            <w:b w:val="0"/>
            <w:noProof/>
          </w:rPr>
          <w:fldChar w:fldCharType="begin"/>
        </w:r>
        <w:r w:rsidDel="008A32EC">
          <w:rPr>
            <w:noProof/>
          </w:rPr>
          <w:delInstrText xml:space="preserve"> PAGEREF _Toc87092286 \h </w:delInstrText>
        </w:r>
      </w:del>
      <w:r w:rsidR="00D454E5" w:rsidRPr="0094753D">
        <w:rPr>
          <w:noProof/>
        </w:rPr>
      </w:r>
      <w:del w:id="2652" w:author="James Kulp" w:date="2008-11-13T13:49:00Z">
        <w:r w:rsidR="0094753D" w:rsidDel="008A32EC">
          <w:rPr>
            <w:b w:val="0"/>
            <w:noProof/>
          </w:rPr>
          <w:fldChar w:fldCharType="separate"/>
        </w:r>
        <w:r w:rsidR="0021764D" w:rsidDel="008A32EC">
          <w:rPr>
            <w:noProof/>
          </w:rPr>
          <w:delText>19</w:delText>
        </w:r>
        <w:r w:rsidR="0094753D" w:rsidDel="008A32EC">
          <w:rPr>
            <w:b w:val="0"/>
            <w:noProof/>
          </w:rPr>
          <w:fldChar w:fldCharType="end"/>
        </w:r>
      </w:del>
    </w:p>
    <w:p w:rsidR="00C00329" w:rsidDel="008A32EC" w:rsidRDefault="00C00329">
      <w:pPr>
        <w:pStyle w:val="TOC2"/>
        <w:tabs>
          <w:tab w:val="left" w:pos="529"/>
          <w:tab w:val="right" w:leader="dot" w:pos="9350"/>
        </w:tabs>
        <w:rPr>
          <w:del w:id="2653" w:author="James Kulp" w:date="2008-11-13T13:49:00Z"/>
          <w:rFonts w:eastAsiaTheme="minorEastAsia" w:cstheme="minorBidi"/>
          <w:noProof/>
          <w:sz w:val="24"/>
          <w:szCs w:val="24"/>
        </w:rPr>
      </w:pPr>
      <w:del w:id="2654" w:author="James Kulp" w:date="2008-11-13T13:49:00Z">
        <w:r w:rsidDel="008A32EC">
          <w:rPr>
            <w:noProof/>
          </w:rPr>
          <w:delText>3.3</w:delText>
        </w:r>
        <w:r w:rsidDel="008A32EC">
          <w:rPr>
            <w:rFonts w:eastAsiaTheme="minorEastAsia" w:cstheme="minorBidi"/>
            <w:noProof/>
            <w:sz w:val="24"/>
            <w:szCs w:val="24"/>
          </w:rPr>
          <w:tab/>
        </w:r>
        <w:r w:rsidDel="008A32EC">
          <w:rPr>
            <w:noProof/>
          </w:rPr>
          <w:delText>WCI Attributes</w:delText>
        </w:r>
        <w:r w:rsidDel="008A32EC">
          <w:rPr>
            <w:noProof/>
          </w:rPr>
          <w:tab/>
        </w:r>
        <w:r w:rsidR="0094753D" w:rsidDel="008A32EC">
          <w:rPr>
            <w:b w:val="0"/>
            <w:noProof/>
          </w:rPr>
          <w:fldChar w:fldCharType="begin"/>
        </w:r>
        <w:r w:rsidDel="008A32EC">
          <w:rPr>
            <w:noProof/>
          </w:rPr>
          <w:delInstrText xml:space="preserve"> PAGEREF _Toc87092287 \h </w:delInstrText>
        </w:r>
      </w:del>
      <w:r w:rsidR="00D454E5" w:rsidRPr="0094753D">
        <w:rPr>
          <w:noProof/>
        </w:rPr>
      </w:r>
      <w:del w:id="2655" w:author="James Kulp" w:date="2008-11-13T13:49:00Z">
        <w:r w:rsidR="0094753D" w:rsidDel="008A32EC">
          <w:rPr>
            <w:b w:val="0"/>
            <w:noProof/>
          </w:rPr>
          <w:fldChar w:fldCharType="separate"/>
        </w:r>
        <w:r w:rsidR="0021764D" w:rsidDel="008A32EC">
          <w:rPr>
            <w:noProof/>
          </w:rPr>
          <w:delText>24</w:delText>
        </w:r>
        <w:r w:rsidR="0094753D" w:rsidDel="008A32EC">
          <w:rPr>
            <w:b w:val="0"/>
            <w:noProof/>
          </w:rPr>
          <w:fldChar w:fldCharType="end"/>
        </w:r>
      </w:del>
    </w:p>
    <w:p w:rsidR="00C00329" w:rsidDel="008A32EC" w:rsidRDefault="00C00329">
      <w:pPr>
        <w:pStyle w:val="TOC2"/>
        <w:tabs>
          <w:tab w:val="left" w:pos="529"/>
          <w:tab w:val="right" w:leader="dot" w:pos="9350"/>
        </w:tabs>
        <w:rPr>
          <w:del w:id="2656" w:author="James Kulp" w:date="2008-11-13T13:49:00Z"/>
          <w:rFonts w:eastAsiaTheme="minorEastAsia" w:cstheme="minorBidi"/>
          <w:noProof/>
          <w:sz w:val="24"/>
          <w:szCs w:val="24"/>
        </w:rPr>
      </w:pPr>
      <w:del w:id="2657" w:author="James Kulp" w:date="2008-11-13T13:49:00Z">
        <w:r w:rsidDel="008A32EC">
          <w:rPr>
            <w:noProof/>
          </w:rPr>
          <w:delText>3.4</w:delText>
        </w:r>
        <w:r w:rsidDel="008A32EC">
          <w:rPr>
            <w:rFonts w:eastAsiaTheme="minorEastAsia" w:cstheme="minorBidi"/>
            <w:noProof/>
            <w:sz w:val="24"/>
            <w:szCs w:val="24"/>
          </w:rPr>
          <w:tab/>
        </w:r>
        <w:r w:rsidDel="008A32EC">
          <w:rPr>
            <w:noProof/>
          </w:rPr>
          <w:delText>WCI OCP Profile/Configuration Parameters</w:delText>
        </w:r>
        <w:r w:rsidDel="008A32EC">
          <w:rPr>
            <w:noProof/>
          </w:rPr>
          <w:tab/>
        </w:r>
        <w:r w:rsidR="0094753D" w:rsidDel="008A32EC">
          <w:rPr>
            <w:b w:val="0"/>
            <w:noProof/>
          </w:rPr>
          <w:fldChar w:fldCharType="begin"/>
        </w:r>
        <w:r w:rsidDel="008A32EC">
          <w:rPr>
            <w:noProof/>
          </w:rPr>
          <w:delInstrText xml:space="preserve"> PAGEREF _Toc87092288 \h </w:delInstrText>
        </w:r>
      </w:del>
      <w:r w:rsidR="00D454E5" w:rsidRPr="0094753D">
        <w:rPr>
          <w:noProof/>
        </w:rPr>
      </w:r>
      <w:del w:id="2658" w:author="James Kulp" w:date="2008-11-13T13:49:00Z">
        <w:r w:rsidR="0094753D" w:rsidDel="008A32EC">
          <w:rPr>
            <w:b w:val="0"/>
            <w:noProof/>
          </w:rPr>
          <w:fldChar w:fldCharType="separate"/>
        </w:r>
        <w:r w:rsidR="0021764D" w:rsidDel="008A32EC">
          <w:rPr>
            <w:noProof/>
          </w:rPr>
          <w:delText>26</w:delText>
        </w:r>
        <w:r w:rsidR="0094753D" w:rsidDel="008A32EC">
          <w:rPr>
            <w:b w:val="0"/>
            <w:noProof/>
          </w:rPr>
          <w:fldChar w:fldCharType="end"/>
        </w:r>
      </w:del>
    </w:p>
    <w:p w:rsidR="00C00329" w:rsidDel="008A32EC" w:rsidRDefault="00C00329">
      <w:pPr>
        <w:pStyle w:val="TOC2"/>
        <w:tabs>
          <w:tab w:val="left" w:pos="529"/>
          <w:tab w:val="right" w:leader="dot" w:pos="9350"/>
        </w:tabs>
        <w:rPr>
          <w:del w:id="2659" w:author="James Kulp" w:date="2008-11-13T13:49:00Z"/>
          <w:rFonts w:eastAsiaTheme="minorEastAsia" w:cstheme="minorBidi"/>
          <w:noProof/>
          <w:sz w:val="24"/>
          <w:szCs w:val="24"/>
        </w:rPr>
      </w:pPr>
      <w:del w:id="2660" w:author="James Kulp" w:date="2008-11-13T13:49:00Z">
        <w:r w:rsidDel="008A32EC">
          <w:rPr>
            <w:noProof/>
          </w:rPr>
          <w:delText>3.5</w:delText>
        </w:r>
        <w:r w:rsidDel="008A32EC">
          <w:rPr>
            <w:rFonts w:eastAsiaTheme="minorEastAsia" w:cstheme="minorBidi"/>
            <w:noProof/>
            <w:sz w:val="24"/>
            <w:szCs w:val="24"/>
          </w:rPr>
          <w:tab/>
        </w:r>
        <w:r w:rsidDel="008A32EC">
          <w:rPr>
            <w:noProof/>
          </w:rPr>
          <w:delText>WCI OCP Signals</w:delText>
        </w:r>
        <w:r w:rsidDel="008A32EC">
          <w:rPr>
            <w:noProof/>
          </w:rPr>
          <w:tab/>
        </w:r>
        <w:r w:rsidR="0094753D" w:rsidDel="008A32EC">
          <w:rPr>
            <w:b w:val="0"/>
            <w:noProof/>
          </w:rPr>
          <w:fldChar w:fldCharType="begin"/>
        </w:r>
        <w:r w:rsidDel="008A32EC">
          <w:rPr>
            <w:noProof/>
          </w:rPr>
          <w:delInstrText xml:space="preserve"> PAGEREF _Toc87092289 \h </w:delInstrText>
        </w:r>
      </w:del>
      <w:r w:rsidR="00D454E5" w:rsidRPr="0094753D">
        <w:rPr>
          <w:noProof/>
        </w:rPr>
      </w:r>
      <w:del w:id="2661" w:author="James Kulp" w:date="2008-11-13T13:49:00Z">
        <w:r w:rsidR="0094753D" w:rsidDel="008A32EC">
          <w:rPr>
            <w:b w:val="0"/>
            <w:noProof/>
          </w:rPr>
          <w:fldChar w:fldCharType="separate"/>
        </w:r>
        <w:r w:rsidR="0021764D" w:rsidDel="008A32EC">
          <w:rPr>
            <w:noProof/>
          </w:rPr>
          <w:delText>28</w:delText>
        </w:r>
        <w:r w:rsidR="0094753D" w:rsidDel="008A32EC">
          <w:rPr>
            <w:b w:val="0"/>
            <w:noProof/>
          </w:rPr>
          <w:fldChar w:fldCharType="end"/>
        </w:r>
      </w:del>
    </w:p>
    <w:p w:rsidR="00C00329" w:rsidDel="008A32EC" w:rsidRDefault="00C00329">
      <w:pPr>
        <w:pStyle w:val="TOC2"/>
        <w:tabs>
          <w:tab w:val="left" w:pos="529"/>
          <w:tab w:val="right" w:leader="dot" w:pos="9350"/>
        </w:tabs>
        <w:rPr>
          <w:del w:id="2662" w:author="James Kulp" w:date="2008-11-13T13:49:00Z"/>
          <w:rFonts w:eastAsiaTheme="minorEastAsia" w:cstheme="minorBidi"/>
          <w:noProof/>
          <w:sz w:val="24"/>
          <w:szCs w:val="24"/>
        </w:rPr>
      </w:pPr>
      <w:del w:id="2663" w:author="James Kulp" w:date="2008-11-13T13:49:00Z">
        <w:r w:rsidDel="008A32EC">
          <w:rPr>
            <w:noProof/>
          </w:rPr>
          <w:delText>3.6</w:delText>
        </w:r>
        <w:r w:rsidDel="008A32EC">
          <w:rPr>
            <w:rFonts w:eastAsiaTheme="minorEastAsia" w:cstheme="minorBidi"/>
            <w:noProof/>
            <w:sz w:val="24"/>
            <w:szCs w:val="24"/>
          </w:rPr>
          <w:tab/>
        </w:r>
        <w:r w:rsidDel="008A32EC">
          <w:rPr>
            <w:noProof/>
          </w:rPr>
          <w:delText>WCI Semantics</w:delText>
        </w:r>
        <w:r w:rsidDel="008A32EC">
          <w:rPr>
            <w:noProof/>
          </w:rPr>
          <w:tab/>
        </w:r>
        <w:r w:rsidR="0094753D" w:rsidDel="008A32EC">
          <w:rPr>
            <w:b w:val="0"/>
            <w:noProof/>
          </w:rPr>
          <w:fldChar w:fldCharType="begin"/>
        </w:r>
        <w:r w:rsidDel="008A32EC">
          <w:rPr>
            <w:noProof/>
          </w:rPr>
          <w:delInstrText xml:space="preserve"> PAGEREF _Toc87092290 \h </w:delInstrText>
        </w:r>
      </w:del>
      <w:r w:rsidR="00D454E5" w:rsidRPr="0094753D">
        <w:rPr>
          <w:noProof/>
        </w:rPr>
      </w:r>
      <w:del w:id="2664" w:author="James Kulp" w:date="2008-11-13T13:49:00Z">
        <w:r w:rsidR="0094753D" w:rsidDel="008A32EC">
          <w:rPr>
            <w:b w:val="0"/>
            <w:noProof/>
          </w:rPr>
          <w:fldChar w:fldCharType="separate"/>
        </w:r>
        <w:r w:rsidR="0021764D" w:rsidDel="008A32EC">
          <w:rPr>
            <w:noProof/>
          </w:rPr>
          <w:delText>29</w:delText>
        </w:r>
        <w:r w:rsidR="0094753D" w:rsidDel="008A32EC">
          <w:rPr>
            <w:b w:val="0"/>
            <w:noProof/>
          </w:rPr>
          <w:fldChar w:fldCharType="end"/>
        </w:r>
      </w:del>
    </w:p>
    <w:p w:rsidR="00C00329" w:rsidDel="008A32EC" w:rsidRDefault="00C00329">
      <w:pPr>
        <w:pStyle w:val="TOC2"/>
        <w:tabs>
          <w:tab w:val="left" w:pos="529"/>
          <w:tab w:val="right" w:leader="dot" w:pos="9350"/>
        </w:tabs>
        <w:rPr>
          <w:del w:id="2665" w:author="James Kulp" w:date="2008-11-13T13:49:00Z"/>
          <w:rFonts w:eastAsiaTheme="minorEastAsia" w:cstheme="minorBidi"/>
          <w:noProof/>
          <w:sz w:val="24"/>
          <w:szCs w:val="24"/>
        </w:rPr>
      </w:pPr>
      <w:del w:id="2666" w:author="James Kulp" w:date="2008-11-13T13:49:00Z">
        <w:r w:rsidDel="008A32EC">
          <w:rPr>
            <w:noProof/>
          </w:rPr>
          <w:delText>3.7</w:delText>
        </w:r>
        <w:r w:rsidDel="008A32EC">
          <w:rPr>
            <w:rFonts w:eastAsiaTheme="minorEastAsia" w:cstheme="minorBidi"/>
            <w:noProof/>
            <w:sz w:val="24"/>
            <w:szCs w:val="24"/>
          </w:rPr>
          <w:tab/>
        </w:r>
        <w:r w:rsidDel="008A32EC">
          <w:rPr>
            <w:noProof/>
          </w:rPr>
          <w:delText>WCI Infrastructure Coping</w:delText>
        </w:r>
        <w:r w:rsidDel="008A32EC">
          <w:rPr>
            <w:noProof/>
          </w:rPr>
          <w:tab/>
        </w:r>
        <w:r w:rsidR="0094753D" w:rsidDel="008A32EC">
          <w:rPr>
            <w:b w:val="0"/>
            <w:noProof/>
          </w:rPr>
          <w:fldChar w:fldCharType="begin"/>
        </w:r>
        <w:r w:rsidDel="008A32EC">
          <w:rPr>
            <w:noProof/>
          </w:rPr>
          <w:delInstrText xml:space="preserve"> PAGEREF _Toc87092291 \h </w:delInstrText>
        </w:r>
      </w:del>
      <w:r w:rsidR="00D454E5" w:rsidRPr="0094753D">
        <w:rPr>
          <w:noProof/>
        </w:rPr>
      </w:r>
      <w:del w:id="2667" w:author="James Kulp" w:date="2008-11-13T13:49:00Z">
        <w:r w:rsidR="0094753D" w:rsidDel="008A32EC">
          <w:rPr>
            <w:b w:val="0"/>
            <w:noProof/>
          </w:rPr>
          <w:fldChar w:fldCharType="separate"/>
        </w:r>
        <w:r w:rsidR="0021764D" w:rsidDel="008A32EC">
          <w:rPr>
            <w:noProof/>
          </w:rPr>
          <w:delText>31</w:delText>
        </w:r>
        <w:r w:rsidR="0094753D" w:rsidDel="008A32EC">
          <w:rPr>
            <w:b w:val="0"/>
            <w:noProof/>
          </w:rPr>
          <w:fldChar w:fldCharType="end"/>
        </w:r>
      </w:del>
    </w:p>
    <w:p w:rsidR="00C00329" w:rsidDel="008A32EC" w:rsidRDefault="00C00329">
      <w:pPr>
        <w:pStyle w:val="TOC1"/>
        <w:tabs>
          <w:tab w:val="left" w:pos="362"/>
          <w:tab w:val="right" w:leader="dot" w:pos="9350"/>
        </w:tabs>
        <w:rPr>
          <w:del w:id="2668" w:author="James Kulp" w:date="2008-11-13T13:49:00Z"/>
          <w:rFonts w:eastAsiaTheme="minorEastAsia" w:cstheme="minorBidi"/>
          <w:b w:val="0"/>
          <w:noProof/>
        </w:rPr>
      </w:pPr>
      <w:del w:id="2669" w:author="James Kulp" w:date="2008-11-13T13:49:00Z">
        <w:r w:rsidDel="008A32EC">
          <w:rPr>
            <w:noProof/>
          </w:rPr>
          <w:delText>4</w:delText>
        </w:r>
        <w:r w:rsidDel="008A32EC">
          <w:rPr>
            <w:rFonts w:eastAsiaTheme="minorEastAsia" w:cstheme="minorBidi"/>
            <w:b w:val="0"/>
            <w:noProof/>
          </w:rPr>
          <w:tab/>
        </w:r>
        <w:r w:rsidDel="008A32EC">
          <w:rPr>
            <w:noProof/>
          </w:rPr>
          <w:delText>Worker Data Interfaces</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_Toc87092292 \h </w:delInstrText>
        </w:r>
      </w:del>
      <w:r w:rsidR="00D454E5" w:rsidRPr="0094753D">
        <w:rPr>
          <w:rFonts w:asciiTheme="majorHAnsi" w:hAnsiTheme="majorHAnsi"/>
          <w:noProof/>
          <w:color w:val="548DD4"/>
        </w:rPr>
      </w:r>
      <w:del w:id="2670" w:author="James Kulp" w:date="2008-11-13T13:49:00Z">
        <w:r w:rsidR="0094753D" w:rsidDel="008A32EC">
          <w:rPr>
            <w:rFonts w:asciiTheme="majorHAnsi" w:hAnsiTheme="majorHAnsi"/>
            <w:b w:val="0"/>
            <w:noProof/>
            <w:color w:val="548DD4"/>
          </w:rPr>
          <w:fldChar w:fldCharType="separate"/>
        </w:r>
        <w:r w:rsidR="0021764D" w:rsidDel="008A32EC">
          <w:rPr>
            <w:noProof/>
          </w:rPr>
          <w:delText>33</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71" w:author="James Kulp" w:date="2008-11-13T13:49:00Z"/>
          <w:rFonts w:eastAsiaTheme="minorEastAsia" w:cstheme="minorBidi"/>
          <w:noProof/>
          <w:sz w:val="24"/>
          <w:szCs w:val="24"/>
        </w:rPr>
      </w:pPr>
      <w:del w:id="2672" w:author="James Kulp" w:date="2008-11-13T13:49:00Z">
        <w:r w:rsidDel="008A32EC">
          <w:rPr>
            <w:noProof/>
          </w:rPr>
          <w:delText>4.1</w:delText>
        </w:r>
        <w:r w:rsidDel="008A32EC">
          <w:rPr>
            <w:rFonts w:eastAsiaTheme="minorEastAsia" w:cstheme="minorBidi"/>
            <w:noProof/>
            <w:sz w:val="24"/>
            <w:szCs w:val="24"/>
          </w:rPr>
          <w:tab/>
        </w:r>
        <w:r w:rsidDel="008A32EC">
          <w:rPr>
            <w:noProof/>
          </w:rPr>
          <w:delText>Data Protocol between Workers: the Data Plane Protocol</w:delText>
        </w:r>
        <w:r w:rsidDel="008A32EC">
          <w:rPr>
            <w:noProof/>
          </w:rPr>
          <w:tab/>
        </w:r>
        <w:r w:rsidR="0094753D" w:rsidDel="008A32EC">
          <w:rPr>
            <w:b w:val="0"/>
            <w:noProof/>
          </w:rPr>
          <w:fldChar w:fldCharType="begin"/>
        </w:r>
        <w:r w:rsidDel="008A32EC">
          <w:rPr>
            <w:noProof/>
          </w:rPr>
          <w:delInstrText xml:space="preserve"> PAGEREF _Toc87092293 \h </w:delInstrText>
        </w:r>
      </w:del>
      <w:r w:rsidR="00D454E5" w:rsidRPr="0094753D">
        <w:rPr>
          <w:noProof/>
        </w:rPr>
      </w:r>
      <w:del w:id="2673" w:author="James Kulp" w:date="2008-11-13T13:49:00Z">
        <w:r w:rsidR="0094753D" w:rsidDel="008A32EC">
          <w:rPr>
            <w:b w:val="0"/>
            <w:noProof/>
          </w:rPr>
          <w:fldChar w:fldCharType="separate"/>
        </w:r>
        <w:r w:rsidR="0021764D" w:rsidDel="008A32EC">
          <w:rPr>
            <w:noProof/>
          </w:rPr>
          <w:delText>33</w:delText>
        </w:r>
        <w:r w:rsidR="0094753D" w:rsidDel="008A32EC">
          <w:rPr>
            <w:b w:val="0"/>
            <w:noProof/>
          </w:rPr>
          <w:fldChar w:fldCharType="end"/>
        </w:r>
      </w:del>
    </w:p>
    <w:p w:rsidR="00C00329" w:rsidDel="008A32EC" w:rsidRDefault="00C00329">
      <w:pPr>
        <w:pStyle w:val="TOC2"/>
        <w:tabs>
          <w:tab w:val="left" w:pos="529"/>
          <w:tab w:val="right" w:leader="dot" w:pos="9350"/>
        </w:tabs>
        <w:rPr>
          <w:del w:id="2674" w:author="James Kulp" w:date="2008-11-13T13:49:00Z"/>
          <w:rFonts w:eastAsiaTheme="minorEastAsia" w:cstheme="minorBidi"/>
          <w:noProof/>
          <w:sz w:val="24"/>
          <w:szCs w:val="24"/>
        </w:rPr>
      </w:pPr>
      <w:del w:id="2675" w:author="James Kulp" w:date="2008-11-13T13:49:00Z">
        <w:r w:rsidDel="008A32EC">
          <w:rPr>
            <w:noProof/>
          </w:rPr>
          <w:delText>4.2</w:delText>
        </w:r>
        <w:r w:rsidDel="008A32EC">
          <w:rPr>
            <w:rFonts w:eastAsiaTheme="minorEastAsia" w:cstheme="minorBidi"/>
            <w:noProof/>
            <w:sz w:val="24"/>
            <w:szCs w:val="24"/>
          </w:rPr>
          <w:tab/>
        </w:r>
        <w:r w:rsidDel="008A32EC">
          <w:rPr>
            <w:noProof/>
          </w:rPr>
          <w:delText>Worker Data Interfaces Attribute Summary</w:delText>
        </w:r>
        <w:r w:rsidDel="008A32EC">
          <w:rPr>
            <w:noProof/>
          </w:rPr>
          <w:tab/>
        </w:r>
        <w:r w:rsidR="0094753D" w:rsidDel="008A32EC">
          <w:rPr>
            <w:b w:val="0"/>
            <w:noProof/>
          </w:rPr>
          <w:fldChar w:fldCharType="begin"/>
        </w:r>
        <w:r w:rsidDel="008A32EC">
          <w:rPr>
            <w:noProof/>
          </w:rPr>
          <w:delInstrText xml:space="preserve"> PAGEREF _Toc87092294 \h </w:delInstrText>
        </w:r>
      </w:del>
      <w:r w:rsidR="00D454E5" w:rsidRPr="0094753D">
        <w:rPr>
          <w:noProof/>
        </w:rPr>
      </w:r>
      <w:del w:id="2676" w:author="James Kulp" w:date="2008-11-13T13:49:00Z">
        <w:r w:rsidR="0094753D" w:rsidDel="008A32EC">
          <w:rPr>
            <w:b w:val="0"/>
            <w:noProof/>
          </w:rPr>
          <w:fldChar w:fldCharType="separate"/>
        </w:r>
        <w:r w:rsidR="0021764D" w:rsidDel="008A32EC">
          <w:rPr>
            <w:noProof/>
          </w:rPr>
          <w:delText>34</w:delText>
        </w:r>
        <w:r w:rsidR="0094753D" w:rsidDel="008A32EC">
          <w:rPr>
            <w:b w:val="0"/>
            <w:noProof/>
          </w:rPr>
          <w:fldChar w:fldCharType="end"/>
        </w:r>
      </w:del>
    </w:p>
    <w:p w:rsidR="00C00329" w:rsidDel="008A32EC" w:rsidRDefault="00C00329">
      <w:pPr>
        <w:pStyle w:val="TOC2"/>
        <w:tabs>
          <w:tab w:val="left" w:pos="529"/>
          <w:tab w:val="right" w:leader="dot" w:pos="9350"/>
        </w:tabs>
        <w:rPr>
          <w:del w:id="2677" w:author="James Kulp" w:date="2008-11-13T13:49:00Z"/>
          <w:rFonts w:eastAsiaTheme="minorEastAsia" w:cstheme="minorBidi"/>
          <w:noProof/>
          <w:sz w:val="24"/>
          <w:szCs w:val="24"/>
        </w:rPr>
      </w:pPr>
      <w:del w:id="2678" w:author="James Kulp" w:date="2008-11-13T13:49:00Z">
        <w:r w:rsidDel="008A32EC">
          <w:rPr>
            <w:noProof/>
          </w:rPr>
          <w:delText>4.3</w:delText>
        </w:r>
        <w:r w:rsidDel="008A32EC">
          <w:rPr>
            <w:rFonts w:eastAsiaTheme="minorEastAsia" w:cstheme="minorBidi"/>
            <w:noProof/>
            <w:sz w:val="24"/>
            <w:szCs w:val="24"/>
          </w:rPr>
          <w:tab/>
        </w:r>
        <w:r w:rsidDel="008A32EC">
          <w:rPr>
            <w:noProof/>
          </w:rPr>
          <w:delText>Worker Data Interfaces Attribute Details</w:delText>
        </w:r>
        <w:r w:rsidDel="008A32EC">
          <w:rPr>
            <w:noProof/>
          </w:rPr>
          <w:tab/>
        </w:r>
        <w:r w:rsidR="0094753D" w:rsidDel="008A32EC">
          <w:rPr>
            <w:b w:val="0"/>
            <w:noProof/>
          </w:rPr>
          <w:fldChar w:fldCharType="begin"/>
        </w:r>
        <w:r w:rsidDel="008A32EC">
          <w:rPr>
            <w:noProof/>
          </w:rPr>
          <w:delInstrText xml:space="preserve"> PAGEREF _Toc87092295 \h </w:delInstrText>
        </w:r>
      </w:del>
      <w:r w:rsidR="00D454E5" w:rsidRPr="0094753D">
        <w:rPr>
          <w:noProof/>
        </w:rPr>
      </w:r>
      <w:del w:id="2679" w:author="James Kulp" w:date="2008-11-13T13:49:00Z">
        <w:r w:rsidR="0094753D" w:rsidDel="008A32EC">
          <w:rPr>
            <w:b w:val="0"/>
            <w:noProof/>
          </w:rPr>
          <w:fldChar w:fldCharType="separate"/>
        </w:r>
        <w:r w:rsidR="0021764D" w:rsidDel="008A32EC">
          <w:rPr>
            <w:noProof/>
          </w:rPr>
          <w:delText>35</w:delText>
        </w:r>
        <w:r w:rsidR="0094753D" w:rsidDel="008A32EC">
          <w:rPr>
            <w:b w:val="0"/>
            <w:noProof/>
          </w:rPr>
          <w:fldChar w:fldCharType="end"/>
        </w:r>
      </w:del>
    </w:p>
    <w:p w:rsidR="00C00329" w:rsidDel="008A32EC" w:rsidRDefault="00C00329">
      <w:pPr>
        <w:pStyle w:val="TOC2"/>
        <w:tabs>
          <w:tab w:val="left" w:pos="529"/>
          <w:tab w:val="right" w:leader="dot" w:pos="9350"/>
        </w:tabs>
        <w:rPr>
          <w:del w:id="2680" w:author="James Kulp" w:date="2008-11-13T13:49:00Z"/>
          <w:rFonts w:eastAsiaTheme="minorEastAsia" w:cstheme="minorBidi"/>
          <w:noProof/>
          <w:sz w:val="24"/>
          <w:szCs w:val="24"/>
        </w:rPr>
      </w:pPr>
      <w:del w:id="2681" w:author="James Kulp" w:date="2008-11-13T13:49:00Z">
        <w:r w:rsidDel="008A32EC">
          <w:rPr>
            <w:noProof/>
          </w:rPr>
          <w:delText>4.4</w:delText>
        </w:r>
        <w:r w:rsidDel="008A32EC">
          <w:rPr>
            <w:rFonts w:eastAsiaTheme="minorEastAsia" w:cstheme="minorBidi"/>
            <w:noProof/>
            <w:sz w:val="24"/>
            <w:szCs w:val="24"/>
          </w:rPr>
          <w:tab/>
        </w:r>
        <w:r w:rsidDel="008A32EC">
          <w:rPr>
            <w:noProof/>
          </w:rPr>
          <w:delText>Worker Data Interface OCP Profiles</w:delText>
        </w:r>
        <w:r w:rsidDel="008A32EC">
          <w:rPr>
            <w:noProof/>
          </w:rPr>
          <w:tab/>
        </w:r>
        <w:r w:rsidR="0094753D" w:rsidDel="008A32EC">
          <w:rPr>
            <w:b w:val="0"/>
            <w:noProof/>
          </w:rPr>
          <w:fldChar w:fldCharType="begin"/>
        </w:r>
        <w:r w:rsidDel="008A32EC">
          <w:rPr>
            <w:noProof/>
          </w:rPr>
          <w:delInstrText xml:space="preserve"> PAGEREF _Toc87092296 \h </w:delInstrText>
        </w:r>
      </w:del>
      <w:r w:rsidR="00D454E5" w:rsidRPr="0094753D">
        <w:rPr>
          <w:noProof/>
        </w:rPr>
      </w:r>
      <w:del w:id="2682" w:author="James Kulp" w:date="2008-11-13T13:49:00Z">
        <w:r w:rsidR="0094753D" w:rsidDel="008A32EC">
          <w:rPr>
            <w:b w:val="0"/>
            <w:noProof/>
          </w:rPr>
          <w:fldChar w:fldCharType="separate"/>
        </w:r>
        <w:r w:rsidR="0021764D" w:rsidDel="008A32EC">
          <w:rPr>
            <w:noProof/>
          </w:rPr>
          <w:delText>36</w:delText>
        </w:r>
        <w:r w:rsidR="0094753D" w:rsidDel="008A32EC">
          <w:rPr>
            <w:b w:val="0"/>
            <w:noProof/>
          </w:rPr>
          <w:fldChar w:fldCharType="end"/>
        </w:r>
      </w:del>
    </w:p>
    <w:p w:rsidR="00C00329" w:rsidDel="008A32EC" w:rsidRDefault="00C00329">
      <w:pPr>
        <w:pStyle w:val="TOC1"/>
        <w:tabs>
          <w:tab w:val="left" w:pos="362"/>
          <w:tab w:val="right" w:leader="dot" w:pos="9350"/>
        </w:tabs>
        <w:rPr>
          <w:del w:id="2683" w:author="James Kulp" w:date="2008-11-13T13:49:00Z"/>
          <w:rFonts w:eastAsiaTheme="minorEastAsia" w:cstheme="minorBidi"/>
          <w:b w:val="0"/>
          <w:noProof/>
        </w:rPr>
      </w:pPr>
      <w:del w:id="2684" w:author="James Kulp" w:date="2008-11-13T13:49:00Z">
        <w:r w:rsidDel="008A32EC">
          <w:rPr>
            <w:noProof/>
          </w:rPr>
          <w:delText>5</w:delText>
        </w:r>
        <w:r w:rsidDel="008A32EC">
          <w:rPr>
            <w:rFonts w:eastAsiaTheme="minorEastAsia" w:cstheme="minorBidi"/>
            <w:b w:val="0"/>
            <w:noProof/>
          </w:rPr>
          <w:tab/>
        </w:r>
        <w:r w:rsidDel="008A32EC">
          <w:rPr>
            <w:noProof/>
          </w:rPr>
          <w:delText>Data Widths and Byte Enables in WSI, WMI, and WMemI profiles</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_Toc87092297 \h </w:delInstrText>
        </w:r>
      </w:del>
      <w:r w:rsidR="00D454E5" w:rsidRPr="0094753D">
        <w:rPr>
          <w:rFonts w:asciiTheme="majorHAnsi" w:hAnsiTheme="majorHAnsi"/>
          <w:noProof/>
          <w:color w:val="548DD4"/>
        </w:rPr>
      </w:r>
      <w:del w:id="2685" w:author="James Kulp" w:date="2008-11-13T13:49:00Z">
        <w:r w:rsidR="0094753D" w:rsidDel="008A32EC">
          <w:rPr>
            <w:rFonts w:asciiTheme="majorHAnsi" w:hAnsiTheme="majorHAnsi"/>
            <w:b w:val="0"/>
            <w:noProof/>
            <w:color w:val="548DD4"/>
          </w:rPr>
          <w:fldChar w:fldCharType="separate"/>
        </w:r>
        <w:r w:rsidR="0021764D" w:rsidDel="008A32EC">
          <w:rPr>
            <w:noProof/>
          </w:rPr>
          <w:delText>38</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86" w:author="James Kulp" w:date="2008-11-13T13:49:00Z"/>
          <w:rFonts w:eastAsiaTheme="minorEastAsia" w:cstheme="minorBidi"/>
          <w:noProof/>
          <w:sz w:val="24"/>
          <w:szCs w:val="24"/>
        </w:rPr>
      </w:pPr>
      <w:del w:id="2687" w:author="James Kulp" w:date="2008-11-13T13:49:00Z">
        <w:r w:rsidDel="008A32EC">
          <w:rPr>
            <w:noProof/>
          </w:rPr>
          <w:delText>5.1</w:delText>
        </w:r>
        <w:r w:rsidDel="008A32EC">
          <w:rPr>
            <w:rFonts w:eastAsiaTheme="minorEastAsia" w:cstheme="minorBidi"/>
            <w:noProof/>
            <w:sz w:val="24"/>
            <w:szCs w:val="24"/>
          </w:rPr>
          <w:tab/>
        </w:r>
        <w:r w:rsidDel="008A32EC">
          <w:rPr>
            <w:noProof/>
          </w:rPr>
          <w:delText>DataWidth equals ByteWidth</w:delText>
        </w:r>
        <w:r w:rsidDel="008A32EC">
          <w:rPr>
            <w:noProof/>
          </w:rPr>
          <w:tab/>
        </w:r>
        <w:r w:rsidR="0094753D" w:rsidDel="008A32EC">
          <w:rPr>
            <w:b w:val="0"/>
            <w:noProof/>
          </w:rPr>
          <w:fldChar w:fldCharType="begin"/>
        </w:r>
        <w:r w:rsidDel="008A32EC">
          <w:rPr>
            <w:noProof/>
          </w:rPr>
          <w:delInstrText xml:space="preserve"> PAGEREF _Toc87092298 \h </w:delInstrText>
        </w:r>
      </w:del>
      <w:r w:rsidR="00D454E5" w:rsidRPr="0094753D">
        <w:rPr>
          <w:noProof/>
        </w:rPr>
      </w:r>
      <w:del w:id="2688" w:author="James Kulp" w:date="2008-11-13T13:49:00Z">
        <w:r w:rsidR="0094753D" w:rsidDel="008A32EC">
          <w:rPr>
            <w:b w:val="0"/>
            <w:noProof/>
          </w:rPr>
          <w:fldChar w:fldCharType="separate"/>
        </w:r>
        <w:r w:rsidR="0021764D" w:rsidDel="008A32EC">
          <w:rPr>
            <w:noProof/>
          </w:rPr>
          <w:delText>38</w:delText>
        </w:r>
        <w:r w:rsidR="0094753D" w:rsidDel="008A32EC">
          <w:rPr>
            <w:b w:val="0"/>
            <w:noProof/>
          </w:rPr>
          <w:fldChar w:fldCharType="end"/>
        </w:r>
      </w:del>
    </w:p>
    <w:p w:rsidR="00C00329" w:rsidDel="008A32EC" w:rsidRDefault="00C00329">
      <w:pPr>
        <w:pStyle w:val="TOC2"/>
        <w:tabs>
          <w:tab w:val="left" w:pos="529"/>
          <w:tab w:val="right" w:leader="dot" w:pos="9350"/>
        </w:tabs>
        <w:rPr>
          <w:del w:id="2689" w:author="James Kulp" w:date="2008-11-13T13:49:00Z"/>
          <w:rFonts w:eastAsiaTheme="minorEastAsia" w:cstheme="minorBidi"/>
          <w:noProof/>
          <w:sz w:val="24"/>
          <w:szCs w:val="24"/>
        </w:rPr>
      </w:pPr>
      <w:del w:id="2690" w:author="James Kulp" w:date="2008-11-13T13:49:00Z">
        <w:r w:rsidDel="008A32EC">
          <w:rPr>
            <w:noProof/>
          </w:rPr>
          <w:delText>5.2</w:delText>
        </w:r>
        <w:r w:rsidDel="008A32EC">
          <w:rPr>
            <w:rFonts w:eastAsiaTheme="minorEastAsia" w:cstheme="minorBidi"/>
            <w:noProof/>
            <w:sz w:val="24"/>
            <w:szCs w:val="24"/>
          </w:rPr>
          <w:tab/>
        </w:r>
        <w:r w:rsidDel="008A32EC">
          <w:rPr>
            <w:noProof/>
          </w:rPr>
          <w:delText>DataWidth is a multiple of ByteWidth, and ByteWidth is 8 (bytes are octets)</w:delText>
        </w:r>
        <w:r w:rsidDel="008A32EC">
          <w:rPr>
            <w:noProof/>
          </w:rPr>
          <w:tab/>
        </w:r>
        <w:r w:rsidR="0094753D" w:rsidDel="008A32EC">
          <w:rPr>
            <w:b w:val="0"/>
            <w:noProof/>
          </w:rPr>
          <w:fldChar w:fldCharType="begin"/>
        </w:r>
        <w:r w:rsidDel="008A32EC">
          <w:rPr>
            <w:noProof/>
          </w:rPr>
          <w:delInstrText xml:space="preserve"> PAGEREF _Toc87092299 \h </w:delInstrText>
        </w:r>
      </w:del>
      <w:r w:rsidR="00D454E5" w:rsidRPr="0094753D">
        <w:rPr>
          <w:noProof/>
        </w:rPr>
      </w:r>
      <w:del w:id="2691" w:author="James Kulp" w:date="2008-11-13T13:49:00Z">
        <w:r w:rsidR="0094753D" w:rsidDel="008A32EC">
          <w:rPr>
            <w:b w:val="0"/>
            <w:noProof/>
          </w:rPr>
          <w:fldChar w:fldCharType="separate"/>
        </w:r>
        <w:r w:rsidR="0021764D" w:rsidDel="008A32EC">
          <w:rPr>
            <w:noProof/>
          </w:rPr>
          <w:delText>38</w:delText>
        </w:r>
        <w:r w:rsidR="0094753D" w:rsidDel="008A32EC">
          <w:rPr>
            <w:b w:val="0"/>
            <w:noProof/>
          </w:rPr>
          <w:fldChar w:fldCharType="end"/>
        </w:r>
      </w:del>
    </w:p>
    <w:p w:rsidR="00C00329" w:rsidDel="008A32EC" w:rsidRDefault="00C00329">
      <w:pPr>
        <w:pStyle w:val="TOC2"/>
        <w:tabs>
          <w:tab w:val="left" w:pos="529"/>
          <w:tab w:val="right" w:leader="dot" w:pos="9350"/>
        </w:tabs>
        <w:rPr>
          <w:del w:id="2692" w:author="James Kulp" w:date="2008-11-13T13:49:00Z"/>
          <w:rFonts w:eastAsiaTheme="minorEastAsia" w:cstheme="minorBidi"/>
          <w:noProof/>
          <w:sz w:val="24"/>
          <w:szCs w:val="24"/>
        </w:rPr>
      </w:pPr>
      <w:del w:id="2693" w:author="James Kulp" w:date="2008-11-13T13:49:00Z">
        <w:r w:rsidDel="008A32EC">
          <w:rPr>
            <w:noProof/>
          </w:rPr>
          <w:delText>5.3</w:delText>
        </w:r>
        <w:r w:rsidDel="008A32EC">
          <w:rPr>
            <w:rFonts w:eastAsiaTheme="minorEastAsia" w:cstheme="minorBidi"/>
            <w:noProof/>
            <w:sz w:val="24"/>
            <w:szCs w:val="24"/>
          </w:rPr>
          <w:tab/>
        </w:r>
        <w:r w:rsidDel="008A32EC">
          <w:rPr>
            <w:noProof/>
          </w:rPr>
          <w:delText>DataWidth is a multiple of ByteWidth, and ByteWidth is greater than 8</w:delText>
        </w:r>
        <w:r w:rsidDel="008A32EC">
          <w:rPr>
            <w:noProof/>
          </w:rPr>
          <w:tab/>
        </w:r>
        <w:r w:rsidR="0094753D" w:rsidDel="008A32EC">
          <w:rPr>
            <w:b w:val="0"/>
            <w:noProof/>
          </w:rPr>
          <w:fldChar w:fldCharType="begin"/>
        </w:r>
        <w:r w:rsidDel="008A32EC">
          <w:rPr>
            <w:noProof/>
          </w:rPr>
          <w:delInstrText xml:space="preserve"> PAGEREF _Toc87092300 \h </w:delInstrText>
        </w:r>
      </w:del>
      <w:r w:rsidR="00D454E5" w:rsidRPr="0094753D">
        <w:rPr>
          <w:noProof/>
        </w:rPr>
      </w:r>
      <w:del w:id="2694" w:author="James Kulp" w:date="2008-11-13T13:49:00Z">
        <w:r w:rsidR="0094753D" w:rsidDel="008A32EC">
          <w:rPr>
            <w:b w:val="0"/>
            <w:noProof/>
          </w:rPr>
          <w:fldChar w:fldCharType="separate"/>
        </w:r>
        <w:r w:rsidR="0021764D" w:rsidDel="008A32EC">
          <w:rPr>
            <w:noProof/>
          </w:rPr>
          <w:delText>38</w:delText>
        </w:r>
        <w:r w:rsidR="0094753D" w:rsidDel="008A32EC">
          <w:rPr>
            <w:b w:val="0"/>
            <w:noProof/>
          </w:rPr>
          <w:fldChar w:fldCharType="end"/>
        </w:r>
      </w:del>
    </w:p>
    <w:p w:rsidR="00C00329" w:rsidDel="008A32EC" w:rsidRDefault="00C00329">
      <w:pPr>
        <w:pStyle w:val="TOC1"/>
        <w:tabs>
          <w:tab w:val="left" w:pos="362"/>
          <w:tab w:val="right" w:leader="dot" w:pos="9350"/>
        </w:tabs>
        <w:rPr>
          <w:del w:id="2695" w:author="James Kulp" w:date="2008-11-13T13:49:00Z"/>
          <w:rFonts w:eastAsiaTheme="minorEastAsia" w:cstheme="minorBidi"/>
          <w:b w:val="0"/>
          <w:noProof/>
        </w:rPr>
      </w:pPr>
      <w:del w:id="2696" w:author="James Kulp" w:date="2008-11-13T13:49:00Z">
        <w:r w:rsidDel="008A32EC">
          <w:rPr>
            <w:noProof/>
          </w:rPr>
          <w:delText>6</w:delText>
        </w:r>
        <w:r w:rsidDel="008A32EC">
          <w:rPr>
            <w:rFonts w:eastAsiaTheme="minorEastAsia" w:cstheme="minorBidi"/>
            <w:b w:val="0"/>
            <w:noProof/>
          </w:rPr>
          <w:tab/>
        </w:r>
        <w:r w:rsidDel="008A32EC">
          <w:rPr>
            <w:noProof/>
          </w:rPr>
          <w:delText>Worker Streaming Interface (WSI)</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_Toc87092301 \h </w:delInstrText>
        </w:r>
      </w:del>
      <w:r w:rsidR="00D454E5" w:rsidRPr="0094753D">
        <w:rPr>
          <w:rFonts w:asciiTheme="majorHAnsi" w:hAnsiTheme="majorHAnsi"/>
          <w:noProof/>
          <w:color w:val="548DD4"/>
        </w:rPr>
      </w:r>
      <w:del w:id="2697" w:author="James Kulp" w:date="2008-11-13T13:49:00Z">
        <w:r w:rsidR="0094753D" w:rsidDel="008A32EC">
          <w:rPr>
            <w:rFonts w:asciiTheme="majorHAnsi" w:hAnsiTheme="majorHAnsi"/>
            <w:b w:val="0"/>
            <w:noProof/>
            <w:color w:val="548DD4"/>
          </w:rPr>
          <w:fldChar w:fldCharType="separate"/>
        </w:r>
        <w:r w:rsidR="0021764D" w:rsidDel="008A32EC">
          <w:rPr>
            <w:noProof/>
          </w:rPr>
          <w:delText>39</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698" w:author="James Kulp" w:date="2008-11-13T13:49:00Z"/>
          <w:rFonts w:eastAsiaTheme="minorEastAsia" w:cstheme="minorBidi"/>
          <w:noProof/>
          <w:sz w:val="24"/>
          <w:szCs w:val="24"/>
        </w:rPr>
      </w:pPr>
      <w:del w:id="2699" w:author="James Kulp" w:date="2008-11-13T13:49:00Z">
        <w:r w:rsidDel="008A32EC">
          <w:rPr>
            <w:noProof/>
          </w:rPr>
          <w:delText>6.1</w:delText>
        </w:r>
        <w:r w:rsidDel="008A32EC">
          <w:rPr>
            <w:rFonts w:eastAsiaTheme="minorEastAsia" w:cstheme="minorBidi"/>
            <w:noProof/>
            <w:sz w:val="24"/>
            <w:szCs w:val="24"/>
          </w:rPr>
          <w:tab/>
        </w:r>
        <w:r w:rsidDel="008A32EC">
          <w:rPr>
            <w:noProof/>
          </w:rPr>
          <w:delText>WSI Motivation</w:delText>
        </w:r>
        <w:r w:rsidDel="008A32EC">
          <w:rPr>
            <w:noProof/>
          </w:rPr>
          <w:tab/>
        </w:r>
        <w:r w:rsidR="0094753D" w:rsidDel="008A32EC">
          <w:rPr>
            <w:b w:val="0"/>
            <w:noProof/>
          </w:rPr>
          <w:fldChar w:fldCharType="begin"/>
        </w:r>
        <w:r w:rsidDel="008A32EC">
          <w:rPr>
            <w:noProof/>
          </w:rPr>
          <w:delInstrText xml:space="preserve"> PAGEREF _Toc87092302 \h </w:delInstrText>
        </w:r>
      </w:del>
      <w:r w:rsidR="00D454E5" w:rsidRPr="0094753D">
        <w:rPr>
          <w:noProof/>
        </w:rPr>
      </w:r>
      <w:del w:id="2700" w:author="James Kulp" w:date="2008-11-13T13:49:00Z">
        <w:r w:rsidR="0094753D" w:rsidDel="008A32EC">
          <w:rPr>
            <w:b w:val="0"/>
            <w:noProof/>
          </w:rPr>
          <w:fldChar w:fldCharType="separate"/>
        </w:r>
        <w:r w:rsidR="0021764D" w:rsidDel="008A32EC">
          <w:rPr>
            <w:noProof/>
          </w:rPr>
          <w:delText>39</w:delText>
        </w:r>
        <w:r w:rsidR="0094753D" w:rsidDel="008A32EC">
          <w:rPr>
            <w:b w:val="0"/>
            <w:noProof/>
          </w:rPr>
          <w:fldChar w:fldCharType="end"/>
        </w:r>
      </w:del>
    </w:p>
    <w:p w:rsidR="00C00329" w:rsidDel="008A32EC" w:rsidRDefault="00C00329">
      <w:pPr>
        <w:pStyle w:val="TOC2"/>
        <w:tabs>
          <w:tab w:val="left" w:pos="529"/>
          <w:tab w:val="right" w:leader="dot" w:pos="9350"/>
        </w:tabs>
        <w:rPr>
          <w:del w:id="2701" w:author="James Kulp" w:date="2008-11-13T13:49:00Z"/>
          <w:rFonts w:eastAsiaTheme="minorEastAsia" w:cstheme="minorBidi"/>
          <w:noProof/>
          <w:sz w:val="24"/>
          <w:szCs w:val="24"/>
        </w:rPr>
      </w:pPr>
      <w:del w:id="2702" w:author="James Kulp" w:date="2008-11-13T13:49:00Z">
        <w:r w:rsidDel="008A32EC">
          <w:rPr>
            <w:noProof/>
          </w:rPr>
          <w:delText>6.2</w:delText>
        </w:r>
        <w:r w:rsidDel="008A32EC">
          <w:rPr>
            <w:rFonts w:eastAsiaTheme="minorEastAsia" w:cstheme="minorBidi"/>
            <w:noProof/>
            <w:sz w:val="24"/>
            <w:szCs w:val="24"/>
          </w:rPr>
          <w:tab/>
        </w:r>
        <w:r w:rsidDel="008A32EC">
          <w:rPr>
            <w:noProof/>
          </w:rPr>
          <w:delText>WSI Overview</w:delText>
        </w:r>
        <w:r w:rsidDel="008A32EC">
          <w:rPr>
            <w:noProof/>
          </w:rPr>
          <w:tab/>
        </w:r>
        <w:r w:rsidR="0094753D" w:rsidDel="008A32EC">
          <w:rPr>
            <w:b w:val="0"/>
            <w:noProof/>
          </w:rPr>
          <w:fldChar w:fldCharType="begin"/>
        </w:r>
        <w:r w:rsidDel="008A32EC">
          <w:rPr>
            <w:noProof/>
          </w:rPr>
          <w:delInstrText xml:space="preserve"> PAGEREF _Toc87092303 \h </w:delInstrText>
        </w:r>
      </w:del>
      <w:r w:rsidR="00D454E5" w:rsidRPr="0094753D">
        <w:rPr>
          <w:noProof/>
        </w:rPr>
      </w:r>
      <w:del w:id="2703" w:author="James Kulp" w:date="2008-11-13T13:49:00Z">
        <w:r w:rsidR="0094753D" w:rsidDel="008A32EC">
          <w:rPr>
            <w:b w:val="0"/>
            <w:noProof/>
          </w:rPr>
          <w:fldChar w:fldCharType="separate"/>
        </w:r>
        <w:r w:rsidR="0021764D" w:rsidDel="008A32EC">
          <w:rPr>
            <w:noProof/>
          </w:rPr>
          <w:delText>39</w:delText>
        </w:r>
        <w:r w:rsidR="0094753D" w:rsidDel="008A32EC">
          <w:rPr>
            <w:b w:val="0"/>
            <w:noProof/>
          </w:rPr>
          <w:fldChar w:fldCharType="end"/>
        </w:r>
      </w:del>
    </w:p>
    <w:p w:rsidR="00C00329" w:rsidDel="008A32EC" w:rsidRDefault="00C00329">
      <w:pPr>
        <w:pStyle w:val="TOC2"/>
        <w:tabs>
          <w:tab w:val="left" w:pos="529"/>
          <w:tab w:val="right" w:leader="dot" w:pos="9350"/>
        </w:tabs>
        <w:rPr>
          <w:del w:id="2704" w:author="James Kulp" w:date="2008-11-13T13:49:00Z"/>
          <w:rFonts w:eastAsiaTheme="minorEastAsia" w:cstheme="minorBidi"/>
          <w:noProof/>
          <w:sz w:val="24"/>
          <w:szCs w:val="24"/>
        </w:rPr>
      </w:pPr>
      <w:del w:id="2705" w:author="James Kulp" w:date="2008-11-13T13:49:00Z">
        <w:r w:rsidDel="008A32EC">
          <w:rPr>
            <w:noProof/>
          </w:rPr>
          <w:delText>6.3</w:delText>
        </w:r>
        <w:r w:rsidDel="008A32EC">
          <w:rPr>
            <w:rFonts w:eastAsiaTheme="minorEastAsia" w:cstheme="minorBidi"/>
            <w:noProof/>
            <w:sz w:val="24"/>
            <w:szCs w:val="24"/>
          </w:rPr>
          <w:tab/>
        </w:r>
        <w:r w:rsidDel="008A32EC">
          <w:rPr>
            <w:noProof/>
          </w:rPr>
          <w:delText>WSI Attributes</w:delText>
        </w:r>
        <w:r w:rsidDel="008A32EC">
          <w:rPr>
            <w:noProof/>
          </w:rPr>
          <w:tab/>
        </w:r>
        <w:r w:rsidR="0094753D" w:rsidDel="008A32EC">
          <w:rPr>
            <w:b w:val="0"/>
            <w:noProof/>
          </w:rPr>
          <w:fldChar w:fldCharType="begin"/>
        </w:r>
        <w:r w:rsidDel="008A32EC">
          <w:rPr>
            <w:noProof/>
          </w:rPr>
          <w:delInstrText xml:space="preserve"> PAGEREF _Toc87092304 \h </w:delInstrText>
        </w:r>
      </w:del>
      <w:r w:rsidR="00D454E5" w:rsidRPr="0094753D">
        <w:rPr>
          <w:noProof/>
        </w:rPr>
      </w:r>
      <w:del w:id="2706" w:author="James Kulp" w:date="2008-11-13T13:49:00Z">
        <w:r w:rsidR="0094753D" w:rsidDel="008A32EC">
          <w:rPr>
            <w:b w:val="0"/>
            <w:noProof/>
          </w:rPr>
          <w:fldChar w:fldCharType="separate"/>
        </w:r>
        <w:r w:rsidR="0021764D" w:rsidDel="008A32EC">
          <w:rPr>
            <w:noProof/>
          </w:rPr>
          <w:delText>40</w:delText>
        </w:r>
        <w:r w:rsidR="0094753D" w:rsidDel="008A32EC">
          <w:rPr>
            <w:b w:val="0"/>
            <w:noProof/>
          </w:rPr>
          <w:fldChar w:fldCharType="end"/>
        </w:r>
      </w:del>
    </w:p>
    <w:p w:rsidR="00C00329" w:rsidDel="008A32EC" w:rsidRDefault="00C00329">
      <w:pPr>
        <w:pStyle w:val="TOC2"/>
        <w:tabs>
          <w:tab w:val="left" w:pos="529"/>
          <w:tab w:val="right" w:leader="dot" w:pos="9350"/>
        </w:tabs>
        <w:rPr>
          <w:del w:id="2707" w:author="James Kulp" w:date="2008-11-13T13:49:00Z"/>
          <w:rFonts w:eastAsiaTheme="minorEastAsia" w:cstheme="minorBidi"/>
          <w:noProof/>
          <w:sz w:val="24"/>
          <w:szCs w:val="24"/>
        </w:rPr>
      </w:pPr>
      <w:del w:id="2708" w:author="James Kulp" w:date="2008-11-13T13:49:00Z">
        <w:r w:rsidDel="008A32EC">
          <w:rPr>
            <w:noProof/>
          </w:rPr>
          <w:delText>6.4</w:delText>
        </w:r>
        <w:r w:rsidDel="008A32EC">
          <w:rPr>
            <w:rFonts w:eastAsiaTheme="minorEastAsia" w:cstheme="minorBidi"/>
            <w:noProof/>
            <w:sz w:val="24"/>
            <w:szCs w:val="24"/>
          </w:rPr>
          <w:tab/>
        </w:r>
        <w:r w:rsidDel="008A32EC">
          <w:rPr>
            <w:noProof/>
          </w:rPr>
          <w:delText>WSI OCP Profile/Configuration Parameters</w:delText>
        </w:r>
        <w:r w:rsidDel="008A32EC">
          <w:rPr>
            <w:noProof/>
          </w:rPr>
          <w:tab/>
        </w:r>
        <w:r w:rsidR="0094753D" w:rsidDel="008A32EC">
          <w:rPr>
            <w:b w:val="0"/>
            <w:noProof/>
          </w:rPr>
          <w:fldChar w:fldCharType="begin"/>
        </w:r>
        <w:r w:rsidDel="008A32EC">
          <w:rPr>
            <w:noProof/>
          </w:rPr>
          <w:delInstrText xml:space="preserve"> PAGEREF _Toc87092305 \h </w:delInstrText>
        </w:r>
      </w:del>
      <w:r w:rsidR="00D454E5" w:rsidRPr="0094753D">
        <w:rPr>
          <w:noProof/>
        </w:rPr>
      </w:r>
      <w:del w:id="2709" w:author="James Kulp" w:date="2008-11-13T13:49:00Z">
        <w:r w:rsidR="0094753D" w:rsidDel="008A32EC">
          <w:rPr>
            <w:b w:val="0"/>
            <w:noProof/>
          </w:rPr>
          <w:fldChar w:fldCharType="separate"/>
        </w:r>
        <w:r w:rsidR="0021764D" w:rsidDel="008A32EC">
          <w:rPr>
            <w:noProof/>
          </w:rPr>
          <w:delText>42</w:delText>
        </w:r>
        <w:r w:rsidR="0094753D" w:rsidDel="008A32EC">
          <w:rPr>
            <w:b w:val="0"/>
            <w:noProof/>
          </w:rPr>
          <w:fldChar w:fldCharType="end"/>
        </w:r>
      </w:del>
    </w:p>
    <w:p w:rsidR="00C00329" w:rsidDel="008A32EC" w:rsidRDefault="00C00329">
      <w:pPr>
        <w:pStyle w:val="TOC2"/>
        <w:tabs>
          <w:tab w:val="left" w:pos="529"/>
          <w:tab w:val="right" w:leader="dot" w:pos="9350"/>
        </w:tabs>
        <w:rPr>
          <w:del w:id="2710" w:author="James Kulp" w:date="2008-11-13T13:49:00Z"/>
          <w:rFonts w:eastAsiaTheme="minorEastAsia" w:cstheme="minorBidi"/>
          <w:noProof/>
          <w:sz w:val="24"/>
          <w:szCs w:val="24"/>
        </w:rPr>
      </w:pPr>
      <w:del w:id="2711" w:author="James Kulp" w:date="2008-11-13T13:49:00Z">
        <w:r w:rsidDel="008A32EC">
          <w:rPr>
            <w:noProof/>
          </w:rPr>
          <w:delText>6.5</w:delText>
        </w:r>
        <w:r w:rsidDel="008A32EC">
          <w:rPr>
            <w:rFonts w:eastAsiaTheme="minorEastAsia" w:cstheme="minorBidi"/>
            <w:noProof/>
            <w:sz w:val="24"/>
            <w:szCs w:val="24"/>
          </w:rPr>
          <w:tab/>
        </w:r>
        <w:r w:rsidDel="008A32EC">
          <w:rPr>
            <w:noProof/>
          </w:rPr>
          <w:delText>WSI OCP Signals</w:delText>
        </w:r>
        <w:r w:rsidDel="008A32EC">
          <w:rPr>
            <w:noProof/>
          </w:rPr>
          <w:tab/>
        </w:r>
        <w:r w:rsidR="0094753D" w:rsidDel="008A32EC">
          <w:rPr>
            <w:b w:val="0"/>
            <w:noProof/>
          </w:rPr>
          <w:fldChar w:fldCharType="begin"/>
        </w:r>
        <w:r w:rsidDel="008A32EC">
          <w:rPr>
            <w:noProof/>
          </w:rPr>
          <w:delInstrText xml:space="preserve"> PAGEREF _Toc87092306 \h </w:delInstrText>
        </w:r>
      </w:del>
      <w:r w:rsidR="00D454E5" w:rsidRPr="0094753D">
        <w:rPr>
          <w:noProof/>
        </w:rPr>
      </w:r>
      <w:del w:id="2712" w:author="James Kulp" w:date="2008-11-13T13:49:00Z">
        <w:r w:rsidR="0094753D" w:rsidDel="008A32EC">
          <w:rPr>
            <w:b w:val="0"/>
            <w:noProof/>
          </w:rPr>
          <w:fldChar w:fldCharType="separate"/>
        </w:r>
        <w:r w:rsidR="0021764D" w:rsidDel="008A32EC">
          <w:rPr>
            <w:noProof/>
          </w:rPr>
          <w:delText>43</w:delText>
        </w:r>
        <w:r w:rsidR="0094753D" w:rsidDel="008A32EC">
          <w:rPr>
            <w:b w:val="0"/>
            <w:noProof/>
          </w:rPr>
          <w:fldChar w:fldCharType="end"/>
        </w:r>
      </w:del>
    </w:p>
    <w:p w:rsidR="00C00329" w:rsidDel="008A32EC" w:rsidRDefault="00C00329">
      <w:pPr>
        <w:pStyle w:val="TOC2"/>
        <w:tabs>
          <w:tab w:val="left" w:pos="529"/>
          <w:tab w:val="right" w:leader="dot" w:pos="9350"/>
        </w:tabs>
        <w:rPr>
          <w:del w:id="2713" w:author="James Kulp" w:date="2008-11-13T13:49:00Z"/>
          <w:rFonts w:eastAsiaTheme="minorEastAsia" w:cstheme="minorBidi"/>
          <w:noProof/>
          <w:sz w:val="24"/>
          <w:szCs w:val="24"/>
        </w:rPr>
      </w:pPr>
      <w:del w:id="2714" w:author="James Kulp" w:date="2008-11-13T13:49:00Z">
        <w:r w:rsidDel="008A32EC">
          <w:rPr>
            <w:noProof/>
          </w:rPr>
          <w:delText>6.6</w:delText>
        </w:r>
        <w:r w:rsidDel="008A32EC">
          <w:rPr>
            <w:rFonts w:eastAsiaTheme="minorEastAsia" w:cstheme="minorBidi"/>
            <w:noProof/>
            <w:sz w:val="24"/>
            <w:szCs w:val="24"/>
          </w:rPr>
          <w:tab/>
        </w:r>
        <w:r w:rsidDel="008A32EC">
          <w:rPr>
            <w:noProof/>
          </w:rPr>
          <w:delText>WSI Semantics</w:delText>
        </w:r>
        <w:r w:rsidDel="008A32EC">
          <w:rPr>
            <w:noProof/>
          </w:rPr>
          <w:tab/>
        </w:r>
        <w:r w:rsidR="0094753D" w:rsidDel="008A32EC">
          <w:rPr>
            <w:b w:val="0"/>
            <w:noProof/>
          </w:rPr>
          <w:fldChar w:fldCharType="begin"/>
        </w:r>
        <w:r w:rsidDel="008A32EC">
          <w:rPr>
            <w:noProof/>
          </w:rPr>
          <w:delInstrText xml:space="preserve"> PAGEREF _Toc87092307 \h </w:delInstrText>
        </w:r>
      </w:del>
      <w:r w:rsidR="00D454E5" w:rsidRPr="0094753D">
        <w:rPr>
          <w:noProof/>
        </w:rPr>
      </w:r>
      <w:del w:id="2715" w:author="James Kulp" w:date="2008-11-13T13:49:00Z">
        <w:r w:rsidR="0094753D" w:rsidDel="008A32EC">
          <w:rPr>
            <w:b w:val="0"/>
            <w:noProof/>
          </w:rPr>
          <w:fldChar w:fldCharType="separate"/>
        </w:r>
        <w:r w:rsidR="0021764D" w:rsidDel="008A32EC">
          <w:rPr>
            <w:noProof/>
          </w:rPr>
          <w:delText>44</w:delText>
        </w:r>
        <w:r w:rsidR="0094753D" w:rsidDel="008A32EC">
          <w:rPr>
            <w:b w:val="0"/>
            <w:noProof/>
          </w:rPr>
          <w:fldChar w:fldCharType="end"/>
        </w:r>
      </w:del>
    </w:p>
    <w:p w:rsidR="00C00329" w:rsidDel="008A32EC" w:rsidRDefault="00C00329">
      <w:pPr>
        <w:pStyle w:val="TOC2"/>
        <w:tabs>
          <w:tab w:val="left" w:pos="529"/>
          <w:tab w:val="right" w:leader="dot" w:pos="9350"/>
        </w:tabs>
        <w:rPr>
          <w:del w:id="2716" w:author="James Kulp" w:date="2008-11-13T13:49:00Z"/>
          <w:rFonts w:eastAsiaTheme="minorEastAsia" w:cstheme="minorBidi"/>
          <w:noProof/>
          <w:sz w:val="24"/>
          <w:szCs w:val="24"/>
        </w:rPr>
      </w:pPr>
      <w:del w:id="2717" w:author="James Kulp" w:date="2008-11-13T13:49:00Z">
        <w:r w:rsidDel="008A32EC">
          <w:rPr>
            <w:noProof/>
          </w:rPr>
          <w:delText>6.7</w:delText>
        </w:r>
        <w:r w:rsidDel="008A32EC">
          <w:rPr>
            <w:rFonts w:eastAsiaTheme="minorEastAsia" w:cstheme="minorBidi"/>
            <w:noProof/>
            <w:sz w:val="24"/>
            <w:szCs w:val="24"/>
          </w:rPr>
          <w:tab/>
        </w:r>
        <w:r w:rsidDel="008A32EC">
          <w:rPr>
            <w:noProof/>
          </w:rPr>
          <w:delText>WSI Infrastructure Coping</w:delText>
        </w:r>
        <w:r w:rsidDel="008A32EC">
          <w:rPr>
            <w:noProof/>
          </w:rPr>
          <w:tab/>
        </w:r>
        <w:r w:rsidR="0094753D" w:rsidDel="008A32EC">
          <w:rPr>
            <w:b w:val="0"/>
            <w:noProof/>
          </w:rPr>
          <w:fldChar w:fldCharType="begin"/>
        </w:r>
        <w:r w:rsidDel="008A32EC">
          <w:rPr>
            <w:noProof/>
          </w:rPr>
          <w:delInstrText xml:space="preserve"> PAGEREF _Toc87092308 \h </w:delInstrText>
        </w:r>
      </w:del>
      <w:r w:rsidR="00D454E5" w:rsidRPr="0094753D">
        <w:rPr>
          <w:noProof/>
        </w:rPr>
      </w:r>
      <w:del w:id="2718" w:author="James Kulp" w:date="2008-11-13T13:49:00Z">
        <w:r w:rsidR="0094753D" w:rsidDel="008A32EC">
          <w:rPr>
            <w:b w:val="0"/>
            <w:noProof/>
          </w:rPr>
          <w:fldChar w:fldCharType="separate"/>
        </w:r>
        <w:r w:rsidR="0021764D" w:rsidDel="008A32EC">
          <w:rPr>
            <w:noProof/>
          </w:rPr>
          <w:delText>46</w:delText>
        </w:r>
        <w:r w:rsidR="0094753D" w:rsidDel="008A32EC">
          <w:rPr>
            <w:b w:val="0"/>
            <w:noProof/>
          </w:rPr>
          <w:fldChar w:fldCharType="end"/>
        </w:r>
      </w:del>
    </w:p>
    <w:p w:rsidR="00C00329" w:rsidDel="008A32EC" w:rsidRDefault="00C00329">
      <w:pPr>
        <w:pStyle w:val="TOC1"/>
        <w:tabs>
          <w:tab w:val="left" w:pos="362"/>
          <w:tab w:val="right" w:leader="dot" w:pos="9350"/>
        </w:tabs>
        <w:rPr>
          <w:del w:id="2719" w:author="James Kulp" w:date="2008-11-13T13:49:00Z"/>
          <w:rFonts w:eastAsiaTheme="minorEastAsia" w:cstheme="minorBidi"/>
          <w:b w:val="0"/>
          <w:noProof/>
        </w:rPr>
      </w:pPr>
      <w:del w:id="2720" w:author="James Kulp" w:date="2008-11-13T13:49:00Z">
        <w:r w:rsidDel="008A32EC">
          <w:rPr>
            <w:noProof/>
          </w:rPr>
          <w:delText>7</w:delText>
        </w:r>
        <w:r w:rsidDel="008A32EC">
          <w:rPr>
            <w:rFonts w:eastAsiaTheme="minorEastAsia" w:cstheme="minorBidi"/>
            <w:b w:val="0"/>
            <w:noProof/>
          </w:rPr>
          <w:tab/>
        </w:r>
        <w:r w:rsidDel="008A32EC">
          <w:rPr>
            <w:noProof/>
          </w:rPr>
          <w:delText>Worker Message Interface (WMI)</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_Toc87092309 \h </w:delInstrText>
        </w:r>
      </w:del>
      <w:r w:rsidR="00D454E5" w:rsidRPr="0094753D">
        <w:rPr>
          <w:rFonts w:asciiTheme="majorHAnsi" w:hAnsiTheme="majorHAnsi"/>
          <w:noProof/>
          <w:color w:val="548DD4"/>
        </w:rPr>
      </w:r>
      <w:del w:id="2721" w:author="James Kulp" w:date="2008-11-13T13:49:00Z">
        <w:r w:rsidR="0094753D" w:rsidDel="008A32EC">
          <w:rPr>
            <w:rFonts w:asciiTheme="majorHAnsi" w:hAnsiTheme="majorHAnsi"/>
            <w:b w:val="0"/>
            <w:noProof/>
            <w:color w:val="548DD4"/>
          </w:rPr>
          <w:fldChar w:fldCharType="separate"/>
        </w:r>
        <w:r w:rsidR="0021764D" w:rsidDel="008A32EC">
          <w:rPr>
            <w:noProof/>
          </w:rPr>
          <w:delText>49</w:delText>
        </w:r>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722" w:author="James Kulp" w:date="2008-11-13T13:49:00Z"/>
          <w:rFonts w:eastAsiaTheme="minorEastAsia" w:cstheme="minorBidi"/>
          <w:noProof/>
          <w:sz w:val="24"/>
          <w:szCs w:val="24"/>
        </w:rPr>
      </w:pPr>
      <w:del w:id="2723" w:author="James Kulp" w:date="2008-11-13T13:49:00Z">
        <w:r w:rsidDel="008A32EC">
          <w:rPr>
            <w:noProof/>
          </w:rPr>
          <w:delText>7.1</w:delText>
        </w:r>
        <w:r w:rsidDel="008A32EC">
          <w:rPr>
            <w:rFonts w:eastAsiaTheme="minorEastAsia" w:cstheme="minorBidi"/>
            <w:noProof/>
            <w:sz w:val="24"/>
            <w:szCs w:val="24"/>
          </w:rPr>
          <w:tab/>
        </w:r>
        <w:r w:rsidDel="008A32EC">
          <w:rPr>
            <w:noProof/>
          </w:rPr>
          <w:delText>WMI Motivation</w:delText>
        </w:r>
        <w:r w:rsidDel="008A32EC">
          <w:rPr>
            <w:noProof/>
          </w:rPr>
          <w:tab/>
        </w:r>
        <w:r w:rsidR="0094753D" w:rsidDel="008A32EC">
          <w:rPr>
            <w:b w:val="0"/>
            <w:noProof/>
          </w:rPr>
          <w:fldChar w:fldCharType="begin"/>
        </w:r>
        <w:r w:rsidDel="008A32EC">
          <w:rPr>
            <w:noProof/>
          </w:rPr>
          <w:delInstrText xml:space="preserve"> PAGEREF _Toc87092310 \h </w:delInstrText>
        </w:r>
      </w:del>
      <w:r w:rsidR="00D454E5" w:rsidRPr="0094753D">
        <w:rPr>
          <w:noProof/>
        </w:rPr>
      </w:r>
      <w:del w:id="2724" w:author="James Kulp" w:date="2008-11-13T13:49:00Z">
        <w:r w:rsidR="0094753D" w:rsidDel="008A32EC">
          <w:rPr>
            <w:b w:val="0"/>
            <w:noProof/>
          </w:rPr>
          <w:fldChar w:fldCharType="separate"/>
        </w:r>
        <w:r w:rsidR="0021764D" w:rsidDel="008A32EC">
          <w:rPr>
            <w:noProof/>
          </w:rPr>
          <w:delText>49</w:delText>
        </w:r>
        <w:r w:rsidR="0094753D" w:rsidDel="008A32EC">
          <w:rPr>
            <w:b w:val="0"/>
            <w:noProof/>
          </w:rPr>
          <w:fldChar w:fldCharType="end"/>
        </w:r>
      </w:del>
    </w:p>
    <w:p w:rsidR="00C00329" w:rsidDel="008A32EC" w:rsidRDefault="00C00329">
      <w:pPr>
        <w:pStyle w:val="TOC2"/>
        <w:tabs>
          <w:tab w:val="left" w:pos="529"/>
          <w:tab w:val="right" w:leader="dot" w:pos="9350"/>
        </w:tabs>
        <w:rPr>
          <w:del w:id="2725" w:author="James Kulp" w:date="2008-11-13T13:49:00Z"/>
          <w:rFonts w:eastAsiaTheme="minorEastAsia" w:cstheme="minorBidi"/>
          <w:noProof/>
          <w:sz w:val="24"/>
          <w:szCs w:val="24"/>
        </w:rPr>
      </w:pPr>
      <w:del w:id="2726" w:author="James Kulp" w:date="2008-11-13T13:49:00Z">
        <w:r w:rsidDel="008A32EC">
          <w:rPr>
            <w:noProof/>
          </w:rPr>
          <w:delText>7.2</w:delText>
        </w:r>
        <w:r w:rsidDel="008A32EC">
          <w:rPr>
            <w:rFonts w:eastAsiaTheme="minorEastAsia" w:cstheme="minorBidi"/>
            <w:noProof/>
            <w:sz w:val="24"/>
            <w:szCs w:val="24"/>
          </w:rPr>
          <w:tab/>
        </w:r>
        <w:r w:rsidDel="008A32EC">
          <w:rPr>
            <w:noProof/>
          </w:rPr>
          <w:delText>WMI Overview</w:delText>
        </w:r>
        <w:r w:rsidDel="008A32EC">
          <w:rPr>
            <w:noProof/>
          </w:rPr>
          <w:tab/>
        </w:r>
        <w:r w:rsidR="0094753D" w:rsidDel="008A32EC">
          <w:rPr>
            <w:b w:val="0"/>
            <w:noProof/>
          </w:rPr>
          <w:fldChar w:fldCharType="begin"/>
        </w:r>
        <w:r w:rsidDel="008A32EC">
          <w:rPr>
            <w:noProof/>
          </w:rPr>
          <w:delInstrText xml:space="preserve"> PAGEREF _Toc87092311 \h </w:delInstrText>
        </w:r>
      </w:del>
      <w:r w:rsidR="00D454E5" w:rsidRPr="0094753D">
        <w:rPr>
          <w:noProof/>
        </w:rPr>
      </w:r>
      <w:del w:id="2727" w:author="James Kulp" w:date="2008-11-13T13:49:00Z">
        <w:r w:rsidR="0094753D" w:rsidDel="008A32EC">
          <w:rPr>
            <w:b w:val="0"/>
            <w:noProof/>
          </w:rPr>
          <w:fldChar w:fldCharType="separate"/>
        </w:r>
        <w:r w:rsidR="0021764D" w:rsidDel="008A32EC">
          <w:rPr>
            <w:noProof/>
          </w:rPr>
          <w:delText>49</w:delText>
        </w:r>
        <w:r w:rsidR="0094753D" w:rsidDel="008A32EC">
          <w:rPr>
            <w:b w:val="0"/>
            <w:noProof/>
          </w:rPr>
          <w:fldChar w:fldCharType="end"/>
        </w:r>
      </w:del>
    </w:p>
    <w:p w:rsidR="00C00329" w:rsidDel="008A32EC" w:rsidRDefault="00C00329">
      <w:pPr>
        <w:pStyle w:val="TOC2"/>
        <w:tabs>
          <w:tab w:val="left" w:pos="529"/>
          <w:tab w:val="right" w:leader="dot" w:pos="9350"/>
        </w:tabs>
        <w:rPr>
          <w:del w:id="2728" w:author="James Kulp" w:date="2008-11-13T13:49:00Z"/>
          <w:rFonts w:eastAsiaTheme="minorEastAsia" w:cstheme="minorBidi"/>
          <w:noProof/>
          <w:sz w:val="24"/>
          <w:szCs w:val="24"/>
        </w:rPr>
      </w:pPr>
      <w:del w:id="2729" w:author="James Kulp" w:date="2008-11-13T13:49:00Z">
        <w:r w:rsidDel="008A32EC">
          <w:rPr>
            <w:noProof/>
          </w:rPr>
          <w:delText>7.3</w:delText>
        </w:r>
        <w:r w:rsidDel="008A32EC">
          <w:rPr>
            <w:rFonts w:eastAsiaTheme="minorEastAsia" w:cstheme="minorBidi"/>
            <w:noProof/>
            <w:sz w:val="24"/>
            <w:szCs w:val="24"/>
          </w:rPr>
          <w:tab/>
        </w:r>
        <w:r w:rsidDel="008A32EC">
          <w:rPr>
            <w:noProof/>
          </w:rPr>
          <w:delText>WMI Worker Attributes</w:delText>
        </w:r>
        <w:r w:rsidDel="008A32EC">
          <w:rPr>
            <w:noProof/>
          </w:rPr>
          <w:tab/>
        </w:r>
        <w:r w:rsidR="0094753D" w:rsidDel="008A32EC">
          <w:rPr>
            <w:b w:val="0"/>
            <w:noProof/>
          </w:rPr>
          <w:fldChar w:fldCharType="begin"/>
        </w:r>
        <w:r w:rsidDel="008A32EC">
          <w:rPr>
            <w:noProof/>
          </w:rPr>
          <w:delInstrText xml:space="preserve"> PAGEREF _Toc87092312 \h </w:delInstrText>
        </w:r>
      </w:del>
      <w:r w:rsidR="00D454E5" w:rsidRPr="0094753D">
        <w:rPr>
          <w:noProof/>
        </w:rPr>
      </w:r>
      <w:del w:id="2730" w:author="James Kulp" w:date="2008-11-13T13:49:00Z">
        <w:r w:rsidR="0094753D" w:rsidDel="008A32EC">
          <w:rPr>
            <w:b w:val="0"/>
            <w:noProof/>
          </w:rPr>
          <w:fldChar w:fldCharType="separate"/>
        </w:r>
        <w:r w:rsidR="0021764D" w:rsidDel="008A32EC">
          <w:rPr>
            <w:noProof/>
          </w:rPr>
          <w:delText>51</w:delText>
        </w:r>
        <w:r w:rsidR="0094753D" w:rsidDel="008A32EC">
          <w:rPr>
            <w:b w:val="0"/>
            <w:noProof/>
          </w:rPr>
          <w:fldChar w:fldCharType="end"/>
        </w:r>
      </w:del>
    </w:p>
    <w:p w:rsidR="00C00329" w:rsidDel="008A32EC" w:rsidRDefault="00C00329">
      <w:pPr>
        <w:pStyle w:val="TOC2"/>
        <w:tabs>
          <w:tab w:val="left" w:pos="529"/>
          <w:tab w:val="right" w:leader="dot" w:pos="9350"/>
        </w:tabs>
        <w:rPr>
          <w:del w:id="2731" w:author="James Kulp" w:date="2008-11-13T13:49:00Z"/>
          <w:rFonts w:eastAsiaTheme="minorEastAsia" w:cstheme="minorBidi"/>
          <w:noProof/>
          <w:sz w:val="24"/>
          <w:szCs w:val="24"/>
        </w:rPr>
      </w:pPr>
      <w:del w:id="2732" w:author="James Kulp" w:date="2008-11-13T13:49:00Z">
        <w:r w:rsidDel="008A32EC">
          <w:rPr>
            <w:noProof/>
          </w:rPr>
          <w:delText>7.4</w:delText>
        </w:r>
        <w:r w:rsidDel="008A32EC">
          <w:rPr>
            <w:rFonts w:eastAsiaTheme="minorEastAsia" w:cstheme="minorBidi"/>
            <w:noProof/>
            <w:sz w:val="24"/>
            <w:szCs w:val="24"/>
          </w:rPr>
          <w:tab/>
        </w:r>
        <w:r w:rsidDel="008A32EC">
          <w:rPr>
            <w:noProof/>
          </w:rPr>
          <w:delText>WMI OCP Profile/Configuration Parameters</w:delText>
        </w:r>
        <w:r w:rsidDel="008A32EC">
          <w:rPr>
            <w:noProof/>
          </w:rPr>
          <w:tab/>
        </w:r>
        <w:r w:rsidR="0094753D" w:rsidDel="008A32EC">
          <w:rPr>
            <w:b w:val="0"/>
            <w:noProof/>
          </w:rPr>
          <w:fldChar w:fldCharType="begin"/>
        </w:r>
        <w:r w:rsidDel="008A32EC">
          <w:rPr>
            <w:noProof/>
          </w:rPr>
          <w:delInstrText xml:space="preserve"> PAGEREF _Toc87092313 \h </w:delInstrText>
        </w:r>
      </w:del>
      <w:r w:rsidR="00D454E5" w:rsidRPr="0094753D">
        <w:rPr>
          <w:noProof/>
        </w:rPr>
      </w:r>
      <w:del w:id="2733" w:author="James Kulp" w:date="2008-11-13T13:49:00Z">
        <w:r w:rsidR="0094753D" w:rsidDel="008A32EC">
          <w:rPr>
            <w:b w:val="0"/>
            <w:noProof/>
          </w:rPr>
          <w:fldChar w:fldCharType="separate"/>
        </w:r>
        <w:r w:rsidR="0021764D" w:rsidDel="008A32EC">
          <w:rPr>
            <w:noProof/>
          </w:rPr>
          <w:delText>53</w:delText>
        </w:r>
        <w:r w:rsidR="0094753D" w:rsidDel="008A32EC">
          <w:rPr>
            <w:b w:val="0"/>
            <w:noProof/>
          </w:rPr>
          <w:fldChar w:fldCharType="end"/>
        </w:r>
      </w:del>
    </w:p>
    <w:p w:rsidR="00C00329" w:rsidDel="008A32EC" w:rsidRDefault="00C00329">
      <w:pPr>
        <w:pStyle w:val="TOC2"/>
        <w:tabs>
          <w:tab w:val="left" w:pos="529"/>
          <w:tab w:val="right" w:leader="dot" w:pos="9350"/>
        </w:tabs>
        <w:rPr>
          <w:del w:id="2734" w:author="James Kulp" w:date="2008-11-13T13:49:00Z"/>
          <w:rFonts w:eastAsiaTheme="minorEastAsia" w:cstheme="minorBidi"/>
          <w:noProof/>
          <w:sz w:val="24"/>
          <w:szCs w:val="24"/>
        </w:rPr>
      </w:pPr>
      <w:del w:id="2735" w:author="James Kulp" w:date="2008-11-13T13:49:00Z">
        <w:r w:rsidDel="008A32EC">
          <w:rPr>
            <w:noProof/>
          </w:rPr>
          <w:delText>7.5</w:delText>
        </w:r>
        <w:r w:rsidDel="008A32EC">
          <w:rPr>
            <w:rFonts w:eastAsiaTheme="minorEastAsia" w:cstheme="minorBidi"/>
            <w:noProof/>
            <w:sz w:val="24"/>
            <w:szCs w:val="24"/>
          </w:rPr>
          <w:tab/>
        </w:r>
        <w:r w:rsidDel="008A32EC">
          <w:rPr>
            <w:noProof/>
          </w:rPr>
          <w:delText>WMI OCP Signals</w:delText>
        </w:r>
        <w:r w:rsidDel="008A32EC">
          <w:rPr>
            <w:noProof/>
          </w:rPr>
          <w:tab/>
        </w:r>
        <w:r w:rsidR="0094753D" w:rsidDel="008A32EC">
          <w:rPr>
            <w:b w:val="0"/>
            <w:noProof/>
          </w:rPr>
          <w:fldChar w:fldCharType="begin"/>
        </w:r>
        <w:r w:rsidDel="008A32EC">
          <w:rPr>
            <w:noProof/>
          </w:rPr>
          <w:delInstrText xml:space="preserve"> PAGEREF _Toc87092314 \h </w:delInstrText>
        </w:r>
      </w:del>
      <w:r w:rsidR="00D454E5" w:rsidRPr="0094753D">
        <w:rPr>
          <w:noProof/>
        </w:rPr>
      </w:r>
      <w:del w:id="2736" w:author="James Kulp" w:date="2008-11-13T13:49:00Z">
        <w:r w:rsidR="0094753D" w:rsidDel="008A32EC">
          <w:rPr>
            <w:b w:val="0"/>
            <w:noProof/>
          </w:rPr>
          <w:fldChar w:fldCharType="separate"/>
        </w:r>
        <w:r w:rsidR="0021764D" w:rsidDel="008A32EC">
          <w:rPr>
            <w:noProof/>
          </w:rPr>
          <w:delText>55</w:delText>
        </w:r>
        <w:r w:rsidR="0094753D" w:rsidDel="008A32EC">
          <w:rPr>
            <w:b w:val="0"/>
            <w:noProof/>
          </w:rPr>
          <w:fldChar w:fldCharType="end"/>
        </w:r>
      </w:del>
    </w:p>
    <w:p w:rsidR="00C00329" w:rsidDel="008A32EC" w:rsidRDefault="00C00329">
      <w:pPr>
        <w:pStyle w:val="TOC2"/>
        <w:tabs>
          <w:tab w:val="left" w:pos="529"/>
          <w:tab w:val="right" w:leader="dot" w:pos="9350"/>
        </w:tabs>
        <w:rPr>
          <w:del w:id="2737" w:author="James Kulp" w:date="2008-11-13T13:49:00Z"/>
          <w:rFonts w:eastAsiaTheme="minorEastAsia" w:cstheme="minorBidi"/>
          <w:noProof/>
          <w:sz w:val="24"/>
          <w:szCs w:val="24"/>
        </w:rPr>
      </w:pPr>
      <w:del w:id="2738" w:author="James Kulp" w:date="2008-11-13T13:49:00Z">
        <w:r w:rsidRPr="00046EC9" w:rsidDel="008A32EC">
          <w:rPr>
            <w:rFonts w:cs="Arial"/>
            <w:noProof/>
          </w:rPr>
          <w:delText>7.6</w:delText>
        </w:r>
        <w:r w:rsidDel="008A32EC">
          <w:rPr>
            <w:rFonts w:eastAsiaTheme="minorEastAsia" w:cstheme="minorBidi"/>
            <w:noProof/>
            <w:sz w:val="24"/>
            <w:szCs w:val="24"/>
          </w:rPr>
          <w:tab/>
        </w:r>
        <w:r w:rsidDel="008A32EC">
          <w:rPr>
            <w:noProof/>
          </w:rPr>
          <w:delText>WMI Semantics</w:delText>
        </w:r>
        <w:r w:rsidDel="008A32EC">
          <w:rPr>
            <w:noProof/>
          </w:rPr>
          <w:tab/>
        </w:r>
        <w:r w:rsidR="0094753D" w:rsidDel="008A32EC">
          <w:rPr>
            <w:b w:val="0"/>
            <w:noProof/>
          </w:rPr>
          <w:fldChar w:fldCharType="begin"/>
        </w:r>
        <w:r w:rsidDel="008A32EC">
          <w:rPr>
            <w:noProof/>
          </w:rPr>
          <w:delInstrText xml:space="preserve"> PAGEREF _Toc87092315 \h </w:delInstrText>
        </w:r>
      </w:del>
      <w:r w:rsidR="00D454E5" w:rsidRPr="0094753D">
        <w:rPr>
          <w:noProof/>
        </w:rPr>
      </w:r>
      <w:del w:id="2739" w:author="James Kulp" w:date="2008-11-13T13:49:00Z">
        <w:r w:rsidR="0094753D" w:rsidDel="008A32EC">
          <w:rPr>
            <w:b w:val="0"/>
            <w:noProof/>
          </w:rPr>
          <w:fldChar w:fldCharType="separate"/>
        </w:r>
        <w:r w:rsidR="0021764D" w:rsidDel="008A32EC">
          <w:rPr>
            <w:noProof/>
          </w:rPr>
          <w:delText>57</w:delText>
        </w:r>
        <w:r w:rsidR="0094753D" w:rsidDel="008A32EC">
          <w:rPr>
            <w:b w:val="0"/>
            <w:noProof/>
          </w:rPr>
          <w:fldChar w:fldCharType="end"/>
        </w:r>
      </w:del>
    </w:p>
    <w:p w:rsidR="00C00329" w:rsidDel="008A32EC" w:rsidRDefault="00C00329">
      <w:pPr>
        <w:pStyle w:val="TOC2"/>
        <w:tabs>
          <w:tab w:val="left" w:pos="529"/>
          <w:tab w:val="right" w:leader="dot" w:pos="9350"/>
        </w:tabs>
        <w:rPr>
          <w:del w:id="2740" w:author="James Kulp" w:date="2008-11-13T13:49:00Z"/>
          <w:rFonts w:eastAsiaTheme="minorEastAsia" w:cstheme="minorBidi"/>
          <w:noProof/>
          <w:sz w:val="24"/>
          <w:szCs w:val="24"/>
        </w:rPr>
      </w:pPr>
      <w:del w:id="2741" w:author="James Kulp" w:date="2008-11-13T13:49:00Z">
        <w:r w:rsidDel="008A32EC">
          <w:rPr>
            <w:noProof/>
          </w:rPr>
          <w:delText>7.7</w:delText>
        </w:r>
        <w:r w:rsidDel="008A32EC">
          <w:rPr>
            <w:rFonts w:eastAsiaTheme="minorEastAsia" w:cstheme="minorBidi"/>
            <w:noProof/>
            <w:sz w:val="24"/>
            <w:szCs w:val="24"/>
          </w:rPr>
          <w:tab/>
        </w:r>
        <w:r w:rsidDel="008A32EC">
          <w:rPr>
            <w:noProof/>
          </w:rPr>
          <w:delText>WMI Infrastructure Coping</w:delText>
        </w:r>
        <w:r w:rsidDel="008A32EC">
          <w:rPr>
            <w:noProof/>
          </w:rPr>
          <w:tab/>
        </w:r>
        <w:r w:rsidR="0094753D" w:rsidDel="008A32EC">
          <w:rPr>
            <w:b w:val="0"/>
            <w:noProof/>
          </w:rPr>
          <w:fldChar w:fldCharType="begin"/>
        </w:r>
        <w:r w:rsidDel="008A32EC">
          <w:rPr>
            <w:noProof/>
          </w:rPr>
          <w:delInstrText xml:space="preserve"> PAGEREF _Toc87092316 \h </w:delInstrText>
        </w:r>
      </w:del>
      <w:r w:rsidR="00D454E5" w:rsidRPr="0094753D">
        <w:rPr>
          <w:noProof/>
        </w:rPr>
      </w:r>
      <w:del w:id="2742" w:author="James Kulp" w:date="2008-11-13T13:49:00Z">
        <w:r w:rsidR="0094753D" w:rsidDel="008A32EC">
          <w:rPr>
            <w:b w:val="0"/>
            <w:noProof/>
          </w:rPr>
          <w:fldChar w:fldCharType="separate"/>
        </w:r>
      </w:del>
      <w:del w:id="2743" w:author="James Kulp" w:date="2008-11-13T13:16:00Z">
        <w:r w:rsidR="00DF1768" w:rsidDel="0021764D">
          <w:rPr>
            <w:noProof/>
          </w:rPr>
          <w:delText>59</w:delText>
        </w:r>
      </w:del>
      <w:del w:id="2744" w:author="James Kulp" w:date="2008-11-13T13:49:00Z">
        <w:r w:rsidR="0094753D" w:rsidDel="008A32EC">
          <w:rPr>
            <w:b w:val="0"/>
            <w:noProof/>
          </w:rPr>
          <w:fldChar w:fldCharType="end"/>
        </w:r>
      </w:del>
    </w:p>
    <w:p w:rsidR="00C00329" w:rsidDel="008A32EC" w:rsidRDefault="00C00329">
      <w:pPr>
        <w:pStyle w:val="TOC1"/>
        <w:tabs>
          <w:tab w:val="left" w:pos="362"/>
          <w:tab w:val="right" w:leader="dot" w:pos="9350"/>
        </w:tabs>
        <w:rPr>
          <w:del w:id="2745" w:author="James Kulp" w:date="2008-11-13T13:49:00Z"/>
          <w:rFonts w:eastAsiaTheme="minorEastAsia" w:cstheme="minorBidi"/>
          <w:b w:val="0"/>
          <w:noProof/>
        </w:rPr>
      </w:pPr>
      <w:del w:id="2746" w:author="James Kulp" w:date="2008-11-13T13:49:00Z">
        <w:r w:rsidDel="008A32EC">
          <w:rPr>
            <w:noProof/>
          </w:rPr>
          <w:delText>8</w:delText>
        </w:r>
        <w:r w:rsidDel="008A32EC">
          <w:rPr>
            <w:rFonts w:eastAsiaTheme="minorEastAsia" w:cstheme="minorBidi"/>
            <w:b w:val="0"/>
            <w:noProof/>
          </w:rPr>
          <w:tab/>
        </w:r>
        <w:r w:rsidDel="008A32EC">
          <w:rPr>
            <w:noProof/>
          </w:rPr>
          <w:delText>Worker Memory Interface (WMemI)</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_Toc87092317 \h </w:delInstrText>
        </w:r>
      </w:del>
      <w:r w:rsidR="00D454E5" w:rsidRPr="0094753D">
        <w:rPr>
          <w:rFonts w:asciiTheme="majorHAnsi" w:hAnsiTheme="majorHAnsi"/>
          <w:noProof/>
          <w:color w:val="548DD4"/>
        </w:rPr>
      </w:r>
      <w:del w:id="2747" w:author="James Kulp" w:date="2008-11-13T13:49:00Z">
        <w:r w:rsidR="0094753D" w:rsidDel="008A32EC">
          <w:rPr>
            <w:rFonts w:asciiTheme="majorHAnsi" w:hAnsiTheme="majorHAnsi"/>
            <w:b w:val="0"/>
            <w:noProof/>
            <w:color w:val="548DD4"/>
          </w:rPr>
          <w:fldChar w:fldCharType="separate"/>
        </w:r>
      </w:del>
      <w:del w:id="2748" w:author="James Kulp" w:date="2008-11-13T13:16:00Z">
        <w:r w:rsidR="00DF1768" w:rsidDel="0021764D">
          <w:rPr>
            <w:noProof/>
          </w:rPr>
          <w:delText>61</w:delText>
        </w:r>
      </w:del>
      <w:del w:id="2749" w:author="James Kulp" w:date="2008-11-13T13:49:00Z">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750" w:author="James Kulp" w:date="2008-11-13T13:49:00Z"/>
          <w:rFonts w:eastAsiaTheme="minorEastAsia" w:cstheme="minorBidi"/>
          <w:noProof/>
          <w:sz w:val="24"/>
          <w:szCs w:val="24"/>
        </w:rPr>
      </w:pPr>
      <w:del w:id="2751" w:author="James Kulp" w:date="2008-11-13T13:49:00Z">
        <w:r w:rsidDel="008A32EC">
          <w:rPr>
            <w:noProof/>
          </w:rPr>
          <w:delText>8.1</w:delText>
        </w:r>
        <w:r w:rsidDel="008A32EC">
          <w:rPr>
            <w:rFonts w:eastAsiaTheme="minorEastAsia" w:cstheme="minorBidi"/>
            <w:noProof/>
            <w:sz w:val="24"/>
            <w:szCs w:val="24"/>
          </w:rPr>
          <w:tab/>
        </w:r>
        <w:r w:rsidDel="008A32EC">
          <w:rPr>
            <w:noProof/>
          </w:rPr>
          <w:delText>WMemI Motivation</w:delText>
        </w:r>
        <w:r w:rsidDel="008A32EC">
          <w:rPr>
            <w:noProof/>
          </w:rPr>
          <w:tab/>
        </w:r>
        <w:r w:rsidR="0094753D" w:rsidDel="008A32EC">
          <w:rPr>
            <w:b w:val="0"/>
            <w:noProof/>
          </w:rPr>
          <w:fldChar w:fldCharType="begin"/>
        </w:r>
        <w:r w:rsidDel="008A32EC">
          <w:rPr>
            <w:noProof/>
          </w:rPr>
          <w:delInstrText xml:space="preserve"> PAGEREF _Toc87092318 \h </w:delInstrText>
        </w:r>
      </w:del>
      <w:r w:rsidR="00D454E5" w:rsidRPr="0094753D">
        <w:rPr>
          <w:noProof/>
        </w:rPr>
      </w:r>
      <w:del w:id="2752" w:author="James Kulp" w:date="2008-11-13T13:49:00Z">
        <w:r w:rsidR="0094753D" w:rsidDel="008A32EC">
          <w:rPr>
            <w:b w:val="0"/>
            <w:noProof/>
          </w:rPr>
          <w:fldChar w:fldCharType="separate"/>
        </w:r>
      </w:del>
      <w:del w:id="2753" w:author="James Kulp" w:date="2008-11-13T13:16:00Z">
        <w:r w:rsidR="00DF1768" w:rsidDel="0021764D">
          <w:rPr>
            <w:noProof/>
          </w:rPr>
          <w:delText>61</w:delText>
        </w:r>
      </w:del>
      <w:del w:id="2754"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55" w:author="James Kulp" w:date="2008-11-13T13:49:00Z"/>
          <w:rFonts w:eastAsiaTheme="minorEastAsia" w:cstheme="minorBidi"/>
          <w:noProof/>
          <w:sz w:val="24"/>
          <w:szCs w:val="24"/>
        </w:rPr>
      </w:pPr>
      <w:del w:id="2756" w:author="James Kulp" w:date="2008-11-13T13:49:00Z">
        <w:r w:rsidDel="008A32EC">
          <w:rPr>
            <w:noProof/>
          </w:rPr>
          <w:delText>8.2</w:delText>
        </w:r>
        <w:r w:rsidDel="008A32EC">
          <w:rPr>
            <w:rFonts w:eastAsiaTheme="minorEastAsia" w:cstheme="minorBidi"/>
            <w:noProof/>
            <w:sz w:val="24"/>
            <w:szCs w:val="24"/>
          </w:rPr>
          <w:tab/>
        </w:r>
        <w:r w:rsidDel="008A32EC">
          <w:rPr>
            <w:noProof/>
          </w:rPr>
          <w:delText>WMemI Overview</w:delText>
        </w:r>
        <w:r w:rsidDel="008A32EC">
          <w:rPr>
            <w:noProof/>
          </w:rPr>
          <w:tab/>
        </w:r>
        <w:r w:rsidR="0094753D" w:rsidDel="008A32EC">
          <w:rPr>
            <w:b w:val="0"/>
            <w:noProof/>
          </w:rPr>
          <w:fldChar w:fldCharType="begin"/>
        </w:r>
        <w:r w:rsidDel="008A32EC">
          <w:rPr>
            <w:noProof/>
          </w:rPr>
          <w:delInstrText xml:space="preserve"> PAGEREF _Toc87092319 \h </w:delInstrText>
        </w:r>
      </w:del>
      <w:r w:rsidR="00D454E5" w:rsidRPr="0094753D">
        <w:rPr>
          <w:noProof/>
        </w:rPr>
      </w:r>
      <w:del w:id="2757" w:author="James Kulp" w:date="2008-11-13T13:49:00Z">
        <w:r w:rsidR="0094753D" w:rsidDel="008A32EC">
          <w:rPr>
            <w:b w:val="0"/>
            <w:noProof/>
          </w:rPr>
          <w:fldChar w:fldCharType="separate"/>
        </w:r>
      </w:del>
      <w:del w:id="2758" w:author="James Kulp" w:date="2008-11-13T13:16:00Z">
        <w:r w:rsidR="00DF1768" w:rsidDel="0021764D">
          <w:rPr>
            <w:noProof/>
          </w:rPr>
          <w:delText>61</w:delText>
        </w:r>
      </w:del>
      <w:del w:id="2759"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60" w:author="James Kulp" w:date="2008-11-13T13:49:00Z"/>
          <w:rFonts w:eastAsiaTheme="minorEastAsia" w:cstheme="minorBidi"/>
          <w:noProof/>
          <w:sz w:val="24"/>
          <w:szCs w:val="24"/>
        </w:rPr>
      </w:pPr>
      <w:del w:id="2761" w:author="James Kulp" w:date="2008-11-13T13:49:00Z">
        <w:r w:rsidDel="008A32EC">
          <w:rPr>
            <w:noProof/>
          </w:rPr>
          <w:delText>8.3</w:delText>
        </w:r>
        <w:r w:rsidDel="008A32EC">
          <w:rPr>
            <w:rFonts w:eastAsiaTheme="minorEastAsia" w:cstheme="minorBidi"/>
            <w:noProof/>
            <w:sz w:val="24"/>
            <w:szCs w:val="24"/>
          </w:rPr>
          <w:tab/>
        </w:r>
        <w:r w:rsidDel="008A32EC">
          <w:rPr>
            <w:noProof/>
          </w:rPr>
          <w:delText>WMemI Worker Attributes</w:delText>
        </w:r>
        <w:r w:rsidDel="008A32EC">
          <w:rPr>
            <w:noProof/>
          </w:rPr>
          <w:tab/>
        </w:r>
        <w:r w:rsidR="0094753D" w:rsidDel="008A32EC">
          <w:rPr>
            <w:b w:val="0"/>
            <w:noProof/>
          </w:rPr>
          <w:fldChar w:fldCharType="begin"/>
        </w:r>
        <w:r w:rsidDel="008A32EC">
          <w:rPr>
            <w:noProof/>
          </w:rPr>
          <w:delInstrText xml:space="preserve"> PAGEREF _Toc87092320 \h </w:delInstrText>
        </w:r>
      </w:del>
      <w:r w:rsidR="00D454E5" w:rsidRPr="0094753D">
        <w:rPr>
          <w:noProof/>
        </w:rPr>
      </w:r>
      <w:del w:id="2762" w:author="James Kulp" w:date="2008-11-13T13:49:00Z">
        <w:r w:rsidR="0094753D" w:rsidDel="008A32EC">
          <w:rPr>
            <w:b w:val="0"/>
            <w:noProof/>
          </w:rPr>
          <w:fldChar w:fldCharType="separate"/>
        </w:r>
      </w:del>
      <w:del w:id="2763" w:author="James Kulp" w:date="2008-11-13T13:16:00Z">
        <w:r w:rsidR="00DF1768" w:rsidDel="0021764D">
          <w:rPr>
            <w:noProof/>
          </w:rPr>
          <w:delText>64</w:delText>
        </w:r>
      </w:del>
      <w:del w:id="2764"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65" w:author="James Kulp" w:date="2008-11-13T13:49:00Z"/>
          <w:rFonts w:eastAsiaTheme="minorEastAsia" w:cstheme="minorBidi"/>
          <w:noProof/>
          <w:sz w:val="24"/>
          <w:szCs w:val="24"/>
        </w:rPr>
      </w:pPr>
      <w:del w:id="2766" w:author="James Kulp" w:date="2008-11-13T13:49:00Z">
        <w:r w:rsidDel="008A32EC">
          <w:rPr>
            <w:noProof/>
          </w:rPr>
          <w:delText>8.4</w:delText>
        </w:r>
        <w:r w:rsidDel="008A32EC">
          <w:rPr>
            <w:rFonts w:eastAsiaTheme="minorEastAsia" w:cstheme="minorBidi"/>
            <w:noProof/>
            <w:sz w:val="24"/>
            <w:szCs w:val="24"/>
          </w:rPr>
          <w:tab/>
        </w:r>
        <w:r w:rsidDel="008A32EC">
          <w:rPr>
            <w:noProof/>
          </w:rPr>
          <w:delText>WMemI OCP Profile/Configuration Parameters</w:delText>
        </w:r>
        <w:r w:rsidDel="008A32EC">
          <w:rPr>
            <w:noProof/>
          </w:rPr>
          <w:tab/>
        </w:r>
        <w:r w:rsidR="0094753D" w:rsidDel="008A32EC">
          <w:rPr>
            <w:b w:val="0"/>
            <w:noProof/>
          </w:rPr>
          <w:fldChar w:fldCharType="begin"/>
        </w:r>
        <w:r w:rsidDel="008A32EC">
          <w:rPr>
            <w:noProof/>
          </w:rPr>
          <w:delInstrText xml:space="preserve"> PAGEREF _Toc87092321 \h </w:delInstrText>
        </w:r>
      </w:del>
      <w:r w:rsidR="00D454E5" w:rsidRPr="0094753D">
        <w:rPr>
          <w:noProof/>
        </w:rPr>
      </w:r>
      <w:del w:id="2767" w:author="James Kulp" w:date="2008-11-13T13:49:00Z">
        <w:r w:rsidR="0094753D" w:rsidDel="008A32EC">
          <w:rPr>
            <w:b w:val="0"/>
            <w:noProof/>
          </w:rPr>
          <w:fldChar w:fldCharType="separate"/>
        </w:r>
      </w:del>
      <w:del w:id="2768" w:author="James Kulp" w:date="2008-11-13T13:16:00Z">
        <w:r w:rsidR="00DF1768" w:rsidDel="0021764D">
          <w:rPr>
            <w:noProof/>
          </w:rPr>
          <w:delText>66</w:delText>
        </w:r>
      </w:del>
      <w:del w:id="2769"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70" w:author="James Kulp" w:date="2008-11-13T13:49:00Z"/>
          <w:rFonts w:eastAsiaTheme="minorEastAsia" w:cstheme="minorBidi"/>
          <w:noProof/>
          <w:sz w:val="24"/>
          <w:szCs w:val="24"/>
        </w:rPr>
      </w:pPr>
      <w:del w:id="2771" w:author="James Kulp" w:date="2008-11-13T13:49:00Z">
        <w:r w:rsidDel="008A32EC">
          <w:rPr>
            <w:noProof/>
          </w:rPr>
          <w:delText>8.5</w:delText>
        </w:r>
        <w:r w:rsidDel="008A32EC">
          <w:rPr>
            <w:rFonts w:eastAsiaTheme="minorEastAsia" w:cstheme="minorBidi"/>
            <w:noProof/>
            <w:sz w:val="24"/>
            <w:szCs w:val="24"/>
          </w:rPr>
          <w:tab/>
        </w:r>
        <w:r w:rsidDel="008A32EC">
          <w:rPr>
            <w:noProof/>
          </w:rPr>
          <w:delText>WMemI OCP Signals</w:delText>
        </w:r>
        <w:r w:rsidDel="008A32EC">
          <w:rPr>
            <w:noProof/>
          </w:rPr>
          <w:tab/>
        </w:r>
        <w:r w:rsidR="0094753D" w:rsidDel="008A32EC">
          <w:rPr>
            <w:b w:val="0"/>
            <w:noProof/>
          </w:rPr>
          <w:fldChar w:fldCharType="begin"/>
        </w:r>
        <w:r w:rsidDel="008A32EC">
          <w:rPr>
            <w:noProof/>
          </w:rPr>
          <w:delInstrText xml:space="preserve"> PAGEREF _Toc87092322 \h </w:delInstrText>
        </w:r>
      </w:del>
      <w:r w:rsidR="00D454E5" w:rsidRPr="0094753D">
        <w:rPr>
          <w:noProof/>
        </w:rPr>
      </w:r>
      <w:del w:id="2772" w:author="James Kulp" w:date="2008-11-13T13:49:00Z">
        <w:r w:rsidR="0094753D" w:rsidDel="008A32EC">
          <w:rPr>
            <w:b w:val="0"/>
            <w:noProof/>
          </w:rPr>
          <w:fldChar w:fldCharType="separate"/>
        </w:r>
      </w:del>
      <w:del w:id="2773" w:author="James Kulp" w:date="2008-11-13T13:16:00Z">
        <w:r w:rsidR="00DF1768" w:rsidDel="0021764D">
          <w:rPr>
            <w:noProof/>
          </w:rPr>
          <w:delText>67</w:delText>
        </w:r>
      </w:del>
      <w:del w:id="2774"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75" w:author="James Kulp" w:date="2008-11-13T13:49:00Z"/>
          <w:rFonts w:eastAsiaTheme="minorEastAsia" w:cstheme="minorBidi"/>
          <w:noProof/>
          <w:sz w:val="24"/>
          <w:szCs w:val="24"/>
        </w:rPr>
      </w:pPr>
      <w:del w:id="2776" w:author="James Kulp" w:date="2008-11-13T13:49:00Z">
        <w:r w:rsidDel="008A32EC">
          <w:rPr>
            <w:noProof/>
          </w:rPr>
          <w:delText>8.6</w:delText>
        </w:r>
        <w:r w:rsidDel="008A32EC">
          <w:rPr>
            <w:rFonts w:eastAsiaTheme="minorEastAsia" w:cstheme="minorBidi"/>
            <w:noProof/>
            <w:sz w:val="24"/>
            <w:szCs w:val="24"/>
          </w:rPr>
          <w:tab/>
        </w:r>
        <w:r w:rsidDel="008A32EC">
          <w:rPr>
            <w:noProof/>
          </w:rPr>
          <w:delText>WMemI Semantics</w:delText>
        </w:r>
        <w:r w:rsidDel="008A32EC">
          <w:rPr>
            <w:noProof/>
          </w:rPr>
          <w:tab/>
        </w:r>
        <w:r w:rsidR="0094753D" w:rsidDel="008A32EC">
          <w:rPr>
            <w:b w:val="0"/>
            <w:noProof/>
          </w:rPr>
          <w:fldChar w:fldCharType="begin"/>
        </w:r>
        <w:r w:rsidDel="008A32EC">
          <w:rPr>
            <w:noProof/>
          </w:rPr>
          <w:delInstrText xml:space="preserve"> PAGEREF _Toc87092323 \h </w:delInstrText>
        </w:r>
      </w:del>
      <w:r w:rsidR="00D454E5" w:rsidRPr="0094753D">
        <w:rPr>
          <w:noProof/>
        </w:rPr>
      </w:r>
      <w:del w:id="2777" w:author="James Kulp" w:date="2008-11-13T13:49:00Z">
        <w:r w:rsidR="0094753D" w:rsidDel="008A32EC">
          <w:rPr>
            <w:b w:val="0"/>
            <w:noProof/>
          </w:rPr>
          <w:fldChar w:fldCharType="separate"/>
        </w:r>
      </w:del>
      <w:del w:id="2778" w:author="James Kulp" w:date="2008-11-13T13:16:00Z">
        <w:r w:rsidR="00DF1768" w:rsidDel="0021764D">
          <w:rPr>
            <w:noProof/>
          </w:rPr>
          <w:delText>69</w:delText>
        </w:r>
      </w:del>
      <w:del w:id="2779"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80" w:author="James Kulp" w:date="2008-11-13T13:49:00Z"/>
          <w:rFonts w:eastAsiaTheme="minorEastAsia" w:cstheme="minorBidi"/>
          <w:noProof/>
          <w:sz w:val="24"/>
          <w:szCs w:val="24"/>
        </w:rPr>
      </w:pPr>
      <w:del w:id="2781" w:author="James Kulp" w:date="2008-11-13T13:49:00Z">
        <w:r w:rsidDel="008A32EC">
          <w:rPr>
            <w:noProof/>
          </w:rPr>
          <w:delText>8.7</w:delText>
        </w:r>
        <w:r w:rsidDel="008A32EC">
          <w:rPr>
            <w:rFonts w:eastAsiaTheme="minorEastAsia" w:cstheme="minorBidi"/>
            <w:noProof/>
            <w:sz w:val="24"/>
            <w:szCs w:val="24"/>
          </w:rPr>
          <w:tab/>
        </w:r>
        <w:r w:rsidDel="008A32EC">
          <w:rPr>
            <w:noProof/>
          </w:rPr>
          <w:delText>WMemI Infrastructure Issues</w:delText>
        </w:r>
        <w:r w:rsidDel="008A32EC">
          <w:rPr>
            <w:noProof/>
          </w:rPr>
          <w:tab/>
        </w:r>
        <w:r w:rsidR="0094753D" w:rsidDel="008A32EC">
          <w:rPr>
            <w:b w:val="0"/>
            <w:noProof/>
          </w:rPr>
          <w:fldChar w:fldCharType="begin"/>
        </w:r>
        <w:r w:rsidDel="008A32EC">
          <w:rPr>
            <w:noProof/>
          </w:rPr>
          <w:delInstrText xml:space="preserve"> PAGEREF _Toc87092324 \h </w:delInstrText>
        </w:r>
      </w:del>
      <w:r w:rsidR="00D454E5" w:rsidRPr="0094753D">
        <w:rPr>
          <w:noProof/>
        </w:rPr>
      </w:r>
      <w:del w:id="2782" w:author="James Kulp" w:date="2008-11-13T13:49:00Z">
        <w:r w:rsidR="0094753D" w:rsidDel="008A32EC">
          <w:rPr>
            <w:b w:val="0"/>
            <w:noProof/>
          </w:rPr>
          <w:fldChar w:fldCharType="separate"/>
        </w:r>
      </w:del>
      <w:del w:id="2783" w:author="James Kulp" w:date="2008-11-13T13:16:00Z">
        <w:r w:rsidR="00DF1768" w:rsidDel="0021764D">
          <w:rPr>
            <w:noProof/>
          </w:rPr>
          <w:delText>70</w:delText>
        </w:r>
      </w:del>
      <w:del w:id="2784" w:author="James Kulp" w:date="2008-11-13T13:49:00Z">
        <w:r w:rsidR="0094753D" w:rsidDel="008A32EC">
          <w:rPr>
            <w:b w:val="0"/>
            <w:noProof/>
          </w:rPr>
          <w:fldChar w:fldCharType="end"/>
        </w:r>
      </w:del>
    </w:p>
    <w:p w:rsidR="00C00329" w:rsidDel="008A32EC" w:rsidRDefault="00C00329">
      <w:pPr>
        <w:pStyle w:val="TOC1"/>
        <w:tabs>
          <w:tab w:val="left" w:pos="362"/>
          <w:tab w:val="right" w:leader="dot" w:pos="9350"/>
        </w:tabs>
        <w:rPr>
          <w:del w:id="2785" w:author="James Kulp" w:date="2008-11-13T13:49:00Z"/>
          <w:rFonts w:eastAsiaTheme="minorEastAsia" w:cstheme="minorBidi"/>
          <w:b w:val="0"/>
          <w:noProof/>
        </w:rPr>
      </w:pPr>
      <w:del w:id="2786" w:author="James Kulp" w:date="2008-11-13T13:49:00Z">
        <w:r w:rsidDel="008A32EC">
          <w:rPr>
            <w:noProof/>
          </w:rPr>
          <w:delText>9</w:delText>
        </w:r>
        <w:r w:rsidDel="008A32EC">
          <w:rPr>
            <w:rFonts w:eastAsiaTheme="minorEastAsia" w:cstheme="minorBidi"/>
            <w:b w:val="0"/>
            <w:noProof/>
          </w:rPr>
          <w:tab/>
        </w:r>
        <w:r w:rsidDel="008A32EC">
          <w:rPr>
            <w:noProof/>
          </w:rPr>
          <w:delText>WIP XML Schema</w:delText>
        </w:r>
        <w:r w:rsidDel="008A32EC">
          <w:rPr>
            <w:noProof/>
          </w:rPr>
          <w:tab/>
        </w:r>
        <w:r w:rsidR="0094753D" w:rsidDel="008A32EC">
          <w:rPr>
            <w:rFonts w:asciiTheme="majorHAnsi" w:hAnsiTheme="majorHAnsi"/>
            <w:b w:val="0"/>
            <w:noProof/>
            <w:color w:val="548DD4"/>
          </w:rPr>
          <w:fldChar w:fldCharType="begin"/>
        </w:r>
        <w:r w:rsidDel="008A32EC">
          <w:rPr>
            <w:noProof/>
          </w:rPr>
          <w:delInstrText xml:space="preserve"> PAGEREF _Toc87092325 \h </w:delInstrText>
        </w:r>
      </w:del>
      <w:r w:rsidR="00D454E5" w:rsidRPr="0094753D">
        <w:rPr>
          <w:rFonts w:asciiTheme="majorHAnsi" w:hAnsiTheme="majorHAnsi"/>
          <w:noProof/>
          <w:color w:val="548DD4"/>
        </w:rPr>
      </w:r>
      <w:del w:id="2787" w:author="James Kulp" w:date="2008-11-13T13:49:00Z">
        <w:r w:rsidR="0094753D" w:rsidDel="008A32EC">
          <w:rPr>
            <w:rFonts w:asciiTheme="majorHAnsi" w:hAnsiTheme="majorHAnsi"/>
            <w:b w:val="0"/>
            <w:noProof/>
            <w:color w:val="548DD4"/>
          </w:rPr>
          <w:fldChar w:fldCharType="separate"/>
        </w:r>
      </w:del>
      <w:del w:id="2788" w:author="James Kulp" w:date="2008-11-13T13:16:00Z">
        <w:r w:rsidR="00DF1768" w:rsidDel="0021764D">
          <w:rPr>
            <w:noProof/>
          </w:rPr>
          <w:delText>72</w:delText>
        </w:r>
      </w:del>
      <w:del w:id="2789" w:author="James Kulp" w:date="2008-11-13T13:49:00Z">
        <w:r w:rsidR="0094753D" w:rsidDel="008A32EC">
          <w:rPr>
            <w:rFonts w:asciiTheme="majorHAnsi" w:hAnsiTheme="majorHAnsi"/>
            <w:b w:val="0"/>
            <w:noProof/>
            <w:color w:val="548DD4"/>
          </w:rPr>
          <w:fldChar w:fldCharType="end"/>
        </w:r>
      </w:del>
    </w:p>
    <w:p w:rsidR="00C00329" w:rsidDel="008A32EC" w:rsidRDefault="00C00329">
      <w:pPr>
        <w:pStyle w:val="TOC2"/>
        <w:tabs>
          <w:tab w:val="left" w:pos="529"/>
          <w:tab w:val="right" w:leader="dot" w:pos="9350"/>
        </w:tabs>
        <w:rPr>
          <w:del w:id="2790" w:author="James Kulp" w:date="2008-11-13T13:49:00Z"/>
          <w:rFonts w:eastAsiaTheme="minorEastAsia" w:cstheme="minorBidi"/>
          <w:noProof/>
          <w:sz w:val="24"/>
          <w:szCs w:val="24"/>
        </w:rPr>
      </w:pPr>
      <w:del w:id="2791" w:author="James Kulp" w:date="2008-11-13T13:49:00Z">
        <w:r w:rsidDel="008A32EC">
          <w:rPr>
            <w:noProof/>
          </w:rPr>
          <w:delText>9.1</w:delText>
        </w:r>
        <w:r w:rsidDel="008A32EC">
          <w:rPr>
            <w:rFonts w:eastAsiaTheme="minorEastAsia" w:cstheme="minorBidi"/>
            <w:noProof/>
            <w:sz w:val="24"/>
            <w:szCs w:val="24"/>
          </w:rPr>
          <w:tab/>
        </w:r>
        <w:r w:rsidDel="008A32EC">
          <w:rPr>
            <w:noProof/>
          </w:rPr>
          <w:delText>Introduction</w:delText>
        </w:r>
        <w:r w:rsidDel="008A32EC">
          <w:rPr>
            <w:noProof/>
          </w:rPr>
          <w:tab/>
        </w:r>
        <w:r w:rsidR="0094753D" w:rsidDel="008A32EC">
          <w:rPr>
            <w:b w:val="0"/>
            <w:noProof/>
          </w:rPr>
          <w:fldChar w:fldCharType="begin"/>
        </w:r>
        <w:r w:rsidDel="008A32EC">
          <w:rPr>
            <w:noProof/>
          </w:rPr>
          <w:delInstrText xml:space="preserve"> PAGEREF _Toc87092326 \h </w:delInstrText>
        </w:r>
      </w:del>
      <w:r w:rsidR="00D454E5" w:rsidRPr="0094753D">
        <w:rPr>
          <w:noProof/>
        </w:rPr>
      </w:r>
      <w:del w:id="2792" w:author="James Kulp" w:date="2008-11-13T13:49:00Z">
        <w:r w:rsidR="0094753D" w:rsidDel="008A32EC">
          <w:rPr>
            <w:b w:val="0"/>
            <w:noProof/>
          </w:rPr>
          <w:fldChar w:fldCharType="separate"/>
        </w:r>
      </w:del>
      <w:del w:id="2793" w:author="James Kulp" w:date="2008-11-13T13:16:00Z">
        <w:r w:rsidR="00DF1768" w:rsidDel="0021764D">
          <w:rPr>
            <w:noProof/>
          </w:rPr>
          <w:delText>72</w:delText>
        </w:r>
      </w:del>
      <w:del w:id="2794"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795" w:author="James Kulp" w:date="2008-11-13T13:49:00Z"/>
          <w:rFonts w:eastAsiaTheme="minorEastAsia" w:cstheme="minorBidi"/>
          <w:noProof/>
          <w:sz w:val="24"/>
          <w:szCs w:val="24"/>
        </w:rPr>
      </w:pPr>
      <w:del w:id="2796" w:author="James Kulp" w:date="2008-11-13T13:49:00Z">
        <w:r w:rsidDel="008A32EC">
          <w:rPr>
            <w:noProof/>
          </w:rPr>
          <w:delText>9.2</w:delText>
        </w:r>
        <w:r w:rsidDel="008A32EC">
          <w:rPr>
            <w:rFonts w:eastAsiaTheme="minorEastAsia" w:cstheme="minorBidi"/>
            <w:noProof/>
            <w:sz w:val="24"/>
            <w:szCs w:val="24"/>
          </w:rPr>
          <w:tab/>
        </w:r>
        <w:r w:rsidDel="008A32EC">
          <w:rPr>
            <w:noProof/>
          </w:rPr>
          <w:delText>Quick XML Introduction</w:delText>
        </w:r>
        <w:r w:rsidDel="008A32EC">
          <w:rPr>
            <w:noProof/>
          </w:rPr>
          <w:tab/>
        </w:r>
        <w:r w:rsidR="0094753D" w:rsidDel="008A32EC">
          <w:rPr>
            <w:b w:val="0"/>
            <w:noProof/>
          </w:rPr>
          <w:fldChar w:fldCharType="begin"/>
        </w:r>
        <w:r w:rsidDel="008A32EC">
          <w:rPr>
            <w:noProof/>
          </w:rPr>
          <w:delInstrText xml:space="preserve"> PAGEREF _Toc87092327 \h </w:delInstrText>
        </w:r>
      </w:del>
      <w:r w:rsidR="00D454E5" w:rsidRPr="0094753D">
        <w:rPr>
          <w:noProof/>
        </w:rPr>
      </w:r>
      <w:del w:id="2797" w:author="James Kulp" w:date="2008-11-13T13:49:00Z">
        <w:r w:rsidR="0094753D" w:rsidDel="008A32EC">
          <w:rPr>
            <w:b w:val="0"/>
            <w:noProof/>
          </w:rPr>
          <w:fldChar w:fldCharType="separate"/>
        </w:r>
      </w:del>
      <w:del w:id="2798" w:author="James Kulp" w:date="2008-11-13T13:16:00Z">
        <w:r w:rsidR="00DF1768" w:rsidDel="0021764D">
          <w:rPr>
            <w:noProof/>
          </w:rPr>
          <w:delText>72</w:delText>
        </w:r>
      </w:del>
      <w:del w:id="2799"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800" w:author="James Kulp" w:date="2008-11-13T13:49:00Z"/>
          <w:rFonts w:eastAsiaTheme="minorEastAsia" w:cstheme="minorBidi"/>
          <w:noProof/>
          <w:sz w:val="24"/>
          <w:szCs w:val="24"/>
        </w:rPr>
      </w:pPr>
      <w:del w:id="2801" w:author="James Kulp" w:date="2008-11-13T13:49:00Z">
        <w:r w:rsidDel="008A32EC">
          <w:rPr>
            <w:noProof/>
          </w:rPr>
          <w:delText>9.3</w:delText>
        </w:r>
        <w:r w:rsidDel="008A32EC">
          <w:rPr>
            <w:rFonts w:eastAsiaTheme="minorEastAsia" w:cstheme="minorBidi"/>
            <w:noProof/>
            <w:sz w:val="24"/>
            <w:szCs w:val="24"/>
          </w:rPr>
          <w:tab/>
        </w:r>
        <w:r w:rsidDel="008A32EC">
          <w:rPr>
            <w:noProof/>
          </w:rPr>
          <w:delText>Top Level Element: Component Specification</w:delText>
        </w:r>
        <w:r w:rsidDel="008A32EC">
          <w:rPr>
            <w:noProof/>
          </w:rPr>
          <w:tab/>
        </w:r>
        <w:r w:rsidR="0094753D" w:rsidDel="008A32EC">
          <w:rPr>
            <w:b w:val="0"/>
            <w:noProof/>
          </w:rPr>
          <w:fldChar w:fldCharType="begin"/>
        </w:r>
        <w:r w:rsidDel="008A32EC">
          <w:rPr>
            <w:noProof/>
          </w:rPr>
          <w:delInstrText xml:space="preserve"> PAGEREF _Toc87092328 \h </w:delInstrText>
        </w:r>
      </w:del>
      <w:r w:rsidR="00D454E5" w:rsidRPr="0094753D">
        <w:rPr>
          <w:noProof/>
        </w:rPr>
      </w:r>
      <w:del w:id="2802" w:author="James Kulp" w:date="2008-11-13T13:49:00Z">
        <w:r w:rsidR="0094753D" w:rsidDel="008A32EC">
          <w:rPr>
            <w:b w:val="0"/>
            <w:noProof/>
          </w:rPr>
          <w:fldChar w:fldCharType="separate"/>
        </w:r>
      </w:del>
      <w:del w:id="2803" w:author="James Kulp" w:date="2008-11-13T13:16:00Z">
        <w:r w:rsidR="00DF1768" w:rsidDel="0021764D">
          <w:rPr>
            <w:noProof/>
          </w:rPr>
          <w:delText>73</w:delText>
        </w:r>
      </w:del>
      <w:del w:id="2804" w:author="James Kulp" w:date="2008-11-13T13:49:00Z">
        <w:r w:rsidR="0094753D" w:rsidDel="008A32EC">
          <w:rPr>
            <w:b w:val="0"/>
            <w:noProof/>
          </w:rPr>
          <w:fldChar w:fldCharType="end"/>
        </w:r>
      </w:del>
    </w:p>
    <w:p w:rsidR="00C00329" w:rsidDel="008A32EC" w:rsidRDefault="00C00329">
      <w:pPr>
        <w:pStyle w:val="TOC2"/>
        <w:tabs>
          <w:tab w:val="left" w:pos="529"/>
          <w:tab w:val="right" w:leader="dot" w:pos="9350"/>
        </w:tabs>
        <w:rPr>
          <w:del w:id="2805" w:author="James Kulp" w:date="2008-11-13T13:49:00Z"/>
          <w:rFonts w:eastAsiaTheme="minorEastAsia" w:cstheme="minorBidi"/>
          <w:noProof/>
          <w:sz w:val="24"/>
          <w:szCs w:val="24"/>
        </w:rPr>
      </w:pPr>
      <w:del w:id="2806" w:author="James Kulp" w:date="2008-11-13T13:49:00Z">
        <w:r w:rsidDel="008A32EC">
          <w:rPr>
            <w:noProof/>
          </w:rPr>
          <w:delText>9.4</w:delText>
        </w:r>
        <w:r w:rsidDel="008A32EC">
          <w:rPr>
            <w:rFonts w:eastAsiaTheme="minorEastAsia" w:cstheme="minorBidi"/>
            <w:noProof/>
            <w:sz w:val="24"/>
            <w:szCs w:val="24"/>
          </w:rPr>
          <w:tab/>
        </w:r>
        <w:r w:rsidDel="008A32EC">
          <w:rPr>
            <w:noProof/>
          </w:rPr>
          <w:delText>Top Level Element: Component Implementation Description</w:delText>
        </w:r>
        <w:r w:rsidDel="008A32EC">
          <w:rPr>
            <w:noProof/>
          </w:rPr>
          <w:tab/>
        </w:r>
        <w:r w:rsidR="0094753D" w:rsidDel="008A32EC">
          <w:rPr>
            <w:b w:val="0"/>
            <w:noProof/>
          </w:rPr>
          <w:fldChar w:fldCharType="begin"/>
        </w:r>
        <w:r w:rsidDel="008A32EC">
          <w:rPr>
            <w:noProof/>
          </w:rPr>
          <w:delInstrText xml:space="preserve"> PAGEREF _Toc87092329 \h </w:delInstrText>
        </w:r>
      </w:del>
      <w:r w:rsidR="00D454E5" w:rsidRPr="0094753D">
        <w:rPr>
          <w:noProof/>
        </w:rPr>
      </w:r>
      <w:del w:id="2807" w:author="James Kulp" w:date="2008-11-13T13:49:00Z">
        <w:r w:rsidR="0094753D" w:rsidDel="008A32EC">
          <w:rPr>
            <w:b w:val="0"/>
            <w:noProof/>
          </w:rPr>
          <w:fldChar w:fldCharType="separate"/>
        </w:r>
      </w:del>
      <w:del w:id="2808" w:author="James Kulp" w:date="2008-11-13T13:16:00Z">
        <w:r w:rsidR="00DF1768" w:rsidDel="0021764D">
          <w:rPr>
            <w:noProof/>
          </w:rPr>
          <w:delText>77</w:delText>
        </w:r>
      </w:del>
      <w:del w:id="2809" w:author="James Kulp" w:date="2008-11-13T13:49:00Z">
        <w:r w:rsidR="0094753D" w:rsidDel="008A32EC">
          <w:rPr>
            <w:b w:val="0"/>
            <w:noProof/>
          </w:rPr>
          <w:fldChar w:fldCharType="end"/>
        </w:r>
      </w:del>
    </w:p>
    <w:p w:rsidR="00C00329" w:rsidRDefault="0094753D" w:rsidP="00C00329">
      <w:pPr>
        <w:pStyle w:val="TOC1"/>
        <w:tabs>
          <w:tab w:val="left" w:pos="362"/>
          <w:tab w:val="right" w:leader="dot" w:pos="9350"/>
        </w:tabs>
        <w:rPr>
          <w:rFonts w:ascii="Arial" w:hAnsi="Arial"/>
        </w:rPr>
      </w:pPr>
      <w:del w:id="2810" w:author="James Kulp" w:date="2008-11-13T13:49:00Z">
        <w:r w:rsidDel="008A32EC">
          <w:rPr>
            <w:b w:val="0"/>
            <w:i/>
          </w:rPr>
          <w:fldChar w:fldCharType="end"/>
        </w:r>
      </w:del>
    </w:p>
    <w:p w:rsidR="00C00329" w:rsidRPr="001E2B1B" w:rsidRDefault="00C00329" w:rsidP="00C00329">
      <w:pPr>
        <w:pStyle w:val="Heading1"/>
        <w:numPr>
          <w:numberingChange w:id="2811" w:author="James Kulp" w:date="2008-11-13T10:51:00Z" w:original="%1:1:0:"/>
        </w:numPr>
        <w:shd w:val="clear" w:color="auto" w:fill="E6E6E6"/>
      </w:pPr>
      <w:bookmarkStart w:id="2812" w:name="_Toc141235409"/>
      <w:bookmarkStart w:id="2813" w:name="_Toc57540727"/>
      <w:bookmarkStart w:id="2814" w:name="_Toc57540730"/>
      <w:r w:rsidRPr="001E2B1B">
        <w:t>References</w:t>
      </w:r>
      <w:bookmarkEnd w:id="2812"/>
    </w:p>
    <w:p w:rsidR="00C00329" w:rsidRPr="001E2B1B" w:rsidRDefault="00B6363A" w:rsidP="00C00329">
      <w:pPr>
        <w:numPr>
          <w:ins w:id="2815" w:author="Unknown"/>
        </w:numPr>
      </w:pPr>
      <w:ins w:id="2816" w:author="Jim Kulp" w:date="2010-07-19T06:54:00Z">
        <w:r>
          <w:t xml:space="preserve">This </w:t>
        </w:r>
      </w:ins>
      <w:ins w:id="2817" w:author="Jim Kulp" w:date="2010-07-19T06:56:00Z">
        <w:r>
          <w:t>document</w:t>
        </w:r>
      </w:ins>
      <w:ins w:id="2818" w:author="Jim Kulp" w:date="2010-07-19T06:54:00Z">
        <w:r>
          <w:t xml:space="preserve"> depends on </w:t>
        </w:r>
      </w:ins>
      <w:ins w:id="2819" w:author="Jim Kulp" w:date="2010-07-19T06:56:00Z">
        <w:r>
          <w:t xml:space="preserve">several </w:t>
        </w:r>
      </w:ins>
      <w:ins w:id="2820" w:author="Jim Kulp" w:date="2010-07-19T06:54:00Z">
        <w:r>
          <w:t xml:space="preserve">others.  Primarily, it depends on </w:t>
        </w:r>
      </w:ins>
      <w:ins w:id="2821" w:author="Jim Kulp" w:date="2010-07-19T06:55:00Z">
        <w:r>
          <w:t>the</w:t>
        </w:r>
      </w:ins>
      <w:ins w:id="2822" w:author="Jim Kulp" w:date="2010-07-19T06:54:00Z">
        <w:r>
          <w:t xml:space="preserve"> </w:t>
        </w:r>
      </w:ins>
      <w:ins w:id="2823" w:author="Jim Kulp" w:date="2010-07-19T06:55:00Z">
        <w:r>
          <w:t xml:space="preserve">“OpenCPI </w:t>
        </w:r>
      </w:ins>
      <w:ins w:id="2824" w:author="Jim Kulp" w:date="2010-07-19T06:59:00Z">
        <w:r>
          <w:t xml:space="preserve">Generic </w:t>
        </w:r>
      </w:ins>
      <w:ins w:id="2825" w:author="Jim Kulp" w:date="2010-07-19T06:55:00Z">
        <w:r>
          <w:t xml:space="preserve">Authoring Model </w:t>
        </w:r>
      </w:ins>
      <w:ins w:id="2826" w:author="Jim Kulp" w:date="2010-07-19T06:57:00Z">
        <w:r>
          <w:t>Reference Manual</w:t>
        </w:r>
      </w:ins>
      <w:ins w:id="2827" w:author="Jim Kulp" w:date="2010-07-19T06:55:00Z">
        <w:r>
          <w:t>”, which describes concepts and definitions common to all OpenCPI authoring models.</w:t>
        </w:r>
      </w:ins>
      <w:ins w:id="2828" w:author="Jim Kulp" w:date="2010-07-19T06:57:00Z">
        <w:r>
          <w:t xml:space="preserve">  Since this HDL authoring model is based on OCP, it also depends on the </w:t>
        </w:r>
      </w:ins>
      <w:ins w:id="2829" w:author="Jim Kulp" w:date="2010-07-19T06:58:00Z">
        <w:r>
          <w:t xml:space="preserve">“OCP Specification”, which is a </w:t>
        </w:r>
      </w:ins>
      <w:del w:id="2830" w:author="Jim Kulp" w:date="2010-07-19T06:58:00Z">
        <w:r w:rsidR="00C00329" w:rsidRPr="001E2B1B" w:rsidDel="00B6363A">
          <w:delText xml:space="preserve">When the term “OCP Specification” is used in this document, the </w:delText>
        </w:r>
      </w:del>
      <w:r w:rsidR="00C00329" w:rsidRPr="001E2B1B">
        <w:t>reference is to version 2.2 of the OCP Specification</w:t>
      </w:r>
      <w:r w:rsidR="00C00329">
        <w:t>, Document Revision 1.0</w:t>
      </w:r>
      <w:r w:rsidR="00C00329" w:rsidRPr="001E2B1B">
        <w:t xml:space="preserve">. The OCP specification and supporting information are available from </w:t>
      </w:r>
      <w:hyperlink r:id="rId8" w:history="1">
        <w:r w:rsidR="00C00329" w:rsidRPr="001E2B1B">
          <w:rPr>
            <w:rStyle w:val="Hyperlink"/>
          </w:rPr>
          <w:t>www.ocpip.org</w:t>
        </w:r>
      </w:hyperlink>
      <w:r w:rsidR="00C00329" w:rsidRPr="001E2B1B">
        <w:t xml:space="preserve"> .</w:t>
      </w:r>
    </w:p>
    <w:p w:rsidR="00C00329" w:rsidRPr="001E2B1B" w:rsidRDefault="00C00329">
      <w:pPr>
        <w:pStyle w:val="Caption"/>
        <w:keepNext/>
      </w:pPr>
      <w:bookmarkStart w:id="2831" w:name="_Ref58813963"/>
      <w:r w:rsidRPr="001E2B1B">
        <w:t xml:space="preserve">Table </w:t>
      </w:r>
      <w:fldSimple w:instr=" SEQ Table \r 1 \* ARABIC ">
        <w:r w:rsidR="00AF5D6E">
          <w:rPr>
            <w:noProof/>
          </w:rPr>
          <w:t>1</w:t>
        </w:r>
      </w:fldSimple>
      <w:bookmarkEnd w:id="2831"/>
      <w:r w:rsidRPr="001E2B1B">
        <w:t xml:space="preserve"> - Table of Reference Documents</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060"/>
        <w:gridCol w:w="1458"/>
        <w:gridCol w:w="4122"/>
      </w:tblGrid>
      <w:tr w:rsidR="00C00329" w:rsidRPr="001E2B1B">
        <w:tc>
          <w:tcPr>
            <w:tcW w:w="3060" w:type="dxa"/>
            <w:vAlign w:val="center"/>
          </w:tcPr>
          <w:p w:rsidR="00C00329" w:rsidRPr="001E2B1B" w:rsidRDefault="00C00329" w:rsidP="00C00329">
            <w:pPr>
              <w:jc w:val="center"/>
              <w:rPr>
                <w:b/>
              </w:rPr>
            </w:pPr>
            <w:r w:rsidRPr="001E2B1B">
              <w:rPr>
                <w:b/>
              </w:rPr>
              <w:t>Title</w:t>
            </w:r>
          </w:p>
        </w:tc>
        <w:tc>
          <w:tcPr>
            <w:tcW w:w="1458" w:type="dxa"/>
            <w:vAlign w:val="center"/>
          </w:tcPr>
          <w:p w:rsidR="00C00329" w:rsidRPr="001E2B1B" w:rsidRDefault="00C00329" w:rsidP="00C00329">
            <w:pPr>
              <w:jc w:val="center"/>
              <w:rPr>
                <w:b/>
              </w:rPr>
            </w:pPr>
            <w:r w:rsidRPr="001E2B1B">
              <w:rPr>
                <w:b/>
              </w:rPr>
              <w:t>Published By</w:t>
            </w:r>
          </w:p>
        </w:tc>
        <w:tc>
          <w:tcPr>
            <w:tcW w:w="4122" w:type="dxa"/>
            <w:vAlign w:val="center"/>
          </w:tcPr>
          <w:p w:rsidR="00C00329" w:rsidRPr="001E2B1B" w:rsidRDefault="00C00329" w:rsidP="00C00329">
            <w:pPr>
              <w:jc w:val="center"/>
              <w:rPr>
                <w:b/>
              </w:rPr>
            </w:pPr>
            <w:r w:rsidRPr="001E2B1B">
              <w:rPr>
                <w:b/>
              </w:rPr>
              <w:t>Link</w:t>
            </w:r>
          </w:p>
        </w:tc>
      </w:tr>
      <w:tr w:rsidR="00B6363A" w:rsidRPr="001E2B1B">
        <w:trPr>
          <w:ins w:id="2832" w:author="Jim Kulp" w:date="2010-07-19T06:58:00Z"/>
        </w:trPr>
        <w:tc>
          <w:tcPr>
            <w:tcW w:w="3060" w:type="dxa"/>
            <w:vAlign w:val="center"/>
          </w:tcPr>
          <w:p w:rsidR="00B6363A" w:rsidRPr="001E2B1B" w:rsidRDefault="00B6363A" w:rsidP="00C00329">
            <w:pPr>
              <w:rPr>
                <w:ins w:id="2833" w:author="Jim Kulp" w:date="2010-07-19T06:58:00Z"/>
              </w:rPr>
            </w:pPr>
            <w:ins w:id="2834" w:author="Jim Kulp" w:date="2010-07-19T06:58:00Z">
              <w:r>
                <w:t xml:space="preserve">OpenCPI </w:t>
              </w:r>
            </w:ins>
            <w:ins w:id="2835" w:author="Jim Kulp" w:date="2010-07-19T06:59:00Z">
              <w:r>
                <w:t>Generic Authoring Model 1.01</w:t>
              </w:r>
            </w:ins>
          </w:p>
        </w:tc>
        <w:tc>
          <w:tcPr>
            <w:tcW w:w="1458" w:type="dxa"/>
            <w:vAlign w:val="center"/>
          </w:tcPr>
          <w:p w:rsidR="00B6363A" w:rsidRDefault="0094753D" w:rsidP="00C00329">
            <w:pPr>
              <w:jc w:val="center"/>
              <w:rPr>
                <w:ins w:id="2836" w:author="Jim Kulp" w:date="2010-07-19T06:58:00Z"/>
              </w:rPr>
            </w:pPr>
            <w:ins w:id="2837" w:author="Jim Kulp" w:date="2010-07-19T07:06:00Z">
              <w:r>
                <w:fldChar w:fldCharType="begin"/>
              </w:r>
              <w:r w:rsidR="00F765ED">
                <w:instrText xml:space="preserve"> HYPERLINK "http://opencpi.org" </w:instrText>
              </w:r>
              <w:r>
                <w:fldChar w:fldCharType="separate"/>
              </w:r>
              <w:r w:rsidR="00B6363A" w:rsidRPr="00F765ED">
                <w:rPr>
                  <w:rStyle w:val="Hyperlink"/>
                </w:rPr>
                <w:t>OpenCPI</w:t>
              </w:r>
              <w:r>
                <w:fldChar w:fldCharType="end"/>
              </w:r>
            </w:ins>
          </w:p>
        </w:tc>
        <w:tc>
          <w:tcPr>
            <w:tcW w:w="4122" w:type="dxa"/>
            <w:vAlign w:val="center"/>
          </w:tcPr>
          <w:p w:rsidR="00B6363A" w:rsidRPr="001E2B1B" w:rsidRDefault="0094753D" w:rsidP="00C00329">
            <w:pPr>
              <w:jc w:val="center"/>
              <w:rPr>
                <w:ins w:id="2838" w:author="Jim Kulp" w:date="2010-07-19T06:58:00Z"/>
                <w:szCs w:val="16"/>
              </w:rPr>
            </w:pPr>
            <w:ins w:id="2839" w:author="Jim Kulp" w:date="2010-07-19T07:06:00Z">
              <w:r>
                <w:rPr>
                  <w:szCs w:val="16"/>
                </w:rPr>
                <w:fldChar w:fldCharType="begin"/>
              </w:r>
              <w:r w:rsidR="00F765ED">
                <w:rPr>
                  <w:szCs w:val="16"/>
                </w:rPr>
                <w:instrText xml:space="preserve"> HYPERLINK "http://www.opencpi.org/doc" </w:instrText>
              </w:r>
              <w:r>
                <w:rPr>
                  <w:szCs w:val="16"/>
                </w:rPr>
                <w:fldChar w:fldCharType="separate"/>
              </w:r>
              <w:r w:rsidR="00B6363A" w:rsidRPr="00F765ED">
                <w:rPr>
                  <w:rStyle w:val="Hyperlink"/>
                  <w:szCs w:val="16"/>
                </w:rPr>
                <w:t>http://www.opencpi.org/doc</w:t>
              </w:r>
              <w:r>
                <w:rPr>
                  <w:szCs w:val="16"/>
                </w:rPr>
                <w:fldChar w:fldCharType="end"/>
              </w:r>
            </w:ins>
          </w:p>
        </w:tc>
      </w:tr>
      <w:tr w:rsidR="00C00329" w:rsidRPr="001E2B1B">
        <w:tc>
          <w:tcPr>
            <w:tcW w:w="3060" w:type="dxa"/>
            <w:vAlign w:val="center"/>
          </w:tcPr>
          <w:p w:rsidR="00C00329" w:rsidRPr="001E2B1B" w:rsidRDefault="00C00329" w:rsidP="00C00329">
            <w:r w:rsidRPr="001E2B1B">
              <w:t>Open Core Protocol Specification version 2.2</w:t>
            </w:r>
          </w:p>
        </w:tc>
        <w:tc>
          <w:tcPr>
            <w:tcW w:w="1458" w:type="dxa"/>
            <w:vAlign w:val="center"/>
          </w:tcPr>
          <w:p w:rsidR="00C00329" w:rsidRPr="001E2B1B" w:rsidRDefault="0094753D" w:rsidP="00C00329">
            <w:pPr>
              <w:jc w:val="center"/>
            </w:pPr>
            <w:hyperlink r:id="rId9" w:history="1">
              <w:r w:rsidR="00C00329" w:rsidRPr="001E2B1B">
                <w:rPr>
                  <w:rStyle w:val="Hyperlink"/>
                </w:rPr>
                <w:t>OCP-IP</w:t>
              </w:r>
            </w:hyperlink>
          </w:p>
        </w:tc>
        <w:tc>
          <w:tcPr>
            <w:tcW w:w="4122" w:type="dxa"/>
            <w:vAlign w:val="center"/>
          </w:tcPr>
          <w:p w:rsidR="00C00329" w:rsidRPr="001E2B1B" w:rsidRDefault="00C00329" w:rsidP="00C00329">
            <w:pPr>
              <w:jc w:val="center"/>
              <w:rPr>
                <w:szCs w:val="16"/>
              </w:rPr>
            </w:pPr>
            <w:r w:rsidRPr="001E2B1B">
              <w:rPr>
                <w:szCs w:val="16"/>
              </w:rPr>
              <w:t xml:space="preserve">Public URL: </w:t>
            </w:r>
            <w:hyperlink r:id="rId10" w:history="1">
              <w:r w:rsidRPr="001E2B1B">
                <w:rPr>
                  <w:rStyle w:val="Hyperlink"/>
                  <w:szCs w:val="16"/>
                </w:rPr>
                <w:t>http://www.ocpip.org/socket/ocpspec</w:t>
              </w:r>
            </w:hyperlink>
            <w:r>
              <w:rPr>
                <w:szCs w:val="16"/>
              </w:rPr>
              <w:t xml:space="preserve">  </w:t>
            </w:r>
            <w:r w:rsidRPr="001E2B1B">
              <w:rPr>
                <w:szCs w:val="16"/>
              </w:rPr>
              <w:t xml:space="preserve"> </w:t>
            </w:r>
          </w:p>
        </w:tc>
      </w:tr>
      <w:tr w:rsidR="00C00329" w:rsidRPr="001E2B1B">
        <w:tc>
          <w:tcPr>
            <w:tcW w:w="3060" w:type="dxa"/>
            <w:vAlign w:val="center"/>
          </w:tcPr>
          <w:p w:rsidR="00C00329" w:rsidRDefault="00C00329" w:rsidP="00C00329">
            <w:r>
              <w:t>IEEE Standard VHDL Language Reference Manual</w:t>
            </w:r>
          </w:p>
          <w:p w:rsidR="00C00329" w:rsidRPr="001E2B1B" w:rsidRDefault="00C00329" w:rsidP="00C00329">
            <w:r>
              <w:t>Std. 1076-2002</w:t>
            </w:r>
          </w:p>
        </w:tc>
        <w:tc>
          <w:tcPr>
            <w:tcW w:w="1458" w:type="dxa"/>
            <w:vAlign w:val="center"/>
          </w:tcPr>
          <w:p w:rsidR="00C00329" w:rsidRPr="001E2B1B" w:rsidRDefault="0094753D" w:rsidP="00C00329">
            <w:pPr>
              <w:jc w:val="center"/>
            </w:pPr>
            <w:hyperlink r:id="rId11" w:history="1">
              <w:r w:rsidR="00C00329" w:rsidRPr="00CF6ACB">
                <w:rPr>
                  <w:rStyle w:val="Hyperlink"/>
                </w:rPr>
                <w:t>IEEE</w:t>
              </w:r>
            </w:hyperlink>
          </w:p>
        </w:tc>
        <w:tc>
          <w:tcPr>
            <w:tcW w:w="4122" w:type="dxa"/>
            <w:vAlign w:val="center"/>
          </w:tcPr>
          <w:p w:rsidR="00C00329" w:rsidRPr="001E2B1B" w:rsidRDefault="00C00329" w:rsidP="00C00329">
            <w:pPr>
              <w:jc w:val="center"/>
              <w:rPr>
                <w:szCs w:val="16"/>
              </w:rPr>
            </w:pPr>
            <w:r w:rsidRPr="001E2B1B">
              <w:rPr>
                <w:szCs w:val="16"/>
              </w:rPr>
              <w:t xml:space="preserve">Public URL:  </w:t>
            </w:r>
          </w:p>
          <w:p w:rsidR="00000000" w:rsidRDefault="0094753D">
            <w:pPr>
              <w:jc w:val="center"/>
              <w:rPr>
                <w:szCs w:val="16"/>
              </w:rPr>
              <w:pPrChange w:id="2840" w:author="Jim Kulp" w:date="2010-07-20T08:51:00Z">
                <w:pPr/>
              </w:pPrChange>
            </w:pPr>
            <w:del w:id="2841" w:author="Jim Kulp" w:date="2010-07-20T08:50:00Z">
              <w:r w:rsidDel="00D35AE4">
                <w:fldChar w:fldCharType="begin"/>
              </w:r>
              <w:r w:rsidR="00007F60" w:rsidDel="00D35AE4">
                <w:delInstrText>HYPERLINK "http://ieeexplore.ieee.org/Xplore/login.jsp?url=/iel5/7863/21658/01003477.pdf"</w:delInstrText>
              </w:r>
              <w:r w:rsidDel="00D35AE4">
                <w:fldChar w:fldCharType="separate"/>
              </w:r>
              <w:r w:rsidR="00C00329" w:rsidRPr="00102FD8" w:rsidDel="00D35AE4">
                <w:rPr>
                  <w:rStyle w:val="Hyperlink"/>
                  <w:szCs w:val="16"/>
                </w:rPr>
                <w:delText>http://ieeexplore.ieee.org/Xplore/login.jsp?url=/iel5/7863/21658/01003477.pdf</w:delText>
              </w:r>
              <w:r w:rsidDel="00D35AE4">
                <w:fldChar w:fldCharType="end"/>
              </w:r>
            </w:del>
            <w:ins w:id="2842" w:author="Jim Kulp" w:date="2010-07-20T08:50:00Z">
              <w:r>
                <w:fldChar w:fldCharType="begin"/>
              </w:r>
              <w:r w:rsidR="00D35AE4">
                <w:instrText>HYPERLINK "http://ieeexplore.ieee.org/Xplore/login.jsp?url=/iel5/7863/21658/01003477.pdf"</w:instrText>
              </w:r>
              <w:r>
                <w:fldChar w:fldCharType="separate"/>
              </w:r>
              <w:r w:rsidR="00D35AE4">
                <w:rPr>
                  <w:rStyle w:val="Hyperlink"/>
                  <w:szCs w:val="16"/>
                </w:rPr>
                <w:t>None</w:t>
              </w:r>
              <w:r>
                <w:fldChar w:fldCharType="end"/>
              </w:r>
            </w:ins>
          </w:p>
        </w:tc>
      </w:tr>
      <w:tr w:rsidR="00D35AE4" w:rsidRPr="001E2B1B">
        <w:trPr>
          <w:ins w:id="2843" w:author="Jim Kulp" w:date="2010-07-20T08:47:00Z"/>
        </w:trPr>
        <w:tc>
          <w:tcPr>
            <w:tcW w:w="3060" w:type="dxa"/>
            <w:vAlign w:val="center"/>
          </w:tcPr>
          <w:p w:rsidR="00D35AE4" w:rsidRDefault="00D35AE4" w:rsidP="00C00329">
            <w:pPr>
              <w:rPr>
                <w:ins w:id="2844" w:author="Jim Kulp" w:date="2010-07-20T08:48:00Z"/>
              </w:rPr>
            </w:pPr>
            <w:ins w:id="2845" w:author="Jim Kulp" w:date="2010-07-20T08:48:00Z">
              <w:r>
                <w:t>IEEE Standard Verilog Language Reference Manual</w:t>
              </w:r>
            </w:ins>
          </w:p>
          <w:p w:rsidR="00D35AE4" w:rsidRDefault="00D35AE4" w:rsidP="00C00329">
            <w:pPr>
              <w:numPr>
                <w:ins w:id="2846" w:author="Jim Kulp" w:date="2010-07-20T08:49:00Z"/>
              </w:numPr>
              <w:rPr>
                <w:ins w:id="2847" w:author="Jim Kulp" w:date="2010-07-20T08:47:00Z"/>
              </w:rPr>
            </w:pPr>
            <w:ins w:id="2848" w:author="Jim Kulp" w:date="2010-07-20T08:49:00Z">
              <w:r>
                <w:t>Std. 1364-2005</w:t>
              </w:r>
            </w:ins>
          </w:p>
        </w:tc>
        <w:tc>
          <w:tcPr>
            <w:tcW w:w="1458" w:type="dxa"/>
            <w:vAlign w:val="center"/>
          </w:tcPr>
          <w:p w:rsidR="00D35AE4" w:rsidRDefault="0094753D" w:rsidP="00C00329">
            <w:pPr>
              <w:jc w:val="center"/>
              <w:rPr>
                <w:ins w:id="2849" w:author="Jim Kulp" w:date="2010-07-20T08:47:00Z"/>
              </w:rPr>
            </w:pPr>
            <w:ins w:id="2850" w:author="Jim Kulp" w:date="2010-07-20T08:49:00Z">
              <w:r>
                <w:fldChar w:fldCharType="begin"/>
              </w:r>
              <w:r w:rsidR="00D35AE4">
                <w:instrText>HYPERLINK "http://www.ieee.org/web/standards/home/index.html"</w:instrText>
              </w:r>
              <w:r>
                <w:fldChar w:fldCharType="separate"/>
              </w:r>
              <w:r w:rsidR="00D35AE4" w:rsidRPr="00CF6ACB">
                <w:rPr>
                  <w:rStyle w:val="Hyperlink"/>
                </w:rPr>
                <w:t>IEEE</w:t>
              </w:r>
              <w:r>
                <w:fldChar w:fldCharType="end"/>
              </w:r>
            </w:ins>
          </w:p>
        </w:tc>
        <w:tc>
          <w:tcPr>
            <w:tcW w:w="4122" w:type="dxa"/>
            <w:vAlign w:val="center"/>
          </w:tcPr>
          <w:p w:rsidR="00D35AE4" w:rsidRPr="001E2B1B" w:rsidRDefault="00D35AE4" w:rsidP="00D35AE4">
            <w:pPr>
              <w:numPr>
                <w:ins w:id="2851" w:author="Jim Kulp" w:date="2010-07-20T08:51:00Z"/>
              </w:numPr>
              <w:jc w:val="center"/>
              <w:rPr>
                <w:ins w:id="2852" w:author="Jim Kulp" w:date="2010-07-20T08:51:00Z"/>
                <w:szCs w:val="16"/>
              </w:rPr>
            </w:pPr>
            <w:ins w:id="2853" w:author="Jim Kulp" w:date="2010-07-20T08:51:00Z">
              <w:r w:rsidRPr="001E2B1B">
                <w:rPr>
                  <w:szCs w:val="16"/>
                </w:rPr>
                <w:t xml:space="preserve">Public URL:  </w:t>
              </w:r>
            </w:ins>
          </w:p>
          <w:p w:rsidR="00D35AE4" w:rsidRPr="001E2B1B" w:rsidRDefault="0094753D" w:rsidP="00D35AE4">
            <w:pPr>
              <w:jc w:val="center"/>
              <w:rPr>
                <w:ins w:id="2854" w:author="Jim Kulp" w:date="2010-07-20T08:47:00Z"/>
                <w:szCs w:val="16"/>
              </w:rPr>
            </w:pPr>
            <w:ins w:id="2855" w:author="Jim Kulp" w:date="2010-07-20T08:51:00Z">
              <w:r>
                <w:fldChar w:fldCharType="begin"/>
              </w:r>
              <w:r w:rsidR="00D35AE4">
                <w:instrText>HYPERLINK "http://ieeexplore.ieee.org/Xplore/login.jsp?url=/iel5/7863/21658/01003477.pdf"</w:instrText>
              </w:r>
              <w:r>
                <w:fldChar w:fldCharType="separate"/>
              </w:r>
              <w:r w:rsidR="00D35AE4">
                <w:rPr>
                  <w:rStyle w:val="Hyperlink"/>
                  <w:szCs w:val="16"/>
                </w:rPr>
                <w:t>None</w:t>
              </w:r>
              <w:r>
                <w:fldChar w:fldCharType="end"/>
              </w:r>
            </w:ins>
          </w:p>
        </w:tc>
      </w:tr>
    </w:tbl>
    <w:p w:rsidR="00000000" w:rsidRDefault="00C00329">
      <w:pPr>
        <w:pStyle w:val="Heading1"/>
        <w:numPr>
          <w:numberingChange w:id="2856" w:author="James Kulp" w:date="2008-11-13T10:51:00Z" w:original="%1:1:0:.%2:1:0:"/>
        </w:numPr>
        <w:rPr>
          <w:del w:id="2857" w:author="Jim Kulp" w:date="2010-07-20T08:52:00Z"/>
        </w:rPr>
        <w:pPrChange w:id="2858" w:author="Jim Kulp" w:date="2010-07-20T08:52:00Z">
          <w:pPr>
            <w:pStyle w:val="Heading2"/>
          </w:pPr>
        </w:pPrChange>
      </w:pPr>
      <w:del w:id="2859" w:author="Jim Kulp" w:date="2010-07-20T08:52:00Z">
        <w:r w:rsidRPr="001E2B1B" w:rsidDel="00FE3F12">
          <w:delText>Definitions</w:delText>
        </w:r>
      </w:del>
    </w:p>
    <w:p w:rsidR="00000000" w:rsidRDefault="00C00329">
      <w:pPr>
        <w:pStyle w:val="Body"/>
        <w:spacing w:after="240"/>
        <w:rPr>
          <w:del w:id="2860" w:author="Jim Kulp" w:date="2010-07-20T08:52:00Z"/>
          <w:b/>
        </w:rPr>
      </w:pPr>
      <w:del w:id="2861" w:author="Jim Kulp" w:date="2010-07-20T08:52:00Z">
        <w:r w:rsidRPr="001E2B1B" w:rsidDel="00FE3F12">
          <w:rPr>
            <w:b/>
          </w:rPr>
          <w:delText>Application</w:delText>
        </w:r>
        <w:r w:rsidRPr="001E2B1B" w:rsidDel="00FE3F12">
          <w:delText xml:space="preserve"> – IP is either application of infrastructure. Application IP blocks are called workers in this document.</w:delText>
        </w:r>
      </w:del>
    </w:p>
    <w:p w:rsidR="00000000" w:rsidRDefault="00C00329">
      <w:pPr>
        <w:pStyle w:val="Body"/>
        <w:spacing w:after="240"/>
        <w:rPr>
          <w:del w:id="2862" w:author="Jim Kulp" w:date="2010-07-20T08:52:00Z"/>
        </w:rPr>
      </w:pPr>
      <w:del w:id="2863" w:author="Jim Kulp" w:date="2010-07-20T08:52:00Z">
        <w:r w:rsidRPr="001E2B1B" w:rsidDel="00FE3F12">
          <w:rPr>
            <w:b/>
          </w:rPr>
          <w:delText xml:space="preserve"> “(</w:delText>
        </w:r>
        <w:r w:rsidDel="00FE3F12">
          <w:rPr>
            <w:b/>
          </w:rPr>
          <w:delText>interface</w:delText>
        </w:r>
        <w:r w:rsidRPr="001E2B1B" w:rsidDel="00FE3F12">
          <w:rPr>
            <w:b/>
          </w:rPr>
          <w:delText>) Attribute”</w:delText>
        </w:r>
        <w:r w:rsidRPr="001E2B1B" w:rsidDel="00FE3F12">
          <w:delText xml:space="preserve"> – The </w:delText>
        </w:r>
        <w:r w:rsidDel="00FE3F12">
          <w:delText xml:space="preserve">WIP </w:delText>
        </w:r>
        <w:r w:rsidRPr="001E2B1B" w:rsidDel="00FE3F12">
          <w:delText xml:space="preserve">attributes of </w:delText>
        </w:r>
        <w:r w:rsidDel="00FE3F12">
          <w:delText>an interface</w:delText>
        </w:r>
        <w:r w:rsidRPr="001E2B1B" w:rsidDel="00FE3F12">
          <w:delText xml:space="preserve"> determine the OCP configuration parameters and thus the signals in the interface.</w:delText>
        </w:r>
      </w:del>
    </w:p>
    <w:p w:rsidR="00000000" w:rsidRDefault="00C00329">
      <w:pPr>
        <w:autoSpaceDE w:val="0"/>
        <w:autoSpaceDN w:val="0"/>
        <w:adjustRightInd w:val="0"/>
        <w:spacing w:before="0" w:after="240"/>
        <w:rPr>
          <w:del w:id="2864" w:author="Jim Kulp" w:date="2010-07-20T08:52:00Z"/>
        </w:rPr>
      </w:pPr>
      <w:del w:id="2865" w:author="Jim Kulp" w:date="2010-07-20T08:52:00Z">
        <w:r w:rsidRPr="001E2B1B" w:rsidDel="00FE3F12">
          <w:rPr>
            <w:b/>
          </w:rPr>
          <w:delText xml:space="preserve"> “(worker) Configuration Properties”</w:delText>
        </w:r>
        <w:r w:rsidRPr="001E2B1B" w:rsidDel="00FE3F12">
          <w:delText xml:space="preserve"> – Named storage locations of a worker that may be read or written. Their values indicate or control aspects of the worker’s operation. Reading and writing these property values may or may not have side effects on the operation of the worker. Configuration properties with side effects can be used for custom worker control. Each worker may have its own, possibly unique, set of configuration properties. They may include hardware resource such registers, memory, and state.</w:delText>
        </w:r>
      </w:del>
    </w:p>
    <w:p w:rsidR="00000000" w:rsidRDefault="00C00329">
      <w:pPr>
        <w:pStyle w:val="Body"/>
        <w:spacing w:after="240"/>
        <w:rPr>
          <w:del w:id="2866" w:author="Jim Kulp" w:date="2010-07-20T08:52:00Z"/>
        </w:rPr>
      </w:pPr>
      <w:del w:id="2867" w:author="Jim Kulp" w:date="2010-07-20T08:52:00Z">
        <w:r w:rsidDel="00FE3F12">
          <w:rPr>
            <w:b/>
          </w:rPr>
          <w:delText>WIP</w:delText>
        </w:r>
        <w:r w:rsidRPr="001E2B1B" w:rsidDel="00FE3F12">
          <w:rPr>
            <w:b/>
          </w:rPr>
          <w:delText xml:space="preserve"> </w:delText>
        </w:r>
        <w:r w:rsidRPr="001E2B1B" w:rsidDel="00FE3F12">
          <w:delText xml:space="preserve">– </w:delText>
        </w:r>
        <w:r w:rsidDel="00FE3F12">
          <w:delText>Worker Interface Profiles –</w:delText>
        </w:r>
        <w:r w:rsidRPr="001E2B1B" w:rsidDel="00FE3F12">
          <w:delText xml:space="preserve"> The interface</w:delText>
        </w:r>
        <w:r w:rsidDel="00FE3F12">
          <w:delText xml:space="preserve"> profiles</w:delText>
        </w:r>
        <w:r w:rsidRPr="001E2B1B" w:rsidDel="00FE3F12">
          <w:delText xml:space="preserve"> defined in this document.</w:delText>
        </w:r>
      </w:del>
    </w:p>
    <w:p w:rsidR="00000000" w:rsidRDefault="00C00329">
      <w:pPr>
        <w:pStyle w:val="Body"/>
        <w:spacing w:after="240"/>
        <w:rPr>
          <w:del w:id="2868" w:author="Jim Kulp" w:date="2010-07-20T08:52:00Z"/>
        </w:rPr>
      </w:pPr>
      <w:del w:id="2869" w:author="Jim Kulp" w:date="2010-07-20T08:52:00Z">
        <w:r w:rsidRPr="001E2B1B" w:rsidDel="00FE3F12">
          <w:rPr>
            <w:b/>
          </w:rPr>
          <w:delText>“(application) Container”</w:delText>
        </w:r>
        <w:r w:rsidRPr="001E2B1B" w:rsidDel="00FE3F12">
          <w:delText xml:space="preserve"> –</w:delText>
        </w:r>
        <w:r w:rsidDel="00FE3F12">
          <w:delText xml:space="preserve"> A collection of</w:delText>
        </w:r>
        <w:r w:rsidRPr="001E2B1B" w:rsidDel="00FE3F12">
          <w:delText xml:space="preserve"> “infrastructure”</w:delText>
        </w:r>
        <w:r w:rsidDel="00FE3F12">
          <w:delText xml:space="preserve"> IP configured to “contain” a set of application workers, such that the two combined represent a complete FPGA design</w:delText>
        </w:r>
        <w:r w:rsidRPr="001E2B1B" w:rsidDel="00FE3F12">
          <w:delText>.</w:delText>
        </w:r>
        <w:r w:rsidDel="00FE3F12">
          <w:delText xml:space="preserve">  I.e. a “donut” of IP with chip pins on the outside, and the application workers residing in the “hole”.</w:delText>
        </w:r>
        <w:r w:rsidRPr="001E2B1B" w:rsidDel="00FE3F12">
          <w:delText xml:space="preserve"> </w:delText>
        </w:r>
        <w:r w:rsidDel="00FE3F12">
          <w:delText xml:space="preserve"> </w:delText>
        </w:r>
        <w:r w:rsidRPr="001E2B1B" w:rsidDel="00FE3F12">
          <w:delText xml:space="preserve">Interfaces that cross the </w:delText>
        </w:r>
        <w:r w:rsidDel="00FE3F12">
          <w:delText xml:space="preserve">inside </w:delText>
        </w:r>
        <w:r w:rsidRPr="001E2B1B" w:rsidDel="00FE3F12">
          <w:delText xml:space="preserve">container bounds </w:delText>
        </w:r>
        <w:r w:rsidDel="00FE3F12">
          <w:delText xml:space="preserve">(between the hole and the donut) </w:delText>
        </w:r>
        <w:r w:rsidRPr="001E2B1B" w:rsidDel="00FE3F12">
          <w:delText xml:space="preserve">are between application and infrastructure. Interfaces that stay within the </w:delText>
        </w:r>
        <w:r w:rsidDel="00FE3F12">
          <w:delText>hole</w:delText>
        </w:r>
        <w:r w:rsidRPr="001E2B1B" w:rsidDel="00FE3F12">
          <w:delText xml:space="preserve"> are between </w:delText>
        </w:r>
        <w:r w:rsidDel="00FE3F12">
          <w:delText xml:space="preserve">application </w:delText>
        </w:r>
        <w:r w:rsidRPr="001E2B1B" w:rsidDel="00FE3F12">
          <w:delText xml:space="preserve">workers. </w:delText>
        </w:r>
        <w:r w:rsidDel="00FE3F12">
          <w:delText xml:space="preserve">  The outside of the container represents off-chip interfaces.</w:delText>
        </w:r>
      </w:del>
    </w:p>
    <w:p w:rsidR="00000000" w:rsidRDefault="00C00329">
      <w:pPr>
        <w:pStyle w:val="Body"/>
        <w:spacing w:after="240"/>
        <w:rPr>
          <w:del w:id="2870" w:author="Jim Kulp" w:date="2010-07-20T08:52:00Z"/>
          <w:rFonts w:cs="Arial"/>
          <w:color w:val="000000"/>
        </w:rPr>
      </w:pPr>
      <w:del w:id="2871" w:author="Jim Kulp" w:date="2010-07-20T08:52:00Z">
        <w:r w:rsidRPr="001E2B1B" w:rsidDel="00FE3F12">
          <w:rPr>
            <w:b/>
          </w:rPr>
          <w:delText>“(worker) Control</w:delText>
        </w:r>
        <w:r w:rsidDel="00FE3F12">
          <w:rPr>
            <w:b/>
          </w:rPr>
          <w:delText xml:space="preserve"> Operations</w:delText>
        </w:r>
        <w:r w:rsidRPr="001E2B1B" w:rsidDel="00FE3F12">
          <w:rPr>
            <w:b/>
          </w:rPr>
          <w:delText xml:space="preserve">” </w:delText>
        </w:r>
        <w:r w:rsidRPr="001E2B1B" w:rsidDel="00FE3F12">
          <w:delText xml:space="preserve">– A fixed set of control operations that every worker has. </w:delText>
        </w:r>
        <w:r w:rsidRPr="001E2B1B" w:rsidDel="00FE3F12">
          <w:rPr>
            <w:rFonts w:cs="Arial"/>
            <w:color w:val="000000"/>
          </w:rPr>
          <w:delText>The control aspect is a common control model that allows all worker</w:delText>
        </w:r>
        <w:r w:rsidDel="00FE3F12">
          <w:rPr>
            <w:rFonts w:cs="Arial"/>
            <w:color w:val="000000"/>
          </w:rPr>
          <w:delText xml:space="preserve">s </w:delText>
        </w:r>
        <w:r w:rsidRPr="001E2B1B" w:rsidDel="00FE3F12">
          <w:rPr>
            <w:rFonts w:cs="Arial"/>
            <w:color w:val="000000"/>
          </w:rPr>
          <w:delText xml:space="preserve">to be managed without having to customize the management infrastructure </w:delText>
        </w:r>
        <w:r w:rsidDel="00FE3F12">
          <w:rPr>
            <w:rFonts w:cs="Arial"/>
            <w:color w:val="000000"/>
          </w:rPr>
          <w:delText xml:space="preserve">software </w:delText>
        </w:r>
        <w:r w:rsidRPr="001E2B1B" w:rsidDel="00FE3F12">
          <w:rPr>
            <w:rFonts w:cs="Arial"/>
            <w:color w:val="000000"/>
          </w:rPr>
          <w:delText>for each piece of IP, while the aforementioned configuration properties are used to specialize components.</w:delText>
        </w:r>
      </w:del>
    </w:p>
    <w:p w:rsidR="00000000" w:rsidRDefault="00C00329">
      <w:pPr>
        <w:pStyle w:val="Body"/>
        <w:spacing w:after="240"/>
        <w:rPr>
          <w:del w:id="2872" w:author="Jim Kulp" w:date="2010-07-20T08:52:00Z"/>
        </w:rPr>
      </w:pPr>
      <w:del w:id="2873" w:author="Jim Kulp" w:date="2010-07-20T08:52:00Z">
        <w:r w:rsidRPr="001E2B1B" w:rsidDel="00FE3F12">
          <w:rPr>
            <w:b/>
          </w:rPr>
          <w:delText>“</w:delText>
        </w:r>
        <w:r w:rsidDel="00FE3F12">
          <w:rPr>
            <w:b/>
          </w:rPr>
          <w:delText>Implementation Attribute</w:delText>
        </w:r>
        <w:r w:rsidRPr="001E2B1B" w:rsidDel="00FE3F12">
          <w:rPr>
            <w:b/>
          </w:rPr>
          <w:delText>”</w:delText>
        </w:r>
        <w:r w:rsidRPr="001E2B1B" w:rsidDel="00FE3F12">
          <w:delText xml:space="preserve"> – </w:delText>
        </w:r>
        <w:r w:rsidDel="00FE3F12">
          <w:delText>An attribute related to a particular implementation (design) of a worker, for one of its interfaces.  I.e. one that is not necessarily common across a set of implementations of the same high level interface definition.</w:delText>
        </w:r>
      </w:del>
    </w:p>
    <w:p w:rsidR="00000000" w:rsidRDefault="00C00329">
      <w:pPr>
        <w:pStyle w:val="Body"/>
        <w:spacing w:after="240"/>
        <w:rPr>
          <w:del w:id="2874" w:author="Jim Kulp" w:date="2010-07-20T08:52:00Z"/>
          <w:b/>
        </w:rPr>
      </w:pPr>
      <w:del w:id="2875" w:author="Jim Kulp" w:date="2010-07-20T08:52:00Z">
        <w:r w:rsidRPr="001E2B1B" w:rsidDel="00FE3F12">
          <w:rPr>
            <w:b/>
          </w:rPr>
          <w:delText>Infrastructure</w:delText>
        </w:r>
        <w:r w:rsidRPr="001E2B1B" w:rsidDel="00FE3F12">
          <w:delText xml:space="preserve"> – IP is either application of </w:delText>
        </w:r>
      </w:del>
      <w:ins w:id="2876" w:author="James Kulp" w:date="2008-11-13T12:46:00Z">
        <w:del w:id="2877" w:author="Jim Kulp" w:date="2010-07-20T08:52:00Z">
          <w:r w:rsidR="00E95B4A" w:rsidRPr="001E2B1B" w:rsidDel="00FE3F12">
            <w:delText>o</w:delText>
          </w:r>
          <w:r w:rsidR="00E95B4A" w:rsidDel="00FE3F12">
            <w:delText>r</w:delText>
          </w:r>
          <w:r w:rsidR="00E95B4A" w:rsidRPr="001E2B1B" w:rsidDel="00FE3F12">
            <w:delText xml:space="preserve"> </w:delText>
          </w:r>
        </w:del>
      </w:ins>
      <w:del w:id="2878" w:author="Jim Kulp" w:date="2010-07-20T08:52:00Z">
        <w:r w:rsidRPr="001E2B1B" w:rsidDel="00FE3F12">
          <w:delText>infrastructure. IP that is not application is infrastructure.</w:delText>
        </w:r>
      </w:del>
    </w:p>
    <w:p w:rsidR="00000000" w:rsidRDefault="00C00329">
      <w:pPr>
        <w:pStyle w:val="Body"/>
        <w:spacing w:after="240"/>
        <w:rPr>
          <w:del w:id="2879" w:author="Jim Kulp" w:date="2010-07-20T08:52:00Z"/>
        </w:rPr>
      </w:pPr>
      <w:del w:id="2880" w:author="Jim Kulp" w:date="2010-07-20T08:52:00Z">
        <w:r w:rsidRPr="001E2B1B" w:rsidDel="00FE3F12">
          <w:rPr>
            <w:b/>
          </w:rPr>
          <w:delText>“OCP Configuration Parameter”</w:delText>
        </w:r>
        <w:r w:rsidRPr="001E2B1B" w:rsidDel="00FE3F12">
          <w:delText xml:space="preserve"> – An OCP-defined parameter used to configure the signals of an OCP interface</w:delText>
        </w:r>
        <w:r w:rsidDel="00FE3F12">
          <w:delText>.</w:delText>
        </w:r>
      </w:del>
    </w:p>
    <w:p w:rsidR="00000000" w:rsidRDefault="00C00329">
      <w:pPr>
        <w:pStyle w:val="Body"/>
        <w:spacing w:after="240"/>
        <w:rPr>
          <w:del w:id="2881" w:author="Jim Kulp" w:date="2010-07-20T08:52:00Z"/>
        </w:rPr>
      </w:pPr>
      <w:del w:id="2882" w:author="Jim Kulp" w:date="2010-07-20T08:52:00Z">
        <w:r w:rsidRPr="001E2B1B" w:rsidDel="00FE3F12">
          <w:rPr>
            <w:b/>
          </w:rPr>
          <w:delText>“Opcode”</w:delText>
        </w:r>
        <w:r w:rsidRPr="001E2B1B" w:rsidDel="00FE3F12">
          <w:delText xml:space="preserve"> – Synonymous with “message type” in the context of this document. Opcodes allow multiple message types to be sent across worker data </w:delText>
        </w:r>
        <w:r w:rsidDel="00FE3F12">
          <w:delText>interfaces</w:delText>
        </w:r>
        <w:r w:rsidRPr="001E2B1B" w:rsidDel="00FE3F12">
          <w:delText>.</w:delText>
        </w:r>
      </w:del>
    </w:p>
    <w:p w:rsidR="00000000" w:rsidRDefault="00C00329">
      <w:pPr>
        <w:pStyle w:val="Body"/>
        <w:spacing w:after="240"/>
        <w:rPr>
          <w:del w:id="2883" w:author="Jim Kulp" w:date="2010-07-20T08:52:00Z"/>
        </w:rPr>
      </w:pPr>
      <w:del w:id="2884" w:author="Jim Kulp" w:date="2010-07-20T08:52:00Z">
        <w:r w:rsidRPr="001E2B1B" w:rsidDel="00FE3F12">
          <w:rPr>
            <w:b/>
          </w:rPr>
          <w:delText>“Profile”</w:delText>
        </w:r>
        <w:r w:rsidRPr="001E2B1B" w:rsidDel="00FE3F12">
          <w:delText xml:space="preserve"> – A name for a </w:delText>
        </w:r>
        <w:r w:rsidDel="00FE3F12">
          <w:delText>subset of the universe of possible values</w:delText>
        </w:r>
        <w:r w:rsidRPr="001E2B1B" w:rsidDel="00FE3F12">
          <w:delText xml:space="preserve"> of OCP configuration parameters with a specific and well-defined set of choices</w:delText>
        </w:r>
        <w:r w:rsidDel="00FE3F12">
          <w:delText>, intended to facilitate and regularize common usage</w:delText>
        </w:r>
        <w:r w:rsidRPr="001E2B1B" w:rsidDel="00FE3F12">
          <w:delText>.</w:delText>
        </w:r>
        <w:r w:rsidDel="00FE3F12">
          <w:delText xml:space="preserve"> See OCP chapter 11 “OCP Profiles”.</w:delText>
        </w:r>
      </w:del>
    </w:p>
    <w:p w:rsidR="00000000" w:rsidRDefault="00C00329">
      <w:pPr>
        <w:pStyle w:val="Body"/>
        <w:spacing w:after="240"/>
        <w:rPr>
          <w:del w:id="2885" w:author="Jim Kulp" w:date="2010-07-20T08:52:00Z"/>
        </w:rPr>
      </w:pPr>
      <w:del w:id="2886" w:author="Jim Kulp" w:date="2010-07-20T08:52:00Z">
        <w:r w:rsidRPr="001E2B1B" w:rsidDel="00FE3F12">
          <w:rPr>
            <w:b/>
          </w:rPr>
          <w:delText>“</w:delText>
        </w:r>
        <w:r w:rsidDel="00FE3F12">
          <w:rPr>
            <w:b/>
          </w:rPr>
          <w:delText>Protocol Attribute</w:delText>
        </w:r>
        <w:r w:rsidRPr="001E2B1B" w:rsidDel="00FE3F12">
          <w:rPr>
            <w:b/>
          </w:rPr>
          <w:delText>”</w:delText>
        </w:r>
        <w:r w:rsidRPr="001E2B1B" w:rsidDel="00FE3F12">
          <w:delText xml:space="preserve"> – A</w:delText>
        </w:r>
        <w:r w:rsidDel="00FE3F12">
          <w:delText xml:space="preserve"> higher-level attribute more related to “what” is communicated than “how”. Protocol attributes for communication between connected data interfaces that are independent of implementation.</w:delText>
        </w:r>
      </w:del>
    </w:p>
    <w:p w:rsidR="00000000" w:rsidRDefault="00C00329">
      <w:pPr>
        <w:pStyle w:val="Body"/>
        <w:spacing w:after="240"/>
        <w:rPr>
          <w:del w:id="2887" w:author="Jim Kulp" w:date="2010-07-20T08:52:00Z"/>
        </w:rPr>
      </w:pPr>
      <w:del w:id="2888" w:author="Jim Kulp" w:date="2010-07-20T08:52:00Z">
        <w:r w:rsidRPr="001E2B1B" w:rsidDel="00FE3F12">
          <w:rPr>
            <w:b/>
          </w:rPr>
          <w:delText>“Worker”</w:delText>
        </w:r>
        <w:r w:rsidRPr="001E2B1B" w:rsidDel="00FE3F12">
          <w:delText xml:space="preserve"> – </w:delText>
        </w:r>
        <w:r w:rsidRPr="001E2B1B" w:rsidDel="00FE3F12">
          <w:rPr>
            <w:rFonts w:cs="Arial"/>
            <w:color w:val="000000"/>
          </w:rPr>
          <w:delText>A concrete implementation (and possibly runtime instance) of a component, g</w:delText>
        </w:r>
        <w:r w:rsidRPr="001E2B1B" w:rsidDel="00FE3F12">
          <w:delText xml:space="preserve">enerally </w:delText>
        </w:r>
        <w:r w:rsidDel="00FE3F12">
          <w:delText>existing</w:delText>
        </w:r>
        <w:r w:rsidRPr="001E2B1B" w:rsidDel="00FE3F12">
          <w:delText xml:space="preserve"> within a container. </w:delText>
        </w:r>
        <w:r w:rsidRPr="001E2B1B" w:rsidDel="00FE3F12">
          <w:rPr>
            <w:rFonts w:cs="Arial"/>
            <w:color w:val="000000"/>
          </w:rPr>
          <w:delText xml:space="preserve">"Application IP blocks" </w:delText>
        </w:r>
        <w:r w:rsidDel="00FE3F12">
          <w:rPr>
            <w:rFonts w:cs="Arial"/>
            <w:color w:val="000000"/>
          </w:rPr>
          <w:delText xml:space="preserve">(components) </w:delText>
        </w:r>
        <w:r w:rsidRPr="001E2B1B" w:rsidDel="00FE3F12">
          <w:rPr>
            <w:rFonts w:cs="Arial"/>
            <w:color w:val="000000"/>
          </w:rPr>
          <w:delText>are termed "workers" in this document.</w:delText>
        </w:r>
      </w:del>
    </w:p>
    <w:p w:rsidR="00000000" w:rsidRDefault="00C00329">
      <w:pPr>
        <w:pStyle w:val="BodyText2"/>
        <w:ind w:left="0"/>
        <w:rPr>
          <w:del w:id="2889" w:author="Jim Kulp" w:date="2010-07-20T08:52:00Z"/>
        </w:rPr>
      </w:pPr>
      <w:del w:id="2890" w:author="Jim Kulp" w:date="2010-07-20T08:52:00Z">
        <w:r w:rsidRPr="001E2B1B" w:rsidDel="00FE3F12">
          <w:rPr>
            <w:b/>
          </w:rPr>
          <w:delText>“Wxx”</w:delText>
        </w:r>
        <w:r w:rsidRPr="001E2B1B" w:rsidDel="00FE3F12">
          <w:delText xml:space="preserve"> – </w:delText>
        </w:r>
        <w:r w:rsidRPr="001E2B1B" w:rsidDel="00FE3F12">
          <w:rPr>
            <w:rFonts w:cs="Arial"/>
            <w:color w:val="000000"/>
          </w:rPr>
          <w:delText>A shorthand abbreviation for any of the four interface</w:delText>
        </w:r>
        <w:r w:rsidDel="00FE3F12">
          <w:rPr>
            <w:rFonts w:cs="Arial"/>
            <w:color w:val="000000"/>
          </w:rPr>
          <w:delText xml:space="preserve"> profile</w:delText>
        </w:r>
        <w:r w:rsidRPr="001E2B1B" w:rsidDel="00FE3F12">
          <w:rPr>
            <w:rFonts w:cs="Arial"/>
            <w:color w:val="000000"/>
          </w:rPr>
          <w:delText>s defined herein (WCI, WSI, WMI, WMemI).</w:delText>
        </w:r>
      </w:del>
    </w:p>
    <w:p w:rsidR="00C00329" w:rsidRPr="001E2B1B" w:rsidRDefault="00C00329" w:rsidP="00C00329">
      <w:pPr>
        <w:pStyle w:val="Heading1"/>
        <w:keepNext w:val="0"/>
        <w:pageBreakBefore w:val="0"/>
        <w:numPr>
          <w:numberingChange w:id="2891" w:author="James Kulp" w:date="2008-11-13T10:51:00Z" w:original="%1:2:0:"/>
        </w:numPr>
        <w:shd w:val="clear" w:color="auto" w:fill="E6E6E6"/>
      </w:pPr>
      <w:bookmarkStart w:id="2892" w:name="_Toc141235410"/>
      <w:r w:rsidRPr="001E2B1B">
        <w:t>Introduction</w:t>
      </w:r>
      <w:bookmarkEnd w:id="2813"/>
      <w:bookmarkEnd w:id="2892"/>
    </w:p>
    <w:p w:rsidR="00C00329" w:rsidRPr="001E2B1B" w:rsidRDefault="00C00329" w:rsidP="00C00329">
      <w:pPr>
        <w:pStyle w:val="Heading2"/>
        <w:keepNext w:val="0"/>
        <w:numPr>
          <w:numberingChange w:id="2893" w:author="James Kulp" w:date="2008-11-13T10:51:00Z" w:original="%1:2:0:.%2:1:0:"/>
        </w:numPr>
      </w:pPr>
      <w:bookmarkStart w:id="2894" w:name="_Toc141235411"/>
      <w:r w:rsidRPr="001E2B1B">
        <w:t>Purpose</w:t>
      </w:r>
      <w:bookmarkEnd w:id="2894"/>
    </w:p>
    <w:p w:rsidR="004E754E" w:rsidRDefault="00C00329" w:rsidP="00C00329">
      <w:pPr>
        <w:pStyle w:val="Body"/>
        <w:widowControl w:val="0"/>
        <w:rPr>
          <w:ins w:id="2895" w:author="Jim Kulp" w:date="2010-07-20T08:57:00Z"/>
        </w:rPr>
      </w:pPr>
      <w:r w:rsidRPr="001E2B1B">
        <w:t xml:space="preserve">The purpose of this document is to </w:t>
      </w:r>
      <w:ins w:id="2896" w:author="Jim Kulp" w:date="2010-07-20T08:55:00Z">
        <w:r w:rsidR="00D11A27">
          <w:t xml:space="preserve">define the OpenCPI HDL Authoring Model.  </w:t>
        </w:r>
      </w:ins>
      <w:ins w:id="2897" w:author="Jim Kulp" w:date="2010-07-20T08:58:00Z">
        <w:r w:rsidR="004E754E">
          <w:t xml:space="preserve">The term “HDL” is used to encompass authoring in any HDL, such as VHDL, Verilog, System Verilog, Bluespec System Verilog etc.  </w:t>
        </w:r>
      </w:ins>
      <w:ins w:id="2898" w:author="Jim Kulp" w:date="2010-07-20T09:07:00Z">
        <w:r w:rsidR="008E68A7">
          <w:t xml:space="preserve">While most OpenCPI HDL development targets FPGAs, this model is appropriate for any HDL-based development, including ASICs.  </w:t>
        </w:r>
      </w:ins>
      <w:ins w:id="2899" w:author="Jim Kulp" w:date="2010-07-20T08:55:00Z">
        <w:r w:rsidR="00D11A27">
          <w:t xml:space="preserve">The basis of this specification is the OpenCPI Generic Authoring Model Reference Manual </w:t>
        </w:r>
      </w:ins>
      <w:ins w:id="2900" w:author="Jim Kulp" w:date="2010-07-20T08:56:00Z">
        <w:r w:rsidR="00EC5747">
          <w:t xml:space="preserve">which defines concepts and metadata common to all OpenCPI authoring models.  </w:t>
        </w:r>
      </w:ins>
      <w:ins w:id="2901" w:author="Jim Kulp" w:date="2010-07-20T08:57:00Z">
        <w:r w:rsidR="00EC5747">
          <w:t>That document i</w:t>
        </w:r>
        <w:r w:rsidR="004E754E">
          <w:t>s a prerequisite for this one.</w:t>
        </w:r>
      </w:ins>
    </w:p>
    <w:p w:rsidR="00C00329" w:rsidRDefault="00EC5747" w:rsidP="00C00329">
      <w:pPr>
        <w:pStyle w:val="Body"/>
        <w:widowControl w:val="0"/>
        <w:numPr>
          <w:ins w:id="2902" w:author="Jim Kulp" w:date="2010-07-20T08:59:00Z"/>
        </w:numPr>
      </w:pPr>
      <w:ins w:id="2903" w:author="Jim Kulp" w:date="2010-07-20T08:56:00Z">
        <w:r>
          <w:t xml:space="preserve">This document will </w:t>
        </w:r>
      </w:ins>
      <w:r w:rsidR="00C00329" w:rsidRPr="001E2B1B">
        <w:t xml:space="preserve">introduce and describe a collection of </w:t>
      </w:r>
      <w:r w:rsidR="00C00329">
        <w:t>Worker Interface Profiles</w:t>
      </w:r>
      <w:r w:rsidR="00C00329" w:rsidRPr="001E2B1B">
        <w:t xml:space="preserve"> (</w:t>
      </w:r>
      <w:r w:rsidR="00C00329">
        <w:t>WIP or WIPs</w:t>
      </w:r>
      <w:r w:rsidR="00C00329" w:rsidRPr="001E2B1B">
        <w:t>)</w:t>
      </w:r>
      <w:r w:rsidR="00C00329" w:rsidRPr="001E2B1B">
        <w:rPr>
          <w:rStyle w:val="FootnoteReference"/>
        </w:rPr>
        <w:footnoteReference w:id="1"/>
      </w:r>
      <w:r w:rsidR="00C00329" w:rsidRPr="001E2B1B">
        <w:t xml:space="preserve"> and how to use them to produce </w:t>
      </w:r>
      <w:del w:id="2904" w:author="Jim Kulp" w:date="2010-07-20T08:57:00Z">
        <w:r w:rsidR="00C00329" w:rsidRPr="001E2B1B" w:rsidDel="00EC5747">
          <w:delText>WIP-compliant IP</w:delText>
        </w:r>
      </w:del>
      <w:ins w:id="2905" w:author="Jim Kulp" w:date="2010-07-20T08:57:00Z">
        <w:r>
          <w:t>OpenCPI HDL workers</w:t>
        </w:r>
      </w:ins>
      <w:r w:rsidR="00C00329" w:rsidRPr="001E2B1B">
        <w:t xml:space="preserve">.  It specifies metadata and interfaces used by tools and </w:t>
      </w:r>
      <w:del w:id="2906" w:author="Jim Kulp" w:date="2010-07-20T08:59:00Z">
        <w:r w:rsidR="00C00329" w:rsidRPr="001E2B1B" w:rsidDel="004E754E">
          <w:delText xml:space="preserve">RTL </w:delText>
        </w:r>
      </w:del>
      <w:ins w:id="2907" w:author="Jim Kulp" w:date="2010-07-20T08:59:00Z">
        <w:r w:rsidR="004E754E">
          <w:t>HDL</w:t>
        </w:r>
        <w:r w:rsidR="004E754E" w:rsidRPr="001E2B1B">
          <w:t xml:space="preserve"> </w:t>
        </w:r>
      </w:ins>
      <w:del w:id="2908" w:author="Jim Kulp" w:date="2010-07-20T09:08:00Z">
        <w:r w:rsidR="00C00329" w:rsidRPr="001E2B1B" w:rsidDel="008E68A7">
          <w:delText xml:space="preserve">IP </w:delText>
        </w:r>
      </w:del>
      <w:ins w:id="2909" w:author="Jim Kulp" w:date="2010-07-20T09:08:00Z">
        <w:r w:rsidR="008E68A7">
          <w:t>worker</w:t>
        </w:r>
        <w:r w:rsidR="008E68A7" w:rsidRPr="001E2B1B">
          <w:t xml:space="preserve"> </w:t>
        </w:r>
      </w:ins>
      <w:r w:rsidR="00C00329" w:rsidRPr="001E2B1B">
        <w:t>developers, using underlying OCP and XML standards.  These interfaces are relevant to both application and infrastructure/platform developers</w:t>
      </w:r>
      <w:r w:rsidR="00C00329">
        <w:t>, but this document is focused on application developers, with many infrastructure requirements inferred.  I.e., by stating what application IP (</w:t>
      </w:r>
      <w:ins w:id="2910" w:author="Jim Kulp" w:date="2010-07-20T08:58:00Z">
        <w:r w:rsidR="004E754E">
          <w:t xml:space="preserve">HDL </w:t>
        </w:r>
      </w:ins>
      <w:r w:rsidR="00C00329">
        <w:t>worker) developers may do, it implies what infrastructure developers must “cope” with, and support.</w:t>
      </w:r>
    </w:p>
    <w:p w:rsidR="00C00329" w:rsidRPr="001E2B1B" w:rsidRDefault="00C00329" w:rsidP="00C00329">
      <w:pPr>
        <w:pStyle w:val="Body"/>
        <w:widowControl w:val="0"/>
      </w:pPr>
      <w:r>
        <w:t xml:space="preserve">Standardized interfaces are understood to separate or decouple the concerns on each side of the interface (e.g. application and infrastructure). This decoupling increases opportunity for reuse, simplifies overall system design, and helps enable team design flows. By hiding details that are not important to the other side of the interface, the groundwork is set for deploying solutions where application and infrastructure </w:t>
      </w:r>
      <w:del w:id="2911" w:author="Jim Kulp" w:date="2010-07-20T09:00:00Z">
        <w:r w:rsidDel="004E754E">
          <w:delText xml:space="preserve">components </w:delText>
        </w:r>
      </w:del>
      <w:ins w:id="2912" w:author="Jim Kulp" w:date="2010-07-20T09:00:00Z">
        <w:r w:rsidR="004E754E">
          <w:t xml:space="preserve">code </w:t>
        </w:r>
      </w:ins>
      <w:r>
        <w:t>may be changed without impacting the other.</w:t>
      </w:r>
    </w:p>
    <w:p w:rsidR="00C00329" w:rsidRPr="001E2B1B" w:rsidRDefault="00C00329" w:rsidP="00C00329">
      <w:pPr>
        <w:pStyle w:val="Heading2"/>
        <w:keepNext w:val="0"/>
        <w:numPr>
          <w:numberingChange w:id="2913" w:author="James Kulp" w:date="2008-11-13T10:51:00Z" w:original="%1:2:0:.%2:2:0:"/>
        </w:numPr>
      </w:pPr>
      <w:bookmarkStart w:id="2914" w:name="_Toc141235412"/>
      <w:bookmarkStart w:id="2915" w:name="_Toc57540728"/>
      <w:r w:rsidRPr="001E2B1B">
        <w:t>Requirements</w:t>
      </w:r>
      <w:bookmarkEnd w:id="2914"/>
    </w:p>
    <w:p w:rsidR="00C00329" w:rsidRPr="002A1F3B" w:rsidRDefault="00C00329" w:rsidP="00C00329">
      <w:pPr>
        <w:pStyle w:val="Body"/>
        <w:widowControl w:val="0"/>
        <w:numPr>
          <w:ilvl w:val="0"/>
          <w:numId w:val="13"/>
          <w:numberingChange w:id="2916" w:author="James Kulp" w:date="2008-11-13T10:51:00Z" w:original=""/>
        </w:numPr>
      </w:pPr>
      <w:r w:rsidRPr="002A1F3B">
        <w:t>Well-Defined Adaptability</w:t>
      </w:r>
    </w:p>
    <w:p w:rsidR="00C00329" w:rsidRPr="002A1F3B" w:rsidRDefault="00C00329" w:rsidP="00C00329">
      <w:pPr>
        <w:pStyle w:val="Body"/>
        <w:widowControl w:val="0"/>
        <w:numPr>
          <w:ilvl w:val="0"/>
          <w:numId w:val="13"/>
          <w:numberingChange w:id="2917" w:author="James Kulp" w:date="2008-11-13T10:51:00Z" w:original=""/>
        </w:numPr>
      </w:pPr>
      <w:r w:rsidRPr="002A1F3B">
        <w:t>Well-Defined Interoperability</w:t>
      </w:r>
    </w:p>
    <w:p w:rsidR="00C00329" w:rsidRPr="002A1F3B" w:rsidRDefault="00C00329" w:rsidP="00C00329">
      <w:pPr>
        <w:pStyle w:val="Body"/>
        <w:widowControl w:val="0"/>
        <w:numPr>
          <w:ilvl w:val="0"/>
          <w:numId w:val="13"/>
          <w:numberingChange w:id="2918" w:author="James Kulp" w:date="2008-11-13T10:51:00Z" w:original=""/>
        </w:numPr>
      </w:pPr>
      <w:r w:rsidRPr="002A1F3B">
        <w:t>Independent from Specific Implementations</w:t>
      </w:r>
    </w:p>
    <w:p w:rsidR="00C00329" w:rsidRPr="002A1F3B" w:rsidRDefault="00C00329" w:rsidP="00C00329">
      <w:pPr>
        <w:pStyle w:val="Body"/>
        <w:widowControl w:val="0"/>
        <w:numPr>
          <w:ilvl w:val="0"/>
          <w:numId w:val="13"/>
          <w:numberingChange w:id="2919" w:author="James Kulp" w:date="2008-11-13T10:51:00Z" w:original=""/>
        </w:numPr>
      </w:pPr>
      <w:r>
        <w:t xml:space="preserve">HDL </w:t>
      </w:r>
      <w:r w:rsidRPr="002A1F3B">
        <w:t xml:space="preserve">Language-Agnostic, </w:t>
      </w:r>
      <w:r>
        <w:t xml:space="preserve">HDL </w:t>
      </w:r>
      <w:r w:rsidRPr="002A1F3B">
        <w:t>Language-Neutral</w:t>
      </w:r>
    </w:p>
    <w:p w:rsidR="00C00329" w:rsidRPr="002A1F3B" w:rsidRDefault="00C00329" w:rsidP="00C00329">
      <w:pPr>
        <w:pStyle w:val="Body"/>
        <w:widowControl w:val="0"/>
        <w:numPr>
          <w:ilvl w:val="0"/>
          <w:numId w:val="13"/>
          <w:numberingChange w:id="2920" w:author="James Kulp" w:date="2008-11-13T10:51:00Z" w:original=""/>
        </w:numPr>
      </w:pPr>
      <w:r w:rsidRPr="002A1F3B">
        <w:t>Semantics hold under Hierarchy</w:t>
      </w:r>
    </w:p>
    <w:p w:rsidR="00C00329" w:rsidRPr="002A1F3B" w:rsidRDefault="00C00329" w:rsidP="00C00329">
      <w:pPr>
        <w:pStyle w:val="Body"/>
        <w:widowControl w:val="0"/>
        <w:numPr>
          <w:ilvl w:val="0"/>
          <w:numId w:val="13"/>
          <w:numberingChange w:id="2921" w:author="James Kulp" w:date="2008-11-13T10:51:00Z" w:original=""/>
        </w:numPr>
      </w:pPr>
      <w:r w:rsidRPr="002A1F3B">
        <w:t xml:space="preserve">Must support compliance with </w:t>
      </w:r>
      <w:del w:id="2922" w:author="Jim Kulp" w:date="2010-07-20T09:00:00Z">
        <w:r w:rsidRPr="002A1F3B" w:rsidDel="004E754E">
          <w:delText>SCA/CP289</w:delText>
        </w:r>
      </w:del>
      <w:ins w:id="2923" w:author="Jim Kulp" w:date="2010-07-20T09:00:00Z">
        <w:r w:rsidR="004E754E">
          <w:t>the OpenCPI Generic Authoring Model Reference Manual</w:t>
        </w:r>
      </w:ins>
    </w:p>
    <w:p w:rsidR="00C00329" w:rsidRPr="001E2B1B" w:rsidRDefault="00C00329" w:rsidP="00C00329">
      <w:pPr>
        <w:pStyle w:val="Heading2"/>
        <w:numPr>
          <w:numberingChange w:id="2924" w:author="James Kulp" w:date="2008-11-13T10:51:00Z" w:original="%1:2:0:.%2:3:0:"/>
        </w:numPr>
      </w:pPr>
      <w:bookmarkStart w:id="2925" w:name="_Toc141235413"/>
      <w:r w:rsidRPr="001E2B1B">
        <w:t>Goals</w:t>
      </w:r>
      <w:bookmarkEnd w:id="2915"/>
      <w:bookmarkEnd w:id="2925"/>
    </w:p>
    <w:p w:rsidR="00C00329" w:rsidRDefault="00C00329" w:rsidP="00C00329">
      <w:pPr>
        <w:pStyle w:val="Body"/>
      </w:pPr>
      <w:r w:rsidRPr="001E2B1B">
        <w:t xml:space="preserve">This document defines, for </w:t>
      </w:r>
      <w:del w:id="2926" w:author="Jim Kulp" w:date="2010-07-20T09:01:00Z">
        <w:r w:rsidRPr="001E2B1B" w:rsidDel="0034052B">
          <w:delText xml:space="preserve">WIP </w:delText>
        </w:r>
      </w:del>
      <w:ins w:id="2927" w:author="Jim Kulp" w:date="2010-07-20T09:01:00Z">
        <w:r w:rsidR="0034052B">
          <w:t>OpenCPI HDL developers</w:t>
        </w:r>
      </w:ins>
      <w:del w:id="2928" w:author="Jim Kulp" w:date="2010-07-20T09:01:00Z">
        <w:r w:rsidRPr="001E2B1B" w:rsidDel="0034052B">
          <w:delText>users</w:delText>
        </w:r>
      </w:del>
      <w:r w:rsidRPr="001E2B1B">
        <w:t xml:space="preserve">, </w:t>
      </w:r>
      <w:r w:rsidRPr="001E2B1B">
        <w:rPr>
          <w:i/>
        </w:rPr>
        <w:t>which</w:t>
      </w:r>
      <w:r w:rsidRPr="001E2B1B">
        <w:t xml:space="preserve"> choices can be made by the IP (core, worker) designer about Control, Data, and Memory interfaces, </w:t>
      </w:r>
      <w:r w:rsidRPr="001E2B1B">
        <w:rPr>
          <w:i/>
        </w:rPr>
        <w:t>how</w:t>
      </w:r>
      <w:r w:rsidRPr="001E2B1B">
        <w:t xml:space="preserve"> those choices are described, and the implications of those choices on OCP, protocol, timing, and signal details.</w:t>
      </w:r>
    </w:p>
    <w:p w:rsidR="00C00329" w:rsidRPr="001E2B1B" w:rsidRDefault="00C00329" w:rsidP="00C00329">
      <w:pPr>
        <w:pStyle w:val="Body"/>
        <w:spacing w:before="240"/>
      </w:pPr>
      <w:r w:rsidRPr="001E2B1B">
        <w:t xml:space="preserve">Goal 1: </w:t>
      </w:r>
      <w:r w:rsidRPr="001E2B1B">
        <w:rPr>
          <w:b/>
        </w:rPr>
        <w:t>Well-Defined Interoperability:</w:t>
      </w:r>
      <w:r w:rsidRPr="001E2B1B">
        <w:t xml:space="preserve"> </w:t>
      </w:r>
      <w:r>
        <w:t xml:space="preserve">The WIPs are defined to achieve interoperability when connecting the implementations of two designers who make independent choices within the categories of Control, Data, and Memory interfaces.  This interoperability is achieved in </w:t>
      </w:r>
      <w:r w:rsidRPr="001E2B1B">
        <w:t>several ways, in order of desirability from most-desirable to least-desirable:</w:t>
      </w:r>
    </w:p>
    <w:p w:rsidR="00C00329" w:rsidRPr="001E2B1B" w:rsidRDefault="00C00329" w:rsidP="00C00329">
      <w:pPr>
        <w:numPr>
          <w:ilvl w:val="0"/>
          <w:numId w:val="16"/>
          <w:numberingChange w:id="2929" w:author="James Kulp" w:date="2008-11-13T10:51:00Z" w:original=""/>
        </w:numPr>
        <w:autoSpaceDE w:val="0"/>
        <w:autoSpaceDN w:val="0"/>
        <w:adjustRightInd w:val="0"/>
        <w:spacing w:before="0" w:after="0"/>
      </w:pPr>
      <w:r w:rsidRPr="001E2B1B">
        <w:t>direct (glue-less) signal connection</w:t>
      </w:r>
    </w:p>
    <w:p w:rsidR="00C00329" w:rsidRPr="001E2B1B" w:rsidRDefault="00C00329" w:rsidP="00C00329">
      <w:pPr>
        <w:numPr>
          <w:ilvl w:val="0"/>
          <w:numId w:val="16"/>
          <w:numberingChange w:id="2930" w:author="James Kulp" w:date="2008-11-13T10:51:00Z" w:original=""/>
        </w:numPr>
        <w:autoSpaceDE w:val="0"/>
        <w:autoSpaceDN w:val="0"/>
        <w:adjustRightInd w:val="0"/>
        <w:spacing w:before="0" w:after="0"/>
      </w:pPr>
      <w:r w:rsidRPr="001E2B1B">
        <w:t>using tie-off/ignore rules when the signals do not exist on the other side</w:t>
      </w:r>
    </w:p>
    <w:p w:rsidR="00C00329" w:rsidRPr="001E2B1B" w:rsidRDefault="00C00329" w:rsidP="00C00329">
      <w:pPr>
        <w:numPr>
          <w:ilvl w:val="0"/>
          <w:numId w:val="16"/>
          <w:numberingChange w:id="2931" w:author="James Kulp" w:date="2008-11-13T10:51:00Z" w:original=""/>
        </w:numPr>
        <w:autoSpaceDE w:val="0"/>
        <w:autoSpaceDN w:val="0"/>
        <w:adjustRightInd w:val="0"/>
        <w:spacing w:before="0" w:after="0"/>
      </w:pPr>
      <w:r w:rsidRPr="001E2B1B">
        <w:t>using well-defined adapter glue (gasket logic added between the IP cores)</w:t>
      </w:r>
    </w:p>
    <w:p w:rsidR="00C00329" w:rsidRPr="001E2B1B" w:rsidRDefault="00C00329" w:rsidP="00C00329">
      <w:pPr>
        <w:pStyle w:val="Body"/>
        <w:numPr>
          <w:ilvl w:val="0"/>
          <w:numId w:val="16"/>
          <w:numberingChange w:id="2932" w:author="James Kulp" w:date="2008-11-13T10:51:00Z" w:original=""/>
        </w:numPr>
      </w:pPr>
      <w:r w:rsidRPr="001E2B1B">
        <w:t>using advice to inform one side of the choices of the other (implies generated/param</w:t>
      </w:r>
      <w:r>
        <w:t>e</w:t>
      </w:r>
      <w:r w:rsidRPr="001E2B1B">
        <w:t>terized IP)</w:t>
      </w:r>
    </w:p>
    <w:p w:rsidR="00C00329" w:rsidRDefault="00C00329" w:rsidP="00C00329">
      <w:pPr>
        <w:pStyle w:val="Body"/>
      </w:pPr>
      <w:r w:rsidRPr="001E2B1B">
        <w:t>Well defined in this case means, given the interface choices made by both sides, there is a well defined way of connecting them such that they interoperate.  If there are no choices (i.e. there is exact</w:t>
      </w:r>
      <w:r>
        <w:t>l</w:t>
      </w:r>
      <w:r w:rsidRPr="001E2B1B">
        <w:t xml:space="preserve">y one interface that must be used in all situations) then this is easy.  If choices are provided for the convenience or performance of the implementations, interoperability is more challenging.  This tradeoff is a key </w:t>
      </w:r>
      <w:r>
        <w:t>force in the design of the WIPs: make it easy to design workers, make it possible for them to interoperate.</w:t>
      </w:r>
    </w:p>
    <w:p w:rsidR="00C00329" w:rsidRPr="001E2B1B" w:rsidRDefault="00C00329" w:rsidP="00C00329">
      <w:pPr>
        <w:autoSpaceDE w:val="0"/>
        <w:autoSpaceDN w:val="0"/>
        <w:adjustRightInd w:val="0"/>
        <w:spacing w:before="240"/>
      </w:pPr>
      <w:r w:rsidRPr="001E2B1B">
        <w:t xml:space="preserve">Goal 2: </w:t>
      </w:r>
      <w:r w:rsidRPr="001E2B1B">
        <w:rPr>
          <w:b/>
        </w:rPr>
        <w:t>Bias Towards the Application:</w:t>
      </w:r>
      <w:r w:rsidRPr="001E2B1B">
        <w:t xml:space="preserve"> The interfaces described here are intended to be used either between different application IP blocks, or between application IP blocks and the infrastructure blocks that manage the platform.</w:t>
      </w:r>
      <w:r>
        <w:t xml:space="preserve"> </w:t>
      </w:r>
      <w:r w:rsidRPr="001E2B1B">
        <w:t xml:space="preserve">It is a specific goal of </w:t>
      </w:r>
      <w:r>
        <w:t>the WIPs</w:t>
      </w:r>
      <w:r w:rsidRPr="001E2B1B">
        <w:t xml:space="preserve"> to bias the freedom of choice </w:t>
      </w:r>
      <w:r>
        <w:t xml:space="preserve">and ease of design </w:t>
      </w:r>
      <w:r w:rsidRPr="001E2B1B">
        <w:t xml:space="preserve">towards the application-side and have the infrastructure-side of the platform </w:t>
      </w:r>
      <w:r w:rsidRPr="00BB20E2">
        <w:rPr>
          <w:i/>
        </w:rPr>
        <w:t>cope and adapt</w:t>
      </w:r>
      <w:r w:rsidRPr="001E2B1B">
        <w:t xml:space="preserve"> to these choices. Thus the application developer’s job is easier, and the platform developer’s job is harder (and thus the platform is more valuable).  This asymmetry recognizes that there are more applications than platforms.</w:t>
      </w:r>
    </w:p>
    <w:p w:rsidR="00C00329" w:rsidRDefault="00C00329" w:rsidP="00C00329">
      <w:pPr>
        <w:pStyle w:val="Body"/>
        <w:spacing w:before="240"/>
        <w:rPr>
          <w:rFonts w:cs="Arial"/>
          <w:color w:val="000000"/>
        </w:rPr>
      </w:pPr>
      <w:r w:rsidRPr="001E2B1B">
        <w:t xml:space="preserve">Goal 3: </w:t>
      </w:r>
      <w:r w:rsidRPr="001E2B1B">
        <w:rPr>
          <w:b/>
        </w:rPr>
        <w:t>Clearly Defined Choices:</w:t>
      </w:r>
      <w:r w:rsidRPr="001E2B1B">
        <w:t xml:space="preserve"> The expression of the choices will be crisp and clear, such that design artifacts (such as headers and entity declarations) may be programmatically generated without ambiguity. </w:t>
      </w:r>
      <w:r w:rsidRPr="001E2B1B">
        <w:rPr>
          <w:rFonts w:cs="Arial"/>
          <w:color w:val="000000"/>
        </w:rPr>
        <w:t xml:space="preserve">Each interface profile (WIP) will have </w:t>
      </w:r>
      <w:r w:rsidRPr="001E2B1B">
        <w:rPr>
          <w:rFonts w:cs="Arial"/>
          <w:i/>
          <w:color w:val="000000"/>
        </w:rPr>
        <w:t>attributes</w:t>
      </w:r>
      <w:r w:rsidRPr="001E2B1B">
        <w:rPr>
          <w:rFonts w:cs="Arial"/>
          <w:color w:val="000000"/>
        </w:rPr>
        <w:t xml:space="preserve"> that precisely </w:t>
      </w:r>
      <w:r>
        <w:rPr>
          <w:rFonts w:cs="Arial"/>
          <w:color w:val="000000"/>
        </w:rPr>
        <w:t xml:space="preserve">and unambiguously </w:t>
      </w:r>
      <w:r w:rsidRPr="001E2B1B">
        <w:rPr>
          <w:rFonts w:cs="Arial"/>
          <w:color w:val="000000"/>
        </w:rPr>
        <w:t>determine OCP configuration parameters and OCP signals used as a consequence of the chosen attribute values.</w:t>
      </w:r>
    </w:p>
    <w:p w:rsidR="00C00329" w:rsidRPr="001E2B1B" w:rsidRDefault="00C00329" w:rsidP="00C00329">
      <w:pPr>
        <w:pStyle w:val="Body"/>
        <w:spacing w:before="240"/>
        <w:rPr>
          <w:rFonts w:cs="Arial"/>
          <w:color w:val="000000"/>
        </w:rPr>
      </w:pPr>
      <w:r w:rsidRPr="001E2B1B">
        <w:rPr>
          <w:rFonts w:cs="Arial"/>
          <w:color w:val="000000"/>
        </w:rPr>
        <w:t xml:space="preserve">Goal 4: </w:t>
      </w:r>
      <w:r w:rsidRPr="001E2B1B">
        <w:rPr>
          <w:rFonts w:cs="Arial"/>
          <w:b/>
          <w:color w:val="000000"/>
        </w:rPr>
        <w:t xml:space="preserve">Completeness for Application IP: </w:t>
      </w:r>
      <w:r w:rsidRPr="001E2B1B">
        <w:rPr>
          <w:rFonts w:cs="Arial"/>
          <w:color w:val="000000"/>
        </w:rPr>
        <w:t xml:space="preserve"> The profiles described here will capture </w:t>
      </w:r>
      <w:r w:rsidRPr="001E2B1B">
        <w:rPr>
          <w:rFonts w:cs="Arial"/>
          <w:i/>
          <w:color w:val="000000"/>
        </w:rPr>
        <w:t>most</w:t>
      </w:r>
      <w:r w:rsidRPr="001E2B1B">
        <w:rPr>
          <w:rFonts w:cs="Arial"/>
          <w:color w:val="000000"/>
        </w:rPr>
        <w:t xml:space="preserve"> requirements for the external interfaces for application IP blocks. Excluded are interfaces that contain predetermined or constrained functionality, such as a hardcore, pin, or legacy IP.</w:t>
      </w:r>
    </w:p>
    <w:p w:rsidR="00C00329" w:rsidRPr="001E2B1B" w:rsidRDefault="00C00329" w:rsidP="00C00329">
      <w:pPr>
        <w:pStyle w:val="Heading2"/>
        <w:numPr>
          <w:numberingChange w:id="2933" w:author="James Kulp" w:date="2008-11-13T10:51:00Z" w:original="%1:2:0:.%2:4:0:"/>
        </w:numPr>
      </w:pPr>
      <w:bookmarkStart w:id="2934" w:name="_Toc57540729"/>
      <w:bookmarkStart w:id="2935" w:name="_Toc141235414"/>
      <w:r w:rsidRPr="001E2B1B">
        <w:t>Non-Goals</w:t>
      </w:r>
      <w:bookmarkEnd w:id="2934"/>
      <w:bookmarkEnd w:id="2935"/>
    </w:p>
    <w:p w:rsidR="00C00329" w:rsidRPr="001E2B1B" w:rsidRDefault="00C00329" w:rsidP="00C00329">
      <w:pPr>
        <w:pStyle w:val="Body"/>
      </w:pPr>
      <w:r w:rsidRPr="001E2B1B">
        <w:t>This document does not intend to prescribe any specific implementation of a particular interface.</w:t>
      </w:r>
    </w:p>
    <w:p w:rsidR="00C00329" w:rsidRDefault="00C00329" w:rsidP="00C00329">
      <w:pPr>
        <w:pStyle w:val="Body"/>
      </w:pPr>
      <w:r>
        <w:t>This document does not address Transaction Level Modeling (TLM) and other verification concerns.</w:t>
      </w:r>
    </w:p>
    <w:p w:rsidR="00C00329" w:rsidRPr="001E2B1B" w:rsidRDefault="00C00329" w:rsidP="00C00329">
      <w:pPr>
        <w:pStyle w:val="Body"/>
      </w:pPr>
      <w:r>
        <w:t>This document is not intended as a usage tutorial for either the WIPs or the underlying OCP semantics.  It is recognized that separate documents for application developers are needed to reduce the learning and knowledge required to use the WIPs.  In particular, using the WIPs means using a subset of OCP.  Using only this document, the reader must read and understand much more of the complete OCP specification than is fundamentally required to use the WIPs</w:t>
      </w:r>
      <w:ins w:id="2936" w:author="Jim Kulp" w:date="2010-07-20T09:01:00Z">
        <w:r w:rsidR="0034052B">
          <w:t xml:space="preserve"> to create OpenCPI HDL workers.</w:t>
        </w:r>
      </w:ins>
      <w:del w:id="2937" w:author="Jim Kulp" w:date="2010-07-20T09:01:00Z">
        <w:r w:rsidDel="0034052B">
          <w:delText>.</w:delText>
        </w:r>
      </w:del>
    </w:p>
    <w:p w:rsidR="00C00329" w:rsidRPr="001E2B1B" w:rsidRDefault="00C00329" w:rsidP="00C00329">
      <w:pPr>
        <w:pStyle w:val="Heading2"/>
        <w:numPr>
          <w:numberingChange w:id="2938" w:author="James Kulp" w:date="2008-11-13T10:51:00Z" w:original="%1:2:0:.%2:5:0:"/>
        </w:numPr>
      </w:pPr>
      <w:bookmarkStart w:id="2939" w:name="_Toc141235415"/>
      <w:r w:rsidRPr="001E2B1B">
        <w:t>Overview</w:t>
      </w:r>
      <w:bookmarkEnd w:id="2939"/>
    </w:p>
    <w:p w:rsidR="00C00329" w:rsidRPr="001E2B1B" w:rsidRDefault="00C00329" w:rsidP="00C00329">
      <w:pPr>
        <w:pStyle w:val="Body"/>
      </w:pPr>
      <w:r>
        <w:t>The WIPs are</w:t>
      </w:r>
      <w:r w:rsidRPr="001E2B1B">
        <w:t xml:space="preserve"> OCP profiles, fully compliant with the OCP specification as well as a thin layer of additional metadata and semantic definition, so as to provide utility for their use in Control, Data, </w:t>
      </w:r>
      <w:del w:id="2940" w:author="Jim Kulp" w:date="2010-01-24T18:01:00Z">
        <w:r w:rsidRPr="001E2B1B" w:rsidDel="00282C10">
          <w:delText xml:space="preserve">and </w:delText>
        </w:r>
      </w:del>
      <w:r w:rsidRPr="001E2B1B">
        <w:t>Memory</w:t>
      </w:r>
      <w:ins w:id="2941" w:author="Jim Kulp" w:date="2010-01-24T18:01:00Z">
        <w:r w:rsidR="00282C10">
          <w:t>, and Time</w:t>
        </w:r>
      </w:ins>
      <w:r w:rsidRPr="001E2B1B">
        <w:t xml:space="preserve"> interface patterns.  All the WIPs taken together use a modest subset of OCP.</w:t>
      </w:r>
    </w:p>
    <w:p w:rsidR="00C00329" w:rsidRPr="001E2B1B" w:rsidRDefault="00C00329" w:rsidP="00C00329">
      <w:pPr>
        <w:pStyle w:val="Body"/>
      </w:pPr>
      <w:r>
        <w:t xml:space="preserve">The diagram below shows the taxonomy </w:t>
      </w:r>
      <w:r w:rsidRPr="001E2B1B">
        <w:t xml:space="preserve">of </w:t>
      </w:r>
      <w:r>
        <w:t>the worker (component)</w:t>
      </w:r>
      <w:r w:rsidRPr="001E2B1B">
        <w:t xml:space="preserve"> interfaces described in this document.  Each interface is defined by choosing one of the 4 profiles, and choosing values for the attributes defined for each profile.</w:t>
      </w:r>
    </w:p>
    <w:p w:rsidR="00C00329" w:rsidRPr="001E2B1B" w:rsidRDefault="00D454E5" w:rsidP="00C00329">
      <w:pPr>
        <w:pStyle w:val="Body"/>
        <w:keepNext/>
        <w:jc w:val="center"/>
      </w:pPr>
      <w:bookmarkStart w:id="2942" w:name="OLE_LINK3"/>
      <w:ins w:id="2943" w:author="Jim Kulp" w:date="2010-01-24T18:24:00Z">
        <w:r>
          <w:rPr>
            <w:noProof/>
            <w:rPrChange w:id="2944">
              <w:rPr>
                <w:rFonts w:asciiTheme="minorHAnsi" w:hAnsiTheme="minorHAnsi"/>
                <w:b/>
                <w:noProof/>
              </w:rPr>
            </w:rPrChange>
          </w:rPr>
          <w:drawing>
            <wp:inline distT="0" distB="0" distL="0" distR="0">
              <wp:extent cx="3974465" cy="3090333"/>
              <wp:effectExtent l="25400" t="0" r="0" b="0"/>
              <wp:docPr id="9" name="Picture 8" descr="OCPI-Diagram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I-Diagrams1.pdf"/>
                      <pic:cNvPicPr/>
                    </pic:nvPicPr>
                    <ve:AlternateContent xmlns:ma="http://schemas.microsoft.com/office/mac/drawingml/2008/main">
                      <ve:Choice Requires="ma">
                        <pic:blipFill>
                          <a:blip r:embed="rId12"/>
                          <a:srcRect l="10913" t="15000" r="22184" b="17682"/>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4"/>
                          <a:srcRect l="10913" t="15000" r="22184" b="17682"/>
                          <a:stretch>
                            <a:fillRect/>
                          </a:stretch>
                        </pic:blipFill>
                      </ve:Fallback>
                    </ve:AlternateContent>
                    <pic:spPr>
                      <a:xfrm>
                        <a:off x="0" y="0"/>
                        <a:ext cx="3974465" cy="3090333"/>
                      </a:xfrm>
                      <a:prstGeom prst="rect">
                        <a:avLst/>
                      </a:prstGeom>
                    </pic:spPr>
                  </pic:pic>
                </a:graphicData>
              </a:graphic>
            </wp:inline>
          </w:drawing>
        </w:r>
      </w:ins>
      <w:del w:id="2945" w:author="Jim Kulp" w:date="2010-01-24T18:23:00Z">
        <w:r w:rsidR="0094753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384pt">
              <v:imagedata r:id="rId15" r:pict="rId16" o:title=""/>
            </v:shape>
          </w:pict>
        </w:r>
      </w:del>
      <w:bookmarkEnd w:id="2942"/>
    </w:p>
    <w:p w:rsidR="00C00329" w:rsidRPr="001E2B1B" w:rsidRDefault="00C00329" w:rsidP="00C00329">
      <w:pPr>
        <w:pStyle w:val="Caption"/>
      </w:pPr>
      <w:r w:rsidRPr="001E2B1B">
        <w:t xml:space="preserve">Figure </w:t>
      </w:r>
      <w:fldSimple w:instr=" SEQ Figure \* ARABIC ">
        <w:r w:rsidR="00AF5D6E">
          <w:rPr>
            <w:noProof/>
          </w:rPr>
          <w:t>1</w:t>
        </w:r>
      </w:fldSimple>
      <w:r w:rsidRPr="001E2B1B">
        <w:t xml:space="preserve"> </w:t>
      </w:r>
      <w:r>
        <w:t>–</w:t>
      </w:r>
      <w:r w:rsidRPr="001E2B1B">
        <w:t xml:space="preserve"> </w:t>
      </w:r>
      <w:r>
        <w:t>Worker Interface Profile Taxonomy</w:t>
      </w:r>
    </w:p>
    <w:p w:rsidR="00C00329" w:rsidRPr="001E2B1B" w:rsidRDefault="00C00329" w:rsidP="00C00329">
      <w:pPr>
        <w:pStyle w:val="Body"/>
      </w:pPr>
      <w:r w:rsidRPr="001E2B1B">
        <w:t xml:space="preserve">The term “worker” and “component” are used interchangeably in this document; however worker is </w:t>
      </w:r>
      <w:del w:id="2946" w:author="Jim Kulp" w:date="2010-07-20T09:02:00Z">
        <w:r w:rsidRPr="001E2B1B" w:rsidDel="0034052B">
          <w:delText xml:space="preserve">generally </w:delText>
        </w:r>
      </w:del>
      <w:r w:rsidRPr="001E2B1B">
        <w:t xml:space="preserve">more concrete and </w:t>
      </w:r>
      <w:del w:id="2947" w:author="Jim Kulp" w:date="2010-07-20T09:02:00Z">
        <w:r w:rsidRPr="001E2B1B" w:rsidDel="0034052B">
          <w:delText xml:space="preserve">closer </w:delText>
        </w:r>
      </w:del>
      <w:ins w:id="2948" w:author="Jim Kulp" w:date="2010-07-20T09:02:00Z">
        <w:r w:rsidR="0034052B">
          <w:t>specific in that it refers</w:t>
        </w:r>
        <w:r w:rsidR="0034052B" w:rsidRPr="001E2B1B">
          <w:t xml:space="preserve"> </w:t>
        </w:r>
      </w:ins>
      <w:r w:rsidRPr="001E2B1B">
        <w:t xml:space="preserve">to an implementation and component is more abstract and closer to a functionally specified entity. </w:t>
      </w:r>
      <w:r>
        <w:t>The WIP specification</w:t>
      </w:r>
      <w:r w:rsidRPr="001E2B1B">
        <w:t xml:space="preserve"> present</w:t>
      </w:r>
      <w:r>
        <w:t>s</w:t>
      </w:r>
      <w:r w:rsidRPr="001E2B1B">
        <w:t xml:space="preserve"> a worker- centric bias making it easy for the designer to express the choices from the </w:t>
      </w:r>
      <w:r>
        <w:t>WIP</w:t>
      </w:r>
      <w:r w:rsidRPr="001E2B1B">
        <w:t xml:space="preserve"> patterns (i.e. control, data, and memory). Worker authors (component implementers) should find that the communication patterns presented here cover substantially all of their core connectivity needs</w:t>
      </w:r>
      <w:r>
        <w:t xml:space="preserve"> (when they are not already externally specified)</w:t>
      </w:r>
      <w:r w:rsidRPr="001E2B1B">
        <w:t>.</w:t>
      </w:r>
      <w:r>
        <w:t xml:space="preserve"> </w:t>
      </w:r>
      <w:r w:rsidRPr="001E2B1B">
        <w:t xml:space="preserve"> They should use this document as the specification for that connectivity.</w:t>
      </w:r>
    </w:p>
    <w:p w:rsidR="00C00329" w:rsidRPr="001E2B1B" w:rsidRDefault="00C00329" w:rsidP="00C00329">
      <w:pPr>
        <w:pStyle w:val="Body"/>
      </w:pPr>
      <w:r w:rsidRPr="001E2B1B">
        <w:t xml:space="preserve">When the other side of an interface is not connected to a co-located worker (another part of the same application residing in the same FPGA), it is connected to “infrastructure IP”. Infrastructure IP includes logic that adapts the outside world to the </w:t>
      </w:r>
      <w:r>
        <w:t>WIP</w:t>
      </w:r>
      <w:r w:rsidRPr="001E2B1B">
        <w:t xml:space="preserve"> interfaces and visa versa. Infrastructure IP may also include IP that adapts </w:t>
      </w:r>
      <w:r>
        <w:t>WIP</w:t>
      </w:r>
      <w:r w:rsidRPr="001E2B1B">
        <w:t xml:space="preserve"> profiles to each other, when certain profile choices are made on each side that is not directly connectable. Infrastructure IP creators must be aware that they </w:t>
      </w:r>
      <w:r w:rsidRPr="001E2B1B">
        <w:rPr>
          <w:rFonts w:cs="Arial"/>
          <w:color w:val="000000"/>
        </w:rPr>
        <w:t>take on an additional burden and value</w:t>
      </w:r>
      <w:r w:rsidRPr="001E2B1B">
        <w:t xml:space="preserve">, as they must </w:t>
      </w:r>
      <w:r>
        <w:t>in general accommodate</w:t>
      </w:r>
      <w:r w:rsidRPr="001E2B1B">
        <w:t xml:space="preserve"> all possible worker implementation choices </w:t>
      </w:r>
      <w:r w:rsidRPr="00C15F10">
        <w:rPr>
          <w:i/>
        </w:rPr>
        <w:t>per profile</w:t>
      </w:r>
      <w:r w:rsidRPr="001E2B1B">
        <w:t xml:space="preserve"> for a particular interface, not just one worker’s implementation choice.</w:t>
      </w:r>
    </w:p>
    <w:p w:rsidR="00C00329" w:rsidRPr="001E2B1B" w:rsidRDefault="00C00329" w:rsidP="00C00329">
      <w:pPr>
        <w:pStyle w:val="Body"/>
      </w:pPr>
      <w:r w:rsidRPr="001E2B1B">
        <w:t xml:space="preserve">The application (worker) and infrastructure are two sides of the WIP solution; both are aspects of IP development. Both application and infrastructure providers using these </w:t>
      </w:r>
      <w:r>
        <w:t>WIP</w:t>
      </w:r>
      <w:r w:rsidRPr="001E2B1B">
        <w:t xml:space="preserve"> profiles of OCP-IP will use this document as the normative spec</w:t>
      </w:r>
      <w:r>
        <w:t>.</w:t>
      </w:r>
    </w:p>
    <w:p w:rsidR="00C00329" w:rsidRPr="001E2B1B" w:rsidRDefault="00C00329" w:rsidP="00C00329">
      <w:pPr>
        <w:pStyle w:val="Body"/>
      </w:pPr>
      <w:r w:rsidRPr="001E2B1B">
        <w:t>An illustrative example:</w:t>
      </w:r>
    </w:p>
    <w:p w:rsidR="00C00329" w:rsidRDefault="00C00329" w:rsidP="00C00329">
      <w:pPr>
        <w:pStyle w:val="Body"/>
      </w:pPr>
      <w:r w:rsidRPr="001E2B1B">
        <w:t xml:space="preserve">The following diagram shows two </w:t>
      </w:r>
      <w:r>
        <w:t xml:space="preserve">(application) </w:t>
      </w:r>
      <w:r w:rsidRPr="001E2B1B">
        <w:t xml:space="preserve">workers inside </w:t>
      </w:r>
      <w:r>
        <w:t>an FPGA.</w:t>
      </w:r>
      <w:r w:rsidRPr="001E2B1B">
        <w:t xml:space="preserve"> </w:t>
      </w:r>
      <w:r>
        <w:t>To be a complete FPGA design this application must be surrounded by a container that connects to the external hardware (pins and external devices)</w:t>
      </w:r>
      <w:r w:rsidRPr="001E2B1B">
        <w:t>. In this particular example of deploying t</w:t>
      </w:r>
      <w:r>
        <w:t>wo of an applica</w:t>
      </w:r>
      <w:r w:rsidRPr="001E2B1B">
        <w:t xml:space="preserve">tion’s workers on a single FPGA, there are </w:t>
      </w:r>
      <w:del w:id="2949" w:author="Jim Kulp" w:date="2010-01-24T18:35:00Z">
        <w:r w:rsidRPr="001E2B1B" w:rsidDel="009E3E6F">
          <w:delText xml:space="preserve">seven </w:delText>
        </w:r>
      </w:del>
      <w:ins w:id="2950" w:author="Jim Kulp" w:date="2010-01-24T18:35:00Z">
        <w:r w:rsidR="009E3E6F">
          <w:t>eight</w:t>
        </w:r>
        <w:r w:rsidR="009E3E6F" w:rsidRPr="001E2B1B">
          <w:t xml:space="preserve"> </w:t>
        </w:r>
      </w:ins>
      <w:r w:rsidRPr="001E2B1B">
        <w:t>OCP links, identified by a numbered circle, each with a master and slave.</w:t>
      </w:r>
    </w:p>
    <w:p w:rsidR="00000000" w:rsidRDefault="00D454E5">
      <w:pPr>
        <w:keepNext/>
        <w:jc w:val="center"/>
        <w:rPr>
          <w:ins w:id="2951" w:author="James Kulp" w:date="2008-11-13T13:18:00Z"/>
        </w:rPr>
        <w:pPrChange w:id="2952" w:author="Jim Kulp" w:date="2010-01-24T18:34:00Z">
          <w:pPr>
            <w:pStyle w:val="Caption"/>
          </w:pPr>
        </w:pPrChange>
      </w:pPr>
      <w:ins w:id="2953" w:author="Jim Kulp" w:date="2010-01-24T18:33:00Z">
        <w:r>
          <w:rPr>
            <w:noProof/>
            <w:rPrChange w:id="2954">
              <w:rPr>
                <w:b w:val="0"/>
                <w:noProof/>
              </w:rPr>
            </w:rPrChange>
          </w:rPr>
          <w:drawing>
            <wp:inline distT="0" distB="0" distL="0" distR="0">
              <wp:extent cx="5626735" cy="3058674"/>
              <wp:effectExtent l="25400" t="0" r="12065" b="0"/>
              <wp:docPr id="10" name="Picture 9" descr="OCPI-Diagram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I-Diagrams1.pdf"/>
                      <pic:cNvPicPr/>
                    </pic:nvPicPr>
                    <ve:AlternateContent xmlns:ma="http://schemas.microsoft.com/office/mac/drawingml/2008/main">
                      <ve:Choice Requires="ma">
                        <pic:blipFill>
                          <a:blip r:embed="rId17"/>
                          <a:srcRect l="18171" t="38708" r="16322" b="15083"/>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8"/>
                          <a:srcRect l="18171" t="38708" r="16322" b="15083"/>
                          <a:stretch>
                            <a:fillRect/>
                          </a:stretch>
                        </pic:blipFill>
                      </ve:Fallback>
                    </ve:AlternateContent>
                    <pic:spPr>
                      <a:xfrm>
                        <a:off x="0" y="0"/>
                        <a:ext cx="5626735" cy="3058674"/>
                      </a:xfrm>
                      <a:prstGeom prst="rect">
                        <a:avLst/>
                      </a:prstGeom>
                    </pic:spPr>
                  </pic:pic>
                </a:graphicData>
              </a:graphic>
            </wp:inline>
          </w:drawing>
        </w:r>
      </w:ins>
      <w:ins w:id="2955" w:author="James Kulp" w:date="2008-11-13T13:17:00Z">
        <w:del w:id="2956" w:author="Jim Kulp" w:date="2010-01-24T18:33:00Z">
          <w:r>
            <w:rPr>
              <w:noProof/>
              <w:rPrChange w:id="2957">
                <w:rPr>
                  <w:b w:val="0"/>
                  <w:noProof/>
                </w:rPr>
              </w:rPrChange>
            </w:rPr>
            <w:drawing>
              <wp:inline distT="0" distB="0" distL="0" distR="0">
                <wp:extent cx="5525555" cy="3104727"/>
                <wp:effectExtent l="25400" t="0" r="11645" b="0"/>
                <wp:docPr id="5" name="Picture 4" descr="CPIP-Diagrams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9.pdf"/>
                        <pic:cNvPicPr/>
                      </pic:nvPicPr>
                      <ve:AlternateContent xmlns:ma="http://schemas.microsoft.com/office/mac/drawingml/2008/main">
                        <ve:Choice Requires="ma">
                          <pic:blipFill>
                            <a:blip r:embed="rId19"/>
                            <a:srcRect l="18100" t="37694" r="16355" b="14643"/>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0"/>
                            <a:srcRect l="18100" t="37694" r="16355" b="14643"/>
                            <a:stretch>
                              <a:fillRect/>
                            </a:stretch>
                          </pic:blipFill>
                        </ve:Fallback>
                      </ve:AlternateContent>
                      <pic:spPr>
                        <a:xfrm>
                          <a:off x="0" y="0"/>
                          <a:ext cx="5532597" cy="3108684"/>
                        </a:xfrm>
                        <a:prstGeom prst="rect">
                          <a:avLst/>
                        </a:prstGeom>
                      </pic:spPr>
                    </pic:pic>
                  </a:graphicData>
                </a:graphic>
              </wp:inline>
            </w:drawing>
          </w:r>
        </w:del>
      </w:ins>
    </w:p>
    <w:p w:rsidR="00C00329" w:rsidDel="0021764D" w:rsidRDefault="00D454E5" w:rsidP="00C00329">
      <w:pPr>
        <w:pStyle w:val="Caption"/>
        <w:numPr>
          <w:ins w:id="2958" w:author="James Kulp" w:date="2008-11-13T13:18:00Z"/>
        </w:numPr>
        <w:rPr>
          <w:del w:id="2959" w:author="James Kulp" w:date="2008-11-13T13:16:00Z"/>
        </w:rPr>
      </w:pPr>
      <w:del w:id="2960" w:author="James Kulp" w:date="2008-11-13T13:16:00Z">
        <w:r>
          <w:rPr>
            <w:b w:val="0"/>
            <w:noProof/>
            <w:rPrChange w:id="2961" w:author="Unknown">
              <w:rPr>
                <w:b w:val="0"/>
                <w:noProof/>
              </w:rPr>
            </w:rPrChange>
          </w:rPr>
          <w:drawing>
            <wp:inline distT="0" distB="0" distL="0" distR="0">
              <wp:extent cx="5217707" cy="2707640"/>
              <wp:effectExtent l="25400" t="0" r="0" b="0"/>
              <wp:docPr id="6" name="Picture 5" descr="CPIP-Diagrams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9.pdf"/>
                      <pic:cNvPicPr/>
                    </pic:nvPicPr>
                    <ve:AlternateContent xmlns:ma="http://schemas.microsoft.com/office/mac/drawingml/2008/main">
                      <ve:Choice Requires="ma">
                        <pic:blipFill>
                          <a:blip r:embed="rId21"/>
                          <a:srcRect l="18100" t="39077" r="16355" b="16837"/>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2"/>
                          <a:srcRect l="18100" t="39077" r="16355" b="16837"/>
                          <a:stretch>
                            <a:fillRect/>
                          </a:stretch>
                        </pic:blipFill>
                      </ve:Fallback>
                    </ve:AlternateContent>
                    <pic:spPr>
                      <a:xfrm>
                        <a:off x="0" y="0"/>
                        <a:ext cx="5230849" cy="2714460"/>
                      </a:xfrm>
                      <a:prstGeom prst="rect">
                        <a:avLst/>
                      </a:prstGeom>
                    </pic:spPr>
                  </pic:pic>
                </a:graphicData>
              </a:graphic>
            </wp:inline>
          </w:drawing>
        </w:r>
      </w:del>
    </w:p>
    <w:p w:rsidR="00C00329" w:rsidRPr="001E2B1B" w:rsidRDefault="00C00329" w:rsidP="00C00329">
      <w:pPr>
        <w:pStyle w:val="Caption"/>
      </w:pPr>
      <w:r w:rsidRPr="001E2B1B">
        <w:t xml:space="preserve">Figure </w:t>
      </w:r>
      <w:fldSimple w:instr=" SEQ Figure \* ARABIC ">
        <w:r w:rsidR="00AF5D6E">
          <w:rPr>
            <w:noProof/>
          </w:rPr>
          <w:t>2</w:t>
        </w:r>
      </w:fldSimple>
      <w:r w:rsidRPr="001E2B1B">
        <w:t xml:space="preserve"> – Two Workers </w:t>
      </w:r>
      <w:r>
        <w:t>in an FPGA</w:t>
      </w:r>
    </w:p>
    <w:p w:rsidR="00C00329" w:rsidRPr="001E2B1B" w:rsidRDefault="00C00329" w:rsidP="00C00329">
      <w:pPr>
        <w:pStyle w:val="Body"/>
      </w:pPr>
      <w:r w:rsidRPr="001E2B1B">
        <w:rPr>
          <w:b/>
        </w:rPr>
        <w:t>Links 1 and 2 show examples of the Worker Control Interface (WCI)</w:t>
      </w:r>
      <w:r w:rsidRPr="001E2B1B">
        <w:t xml:space="preserve">. The WCI provides </w:t>
      </w:r>
      <w:r w:rsidRPr="001E2B1B">
        <w:rPr>
          <w:i/>
        </w:rPr>
        <w:t>control and configuration</w:t>
      </w:r>
      <w:r w:rsidRPr="001E2B1B">
        <w:t xml:space="preserve"> for each worker. Each worker in an </w:t>
      </w:r>
      <w:r>
        <w:t xml:space="preserve">application </w:t>
      </w:r>
      <w:r w:rsidRPr="001E2B1B">
        <w:t>will have exactly one WCI slave interface.</w:t>
      </w:r>
    </w:p>
    <w:p w:rsidR="00C00329" w:rsidRPr="001E2B1B" w:rsidRDefault="00C00329" w:rsidP="00C00329">
      <w:pPr>
        <w:pStyle w:val="Body"/>
      </w:pPr>
      <w:r w:rsidRPr="001E2B1B">
        <w:t xml:space="preserve">WCIs are used to implement the “control plane”.  </w:t>
      </w:r>
      <w:r>
        <w:t>Workers</w:t>
      </w:r>
      <w:r w:rsidRPr="001E2B1B">
        <w:t xml:space="preserve"> (components of the application executing inside an FPGA) are controlled and configured by external entities, usually software.</w:t>
      </w:r>
    </w:p>
    <w:p w:rsidR="00C00329" w:rsidRPr="001E2B1B" w:rsidRDefault="00C00329" w:rsidP="00C00329">
      <w:pPr>
        <w:pStyle w:val="Body"/>
      </w:pPr>
      <w:r w:rsidRPr="001E2B1B">
        <w:rPr>
          <w:b/>
        </w:rPr>
        <w:t>Links 3 and 4 show examples of the Worker Stream Interface (WSI)</w:t>
      </w:r>
      <w:r w:rsidRPr="001E2B1B">
        <w:t>. The WSI provides unidirectional FIFO streaming with flow control. Workers may have 0 or more WSI</w:t>
      </w:r>
      <w:del w:id="2962" w:author="Jim Kulp" w:date="2010-01-24T18:37:00Z">
        <w:r w:rsidRPr="001E2B1B" w:rsidDel="008444FE">
          <w:delText xml:space="preserve"> </w:delText>
        </w:r>
      </w:del>
      <w:ins w:id="2963" w:author="Jim Kulp" w:date="2010-01-24T18:37:00Z">
        <w:r w:rsidR="008444FE">
          <w:t>s</w:t>
        </w:r>
      </w:ins>
      <w:del w:id="2964" w:author="Jim Kulp" w:date="2010-01-24T18:37:00Z">
        <w:r w:rsidDel="008444FE">
          <w:delText>interfaces</w:delText>
        </w:r>
      </w:del>
      <w:r w:rsidRPr="001E2B1B">
        <w:t xml:space="preserve">. </w:t>
      </w:r>
      <w:ins w:id="2965" w:author="Jim Kulp" w:date="2010-01-24T18:38:00Z">
        <w:r w:rsidR="008444FE">
          <w:t>C</w:t>
        </w:r>
      </w:ins>
      <w:del w:id="2966" w:author="Jim Kulp" w:date="2010-01-24T18:38:00Z">
        <w:r w:rsidRPr="001E2B1B" w:rsidDel="008444FE">
          <w:delText>WSI c</w:delText>
        </w:r>
      </w:del>
      <w:r w:rsidRPr="001E2B1B">
        <w:t xml:space="preserve">onsumer </w:t>
      </w:r>
      <w:del w:id="2967" w:author="Jim Kulp" w:date="2010-01-24T18:38:00Z">
        <w:r w:rsidRPr="001E2B1B" w:rsidDel="008444FE">
          <w:delText xml:space="preserve">interfaces </w:delText>
        </w:r>
      </w:del>
      <w:ins w:id="2968" w:author="Jim Kulp" w:date="2010-01-24T18:38:00Z">
        <w:r w:rsidR="008444FE">
          <w:t>WSIs</w:t>
        </w:r>
        <w:r w:rsidR="008444FE" w:rsidRPr="001E2B1B">
          <w:t xml:space="preserve"> </w:t>
        </w:r>
      </w:ins>
      <w:r w:rsidRPr="001E2B1B">
        <w:t>are always slaves. WSI producer</w:t>
      </w:r>
      <w:ins w:id="2969" w:author="Jim Kulp" w:date="2010-01-24T18:38:00Z">
        <w:r w:rsidR="008444FE">
          <w:t>s</w:t>
        </w:r>
      </w:ins>
      <w:r w:rsidRPr="001E2B1B">
        <w:t xml:space="preserve"> </w:t>
      </w:r>
      <w:del w:id="2970" w:author="Jim Kulp" w:date="2010-01-24T18:38:00Z">
        <w:r w:rsidRPr="001E2B1B" w:rsidDel="008444FE">
          <w:delText xml:space="preserve">interfaces </w:delText>
        </w:r>
      </w:del>
      <w:r w:rsidRPr="001E2B1B">
        <w:t>are always masters.</w:t>
      </w:r>
      <w:r>
        <w:t xml:space="preserve">  Link 3 talks to a worker in another chip somewhere else, with help from the container.  Link 4 is local.</w:t>
      </w:r>
    </w:p>
    <w:p w:rsidR="00C00329" w:rsidRPr="001E2B1B" w:rsidRDefault="00C00329" w:rsidP="00C00329">
      <w:pPr>
        <w:pStyle w:val="Body"/>
      </w:pPr>
      <w:r w:rsidRPr="001E2B1B">
        <w:rPr>
          <w:b/>
        </w:rPr>
        <w:t>Links 5 and 6 show examples of the Worker Message Interface (WMI).</w:t>
      </w:r>
      <w:r w:rsidRPr="001E2B1B">
        <w:t xml:space="preserve"> The WMI provides the ability for workers to actively produce or consume data from buffers with the capability for random addressing and buffer reuse. Workers may have 0 or more WMI</w:t>
      </w:r>
      <w:ins w:id="2971" w:author="Jim Kulp" w:date="2010-01-24T18:38:00Z">
        <w:r w:rsidR="008444FE">
          <w:t>s</w:t>
        </w:r>
      </w:ins>
      <w:del w:id="2972" w:author="Jim Kulp" w:date="2010-01-24T18:38:00Z">
        <w:r w:rsidRPr="001E2B1B" w:rsidDel="008444FE">
          <w:delText xml:space="preserve"> interfaces</w:delText>
        </w:r>
      </w:del>
      <w:r w:rsidRPr="001E2B1B">
        <w:t xml:space="preserve">. </w:t>
      </w:r>
      <w:ins w:id="2973" w:author="Jim Kulp" w:date="2010-01-24T18:38:00Z">
        <w:r w:rsidR="008444FE">
          <w:t>A w</w:t>
        </w:r>
      </w:ins>
      <w:del w:id="2974" w:author="Jim Kulp" w:date="2010-01-24T18:38:00Z">
        <w:r w:rsidRPr="001E2B1B" w:rsidDel="008444FE">
          <w:delText>W</w:delText>
        </w:r>
      </w:del>
      <w:r w:rsidRPr="001E2B1B">
        <w:t>orker</w:t>
      </w:r>
      <w:ins w:id="2975" w:author="Jim Kulp" w:date="2010-01-24T18:38:00Z">
        <w:r w:rsidR="008444FE">
          <w:t>’s</w:t>
        </w:r>
      </w:ins>
      <w:r w:rsidRPr="001E2B1B">
        <w:t xml:space="preserve"> WMI interfaces are always masters, regardless if they are producing or consuming.</w:t>
      </w:r>
      <w:r>
        <w:t xml:space="preserve">  Both links in this case talk to workers in other chips, with help from the container.</w:t>
      </w:r>
    </w:p>
    <w:p w:rsidR="00C00329" w:rsidRPr="001E2B1B" w:rsidRDefault="00C00329" w:rsidP="00C00329">
      <w:pPr>
        <w:pStyle w:val="Body"/>
      </w:pPr>
      <w:del w:id="2976" w:author="Jim Kulp" w:date="2010-01-24T18:39:00Z">
        <w:r w:rsidRPr="001E2B1B" w:rsidDel="008444FE">
          <w:delText>Th</w:delText>
        </w:r>
        <w:r w:rsidDel="008444FE">
          <w:delText>e</w:delText>
        </w:r>
        <w:r w:rsidRPr="001E2B1B" w:rsidDel="008444FE">
          <w:delText xml:space="preserve"> </w:delText>
        </w:r>
      </w:del>
      <w:r w:rsidRPr="001E2B1B">
        <w:t>WSI</w:t>
      </w:r>
      <w:ins w:id="2977" w:author="Jim Kulp" w:date="2010-01-24T18:39:00Z">
        <w:r w:rsidR="008444FE">
          <w:t>s</w:t>
        </w:r>
      </w:ins>
      <w:r w:rsidRPr="001E2B1B">
        <w:t xml:space="preserve"> and WMI</w:t>
      </w:r>
      <w:ins w:id="2978" w:author="Jim Kulp" w:date="2010-01-24T18:39:00Z">
        <w:r w:rsidR="008444FE">
          <w:t>s</w:t>
        </w:r>
      </w:ins>
      <w:r w:rsidRPr="001E2B1B">
        <w:t xml:space="preserve"> </w:t>
      </w:r>
      <w:del w:id="2979" w:author="Jim Kulp" w:date="2010-01-24T18:39:00Z">
        <w:r w:rsidRPr="001E2B1B" w:rsidDel="008444FE">
          <w:delText xml:space="preserve">interfaces </w:delText>
        </w:r>
      </w:del>
      <w:r w:rsidRPr="001E2B1B">
        <w:t>are used to implement the “data plane”.  This is the way workers communicate with each other.</w:t>
      </w:r>
    </w:p>
    <w:p w:rsidR="00C00329" w:rsidRDefault="00C00329" w:rsidP="00C00329">
      <w:pPr>
        <w:pStyle w:val="Body"/>
        <w:rPr>
          <w:ins w:id="2980" w:author="Jim Kulp" w:date="2010-01-24T18:35:00Z"/>
        </w:rPr>
      </w:pPr>
      <w:r w:rsidRPr="001E2B1B">
        <w:rPr>
          <w:b/>
        </w:rPr>
        <w:t>Link 7 shows an example of the Worker Memory Interface (WMemI).</w:t>
      </w:r>
      <w:r w:rsidRPr="001E2B1B">
        <w:t xml:space="preserve"> The WMemI provides the ability for a worker to have a direct </w:t>
      </w:r>
      <w:r>
        <w:t xml:space="preserve">or multiplexed </w:t>
      </w:r>
      <w:r w:rsidRPr="001E2B1B">
        <w:t xml:space="preserve">link to local memory such as bulk-attached SRAM or DRAM, or embedded BRAM or MRAM. The </w:t>
      </w:r>
      <w:ins w:id="2981" w:author="Jim Kulp" w:date="2010-01-24T18:39:00Z">
        <w:r w:rsidR="008444FE">
          <w:t xml:space="preserve">worker’s </w:t>
        </w:r>
      </w:ins>
      <w:del w:id="2982" w:author="Jim Kulp" w:date="2010-01-24T18:36:00Z">
        <w:r w:rsidRPr="001E2B1B" w:rsidDel="008444FE">
          <w:delText xml:space="preserve">worker </w:delText>
        </w:r>
      </w:del>
      <w:r w:rsidRPr="001E2B1B">
        <w:t xml:space="preserve">WMemI </w:t>
      </w:r>
      <w:del w:id="2983" w:author="Jim Kulp" w:date="2010-01-24T18:36:00Z">
        <w:r w:rsidRPr="001E2B1B" w:rsidDel="008444FE">
          <w:delText xml:space="preserve">interface </w:delText>
        </w:r>
      </w:del>
      <w:r w:rsidRPr="001E2B1B">
        <w:t xml:space="preserve">is the master and </w:t>
      </w:r>
      <w:ins w:id="2984" w:author="Jim Kulp" w:date="2010-01-24T18:36:00Z">
        <w:r w:rsidR="008444FE">
          <w:t xml:space="preserve">the </w:t>
        </w:r>
      </w:ins>
      <w:r w:rsidRPr="001E2B1B">
        <w:t>infrastructure</w:t>
      </w:r>
      <w:ins w:id="2985" w:author="Jim Kulp" w:date="2010-01-24T18:39:00Z">
        <w:r w:rsidR="008444FE">
          <w:t>’s</w:t>
        </w:r>
      </w:ins>
      <w:r w:rsidRPr="001E2B1B">
        <w:t xml:space="preserve"> WMemI </w:t>
      </w:r>
      <w:del w:id="2986" w:author="Jim Kulp" w:date="2010-01-24T18:36:00Z">
        <w:r w:rsidRPr="001E2B1B" w:rsidDel="008444FE">
          <w:delText xml:space="preserve">interface </w:delText>
        </w:r>
      </w:del>
      <w:r w:rsidRPr="001E2B1B">
        <w:t>is the slave.</w:t>
      </w:r>
    </w:p>
    <w:p w:rsidR="009E3E6F" w:rsidRPr="001E2B1B" w:rsidRDefault="009E3E6F" w:rsidP="00C00329">
      <w:pPr>
        <w:pStyle w:val="Body"/>
        <w:numPr>
          <w:ins w:id="2987" w:author="Jim Kulp" w:date="2010-01-24T18:35:00Z"/>
        </w:numPr>
      </w:pPr>
      <w:ins w:id="2988" w:author="Jim Kulp" w:date="2010-01-24T18:35:00Z">
        <w:r>
          <w:rPr>
            <w:b/>
          </w:rPr>
          <w:t>Link 8</w:t>
        </w:r>
        <w:r w:rsidRPr="001E2B1B">
          <w:rPr>
            <w:b/>
          </w:rPr>
          <w:t xml:space="preserve"> shows an example of the Worker </w:t>
        </w:r>
        <w:r>
          <w:rPr>
            <w:b/>
          </w:rPr>
          <w:t>Time Interface (WT</w:t>
        </w:r>
        <w:r w:rsidRPr="001E2B1B">
          <w:rPr>
            <w:b/>
          </w:rPr>
          <w:t>I).</w:t>
        </w:r>
        <w:r>
          <w:t xml:space="preserve"> The WT</w:t>
        </w:r>
        <w:r w:rsidRPr="001E2B1B">
          <w:t xml:space="preserve">I provides the ability for a worker to </w:t>
        </w:r>
        <w:r>
          <w:t xml:space="preserve">access the current time (time of day, UTC etc.). The </w:t>
        </w:r>
      </w:ins>
      <w:ins w:id="2989" w:author="Jim Kulp" w:date="2010-01-24T18:37:00Z">
        <w:r w:rsidR="008444FE">
          <w:t xml:space="preserve">worker’s </w:t>
        </w:r>
      </w:ins>
      <w:ins w:id="2990" w:author="Jim Kulp" w:date="2010-01-24T18:35:00Z">
        <w:r>
          <w:t>WT</w:t>
        </w:r>
        <w:r w:rsidRPr="001E2B1B">
          <w:t>I is the master and infrastructur</w:t>
        </w:r>
      </w:ins>
      <w:ins w:id="2991" w:author="Jim Kulp" w:date="2010-01-24T18:37:00Z">
        <w:r w:rsidR="008444FE">
          <w:t>e’s</w:t>
        </w:r>
      </w:ins>
      <w:ins w:id="2992" w:author="Jim Kulp" w:date="2010-01-24T18:35:00Z">
        <w:r w:rsidR="008444FE">
          <w:t xml:space="preserve"> WT</w:t>
        </w:r>
        <w:r w:rsidRPr="001E2B1B">
          <w:t>I is the slave.</w:t>
        </w:r>
      </w:ins>
    </w:p>
    <w:p w:rsidR="00C00329" w:rsidRPr="001E2B1B" w:rsidRDefault="00C00329" w:rsidP="00C00329">
      <w:pPr>
        <w:pStyle w:val="Heading3"/>
        <w:numPr>
          <w:numberingChange w:id="2993" w:author="James Kulp" w:date="2008-11-13T10:51:00Z" w:original="%1:2:0:.%2:5:0:.%3:1:0:"/>
        </w:numPr>
      </w:pPr>
      <w:bookmarkStart w:id="2994" w:name="_Toc141235416"/>
      <w:r w:rsidRPr="001E2B1B">
        <w:t>Worker vs. Infrastructure and OCP Master/Slave Roles</w:t>
      </w:r>
      <w:bookmarkEnd w:id="2994"/>
    </w:p>
    <w:p w:rsidR="00C00329" w:rsidRPr="001E2B1B" w:rsidRDefault="00C00329" w:rsidP="00C00329">
      <w:r w:rsidRPr="001E2B1B">
        <w:t xml:space="preserve">The table below lists each of the four </w:t>
      </w:r>
      <w:r>
        <w:t>WIPs</w:t>
      </w:r>
      <w:r w:rsidRPr="001E2B1B">
        <w:t xml:space="preserve"> and their OCP roles.</w:t>
      </w:r>
    </w:p>
    <w:p w:rsidR="00C00329" w:rsidRPr="001E2B1B" w:rsidRDefault="00C00329" w:rsidP="00C00329">
      <w:pPr>
        <w:pStyle w:val="Caption"/>
      </w:pPr>
      <w:r w:rsidRPr="001E2B1B">
        <w:t xml:space="preserve">Table </w:t>
      </w:r>
      <w:fldSimple w:instr=" SEQ Table \* ARABIC ">
        <w:r w:rsidR="00AF5D6E">
          <w:rPr>
            <w:noProof/>
          </w:rPr>
          <w:t>2</w:t>
        </w:r>
      </w:fldSimple>
      <w:r w:rsidRPr="001E2B1B">
        <w:t xml:space="preserve"> - Interface OCP Master/Slave Roles</w:t>
      </w:r>
    </w:p>
    <w:tbl>
      <w:tblPr>
        <w:tblStyle w:val="TableGrid"/>
        <w:tblW w:w="0" w:type="auto"/>
        <w:tblLook w:val="01E0"/>
      </w:tblPr>
      <w:tblGrid>
        <w:gridCol w:w="3072"/>
        <w:gridCol w:w="3072"/>
        <w:gridCol w:w="3072"/>
      </w:tblGrid>
      <w:tr w:rsidR="00C00329" w:rsidRPr="001E2B1B">
        <w:tc>
          <w:tcPr>
            <w:tcW w:w="3072" w:type="dxa"/>
            <w:shd w:val="clear" w:color="auto" w:fill="F3F3F3"/>
            <w:vAlign w:val="center"/>
          </w:tcPr>
          <w:p w:rsidR="00C00329" w:rsidRPr="001E2B1B" w:rsidRDefault="00C00329" w:rsidP="00C00329">
            <w:pPr>
              <w:jc w:val="center"/>
              <w:rPr>
                <w:b/>
              </w:rPr>
            </w:pPr>
            <w:r w:rsidRPr="001E2B1B">
              <w:rPr>
                <w:b/>
              </w:rPr>
              <w:t>Interface</w:t>
            </w:r>
          </w:p>
        </w:tc>
        <w:tc>
          <w:tcPr>
            <w:tcW w:w="3072" w:type="dxa"/>
            <w:shd w:val="clear" w:color="auto" w:fill="F3F3F3"/>
            <w:vAlign w:val="center"/>
          </w:tcPr>
          <w:p w:rsidR="00C00329" w:rsidRPr="001E2B1B" w:rsidRDefault="00C00329" w:rsidP="00C00329">
            <w:pPr>
              <w:jc w:val="center"/>
              <w:rPr>
                <w:b/>
              </w:rPr>
            </w:pPr>
            <w:r w:rsidRPr="001E2B1B">
              <w:rPr>
                <w:b/>
              </w:rPr>
              <w:t>Worker OCP Role</w:t>
            </w:r>
          </w:p>
        </w:tc>
        <w:tc>
          <w:tcPr>
            <w:tcW w:w="3072" w:type="dxa"/>
            <w:shd w:val="clear" w:color="auto" w:fill="F3F3F3"/>
            <w:vAlign w:val="center"/>
          </w:tcPr>
          <w:p w:rsidR="00C00329" w:rsidRPr="001E2B1B" w:rsidRDefault="00C00329" w:rsidP="00C00329">
            <w:pPr>
              <w:jc w:val="center"/>
              <w:rPr>
                <w:b/>
              </w:rPr>
            </w:pPr>
            <w:r w:rsidRPr="001E2B1B">
              <w:rPr>
                <w:b/>
              </w:rPr>
              <w:t>Infrastructure OCP Role</w:t>
            </w:r>
          </w:p>
        </w:tc>
      </w:tr>
      <w:tr w:rsidR="00C00329" w:rsidRPr="001E2B1B">
        <w:tc>
          <w:tcPr>
            <w:tcW w:w="3072" w:type="dxa"/>
            <w:vAlign w:val="center"/>
          </w:tcPr>
          <w:p w:rsidR="00C00329" w:rsidRPr="001E2B1B" w:rsidRDefault="00C00329" w:rsidP="00C00329">
            <w:pPr>
              <w:jc w:val="center"/>
            </w:pPr>
            <w:r w:rsidRPr="001E2B1B">
              <w:t>Worker Control Interface</w:t>
            </w:r>
          </w:p>
          <w:p w:rsidR="00C00329" w:rsidRPr="001E2B1B" w:rsidRDefault="00C00329" w:rsidP="00C00329">
            <w:pPr>
              <w:jc w:val="center"/>
            </w:pPr>
            <w:r w:rsidRPr="001E2B1B">
              <w:t>(WCI)</w:t>
            </w:r>
          </w:p>
        </w:tc>
        <w:tc>
          <w:tcPr>
            <w:tcW w:w="3072" w:type="dxa"/>
            <w:vAlign w:val="center"/>
          </w:tcPr>
          <w:p w:rsidR="00C00329" w:rsidRPr="001E2B1B" w:rsidRDefault="00C00329" w:rsidP="00C00329">
            <w:pPr>
              <w:jc w:val="center"/>
            </w:pPr>
            <w:r w:rsidRPr="001E2B1B">
              <w:t>Slave</w:t>
            </w:r>
          </w:p>
        </w:tc>
        <w:tc>
          <w:tcPr>
            <w:tcW w:w="3072" w:type="dxa"/>
            <w:vAlign w:val="center"/>
          </w:tcPr>
          <w:p w:rsidR="00C00329" w:rsidRPr="001E2B1B" w:rsidRDefault="00C00329" w:rsidP="00C00329">
            <w:pPr>
              <w:jc w:val="center"/>
            </w:pPr>
            <w:r w:rsidRPr="001E2B1B">
              <w:t>Master</w:t>
            </w:r>
          </w:p>
        </w:tc>
      </w:tr>
      <w:tr w:rsidR="00C00329" w:rsidRPr="001E2B1B">
        <w:tc>
          <w:tcPr>
            <w:tcW w:w="3072" w:type="dxa"/>
            <w:vAlign w:val="center"/>
          </w:tcPr>
          <w:p w:rsidR="00C00329" w:rsidRPr="001E2B1B" w:rsidRDefault="00C00329" w:rsidP="00C00329">
            <w:pPr>
              <w:jc w:val="center"/>
            </w:pPr>
            <w:r w:rsidRPr="001E2B1B">
              <w:t>Worker Streaming Interface (WSI)</w:t>
            </w:r>
          </w:p>
        </w:tc>
        <w:tc>
          <w:tcPr>
            <w:tcW w:w="6144" w:type="dxa"/>
            <w:gridSpan w:val="2"/>
            <w:vAlign w:val="center"/>
          </w:tcPr>
          <w:p w:rsidR="00C00329" w:rsidRPr="001E2B1B" w:rsidRDefault="00C00329" w:rsidP="00C00329">
            <w:pPr>
              <w:jc w:val="center"/>
            </w:pPr>
            <w:r w:rsidRPr="001E2B1B">
              <w:t>Stream Producer is Master</w:t>
            </w:r>
          </w:p>
          <w:p w:rsidR="00C00329" w:rsidRPr="001E2B1B" w:rsidRDefault="00C00329" w:rsidP="00C00329">
            <w:pPr>
              <w:jc w:val="center"/>
            </w:pPr>
            <w:r w:rsidRPr="001E2B1B">
              <w:t>Stream Consumer is Slave</w:t>
            </w:r>
          </w:p>
        </w:tc>
      </w:tr>
      <w:tr w:rsidR="00C00329" w:rsidRPr="001E2B1B">
        <w:tc>
          <w:tcPr>
            <w:tcW w:w="3072" w:type="dxa"/>
            <w:vAlign w:val="center"/>
          </w:tcPr>
          <w:p w:rsidR="00C00329" w:rsidRPr="001E2B1B" w:rsidRDefault="00C00329" w:rsidP="00C00329">
            <w:pPr>
              <w:jc w:val="center"/>
            </w:pPr>
            <w:r w:rsidRPr="001E2B1B">
              <w:t>Worker Message Interface</w:t>
            </w:r>
          </w:p>
          <w:p w:rsidR="00C00329" w:rsidRPr="001E2B1B" w:rsidRDefault="00C00329" w:rsidP="00C00329">
            <w:pPr>
              <w:jc w:val="center"/>
            </w:pPr>
            <w:r w:rsidRPr="001E2B1B">
              <w:t>(WMI)</w:t>
            </w:r>
          </w:p>
        </w:tc>
        <w:tc>
          <w:tcPr>
            <w:tcW w:w="3072" w:type="dxa"/>
            <w:vAlign w:val="center"/>
          </w:tcPr>
          <w:p w:rsidR="00C00329" w:rsidRPr="001E2B1B" w:rsidRDefault="00C00329" w:rsidP="00C00329">
            <w:pPr>
              <w:jc w:val="center"/>
            </w:pPr>
            <w:r w:rsidRPr="001E2B1B">
              <w:t>Master</w:t>
            </w:r>
          </w:p>
        </w:tc>
        <w:tc>
          <w:tcPr>
            <w:tcW w:w="3072" w:type="dxa"/>
            <w:vAlign w:val="center"/>
          </w:tcPr>
          <w:p w:rsidR="00C00329" w:rsidRPr="001E2B1B" w:rsidRDefault="00C00329" w:rsidP="00C00329">
            <w:pPr>
              <w:jc w:val="center"/>
            </w:pPr>
            <w:r w:rsidRPr="001E2B1B">
              <w:t>Slave</w:t>
            </w:r>
          </w:p>
        </w:tc>
      </w:tr>
      <w:tr w:rsidR="00C00329" w:rsidRPr="001E2B1B">
        <w:tc>
          <w:tcPr>
            <w:tcW w:w="3072" w:type="dxa"/>
            <w:vAlign w:val="center"/>
          </w:tcPr>
          <w:p w:rsidR="00C00329" w:rsidRPr="001E2B1B" w:rsidRDefault="00C00329" w:rsidP="00C00329">
            <w:pPr>
              <w:jc w:val="center"/>
            </w:pPr>
            <w:r w:rsidRPr="001E2B1B">
              <w:t>Worker Memory Interface</w:t>
            </w:r>
          </w:p>
          <w:p w:rsidR="00C00329" w:rsidRPr="001E2B1B" w:rsidRDefault="00C00329" w:rsidP="00C00329">
            <w:pPr>
              <w:jc w:val="center"/>
            </w:pPr>
            <w:r w:rsidRPr="001E2B1B">
              <w:t>(WMemI)</w:t>
            </w:r>
          </w:p>
        </w:tc>
        <w:tc>
          <w:tcPr>
            <w:tcW w:w="3072" w:type="dxa"/>
            <w:vAlign w:val="center"/>
          </w:tcPr>
          <w:p w:rsidR="00C00329" w:rsidRPr="001E2B1B" w:rsidRDefault="00C00329" w:rsidP="00C00329">
            <w:pPr>
              <w:jc w:val="center"/>
            </w:pPr>
            <w:r w:rsidRPr="001E2B1B">
              <w:t>Master</w:t>
            </w:r>
          </w:p>
        </w:tc>
        <w:tc>
          <w:tcPr>
            <w:tcW w:w="3072" w:type="dxa"/>
            <w:vAlign w:val="center"/>
          </w:tcPr>
          <w:p w:rsidR="00C00329" w:rsidRPr="001E2B1B" w:rsidRDefault="00C00329" w:rsidP="00C00329">
            <w:pPr>
              <w:jc w:val="center"/>
            </w:pPr>
            <w:r w:rsidRPr="001E2B1B">
              <w:t>Slave</w:t>
            </w:r>
          </w:p>
        </w:tc>
      </w:tr>
      <w:tr w:rsidR="008444FE" w:rsidRPr="001E2B1B">
        <w:trPr>
          <w:ins w:id="2995" w:author="Jim Kulp" w:date="2010-01-24T18:40:00Z"/>
        </w:trPr>
        <w:tc>
          <w:tcPr>
            <w:tcW w:w="3072" w:type="dxa"/>
            <w:vAlign w:val="center"/>
          </w:tcPr>
          <w:p w:rsidR="008444FE" w:rsidRDefault="008444FE" w:rsidP="00C00329">
            <w:pPr>
              <w:jc w:val="center"/>
              <w:rPr>
                <w:ins w:id="2996" w:author="Jim Kulp" w:date="2010-01-24T18:40:00Z"/>
              </w:rPr>
            </w:pPr>
            <w:ins w:id="2997" w:author="Jim Kulp" w:date="2010-01-24T18:40:00Z">
              <w:r>
                <w:t>Worker Time Interface</w:t>
              </w:r>
            </w:ins>
          </w:p>
          <w:p w:rsidR="008444FE" w:rsidRPr="001E2B1B" w:rsidRDefault="008444FE" w:rsidP="00C00329">
            <w:pPr>
              <w:numPr>
                <w:ins w:id="2998" w:author="Jim Kulp" w:date="2010-01-24T18:40:00Z"/>
              </w:numPr>
              <w:jc w:val="center"/>
              <w:rPr>
                <w:ins w:id="2999" w:author="Jim Kulp" w:date="2010-01-24T18:40:00Z"/>
              </w:rPr>
            </w:pPr>
            <w:ins w:id="3000" w:author="Jim Kulp" w:date="2010-01-24T18:40:00Z">
              <w:r>
                <w:t>(WTI)</w:t>
              </w:r>
            </w:ins>
          </w:p>
        </w:tc>
        <w:tc>
          <w:tcPr>
            <w:tcW w:w="3072" w:type="dxa"/>
            <w:vAlign w:val="center"/>
          </w:tcPr>
          <w:p w:rsidR="008444FE" w:rsidRPr="001E2B1B" w:rsidRDefault="008444FE" w:rsidP="00C00329">
            <w:pPr>
              <w:jc w:val="center"/>
              <w:rPr>
                <w:ins w:id="3001" w:author="Jim Kulp" w:date="2010-01-24T18:40:00Z"/>
              </w:rPr>
            </w:pPr>
            <w:ins w:id="3002" w:author="Jim Kulp" w:date="2010-01-24T18:40:00Z">
              <w:r>
                <w:t>Master</w:t>
              </w:r>
            </w:ins>
          </w:p>
        </w:tc>
        <w:tc>
          <w:tcPr>
            <w:tcW w:w="3072" w:type="dxa"/>
            <w:vAlign w:val="center"/>
          </w:tcPr>
          <w:p w:rsidR="008444FE" w:rsidRPr="001E2B1B" w:rsidRDefault="008444FE" w:rsidP="00C00329">
            <w:pPr>
              <w:jc w:val="center"/>
              <w:rPr>
                <w:ins w:id="3003" w:author="Jim Kulp" w:date="2010-01-24T18:40:00Z"/>
              </w:rPr>
            </w:pPr>
            <w:ins w:id="3004" w:author="Jim Kulp" w:date="2010-01-24T18:40:00Z">
              <w:r>
                <w:t>Slave</w:t>
              </w:r>
            </w:ins>
          </w:p>
        </w:tc>
      </w:tr>
    </w:tbl>
    <w:p w:rsidR="00C00329" w:rsidRPr="001E2B1B" w:rsidRDefault="00C00329" w:rsidP="00C00329">
      <w:r w:rsidRPr="001E2B1B">
        <w:t xml:space="preserve">Recall that the OCP Master side of an interface is the side that is generating OCP requests. </w:t>
      </w:r>
      <w:r>
        <w:t>The figure below shows two workers (</w:t>
      </w:r>
      <w:r w:rsidRPr="000C4B76">
        <w:rPr>
          <w:b/>
        </w:rPr>
        <w:t>W</w:t>
      </w:r>
      <w:r w:rsidRPr="000C4B76">
        <w:rPr>
          <w:b/>
          <w:vertAlign w:val="subscript"/>
        </w:rPr>
        <w:t>1</w:t>
      </w:r>
      <w:r>
        <w:t xml:space="preserve"> and </w:t>
      </w:r>
      <w:r w:rsidRPr="000C4B76">
        <w:rPr>
          <w:b/>
        </w:rPr>
        <w:t>W</w:t>
      </w:r>
      <w:r w:rsidRPr="000C4B76">
        <w:rPr>
          <w:b/>
          <w:vertAlign w:val="subscript"/>
        </w:rPr>
        <w:t>2</w:t>
      </w:r>
      <w:r>
        <w:t>) communicating messages via WMI, which requires in interposed infrastructure module (</w:t>
      </w:r>
      <w:r w:rsidRPr="000C4B76">
        <w:rPr>
          <w:b/>
        </w:rPr>
        <w:t>I</w:t>
      </w:r>
      <w:r w:rsidRPr="000C4B76">
        <w:rPr>
          <w:b/>
          <w:vertAlign w:val="subscript"/>
        </w:rPr>
        <w:t>A</w:t>
      </w:r>
      <w:r>
        <w:t>) that acts as WMI slave on both sides.</w:t>
      </w:r>
    </w:p>
    <w:p w:rsidR="00C00329" w:rsidRPr="001E2B1B" w:rsidRDefault="00C00329" w:rsidP="00C00329">
      <w:pPr>
        <w:jc w:val="center"/>
      </w:pPr>
      <w:r>
        <w:rPr>
          <w:noProof/>
        </w:rPr>
        <w:drawing>
          <wp:inline distT="0" distB="0" distL="0" distR="0">
            <wp:extent cx="4737735" cy="2797610"/>
            <wp:effectExtent l="25400" t="0" r="12065" b="0"/>
            <wp:docPr id="8" name="Picture 7" descr="CPIP-Diagrams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9.pdf"/>
                    <pic:cNvPicPr/>
                  </pic:nvPicPr>
                  <ve:AlternateContent xmlns:ma="http://schemas.microsoft.com/office/mac/drawingml/2008/main">
                    <ve:Choice Requires="ma">
                      <pic:blipFill>
                        <a:blip r:embed="rId23"/>
                        <a:srcRect l="28270" t="42399" r="25970" b="22560"/>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4"/>
                        <a:srcRect l="28270" t="42399" r="25970" b="22560"/>
                        <a:stretch>
                          <a:fillRect/>
                        </a:stretch>
                      </pic:blipFill>
                    </ve:Fallback>
                  </ve:AlternateContent>
                  <pic:spPr>
                    <a:xfrm>
                      <a:off x="0" y="0"/>
                      <a:ext cx="4744735" cy="2801743"/>
                    </a:xfrm>
                    <a:prstGeom prst="rect">
                      <a:avLst/>
                    </a:prstGeom>
                  </pic:spPr>
                </pic:pic>
              </a:graphicData>
            </a:graphic>
          </wp:inline>
        </w:drawing>
      </w:r>
    </w:p>
    <w:p w:rsidR="00C00329" w:rsidRPr="001E2B1B" w:rsidRDefault="00C00329" w:rsidP="00C00329">
      <w:pPr>
        <w:pStyle w:val="Caption"/>
      </w:pPr>
      <w:r w:rsidRPr="001E2B1B">
        <w:t xml:space="preserve">Figure </w:t>
      </w:r>
      <w:fldSimple w:instr=" SEQ Figure \* ARABIC ">
        <w:r w:rsidR="00AF5D6E">
          <w:rPr>
            <w:noProof/>
          </w:rPr>
          <w:t>3</w:t>
        </w:r>
      </w:fldSimple>
      <w:r w:rsidRPr="001E2B1B">
        <w:t xml:space="preserve"> - Two WMI Application Workers Communicating via a buffer</w:t>
      </w:r>
    </w:p>
    <w:p w:rsidR="00C00329" w:rsidRPr="001E2B1B" w:rsidRDefault="00C00329" w:rsidP="00C00329">
      <w:pPr>
        <w:pStyle w:val="Heading2"/>
        <w:numPr>
          <w:numberingChange w:id="3005" w:author="James Kulp" w:date="2008-11-13T10:51:00Z" w:original="%1:2:0:.%2:6:0:"/>
        </w:numPr>
      </w:pPr>
      <w:bookmarkStart w:id="3006" w:name="_Toc141235417"/>
      <w:r w:rsidRPr="001E2B1B">
        <w:t>Document Organization</w:t>
      </w:r>
      <w:bookmarkEnd w:id="3006"/>
    </w:p>
    <w:p w:rsidR="00C00329" w:rsidRPr="001E2B1B" w:rsidRDefault="00C00329" w:rsidP="00C00329">
      <w:pPr>
        <w:pStyle w:val="Body"/>
      </w:pPr>
      <w:r w:rsidRPr="001E2B1B">
        <w:t>For each of the four interfaces described, there are sub-sections as follows to describe the interface profile</w:t>
      </w:r>
      <w:r>
        <w:t>.</w:t>
      </w:r>
      <w:ins w:id="3007" w:author="James Kulp" w:date="2008-11-13T13:21:00Z">
        <w:r w:rsidR="00A93DE7">
          <w:t xml:space="preserve">  </w:t>
        </w:r>
        <w:r w:rsidR="0094753D" w:rsidRPr="0094753D">
          <w:rPr>
            <w:b/>
            <w:rPrChange w:id="3008" w:author="James Kulp" w:date="2008-11-13T13:22:00Z">
              <w:rPr>
                <w:b/>
                <w:color w:val="008080"/>
              </w:rPr>
            </w:rPrChange>
          </w:rPr>
          <w:t>X</w:t>
        </w:r>
        <w:r w:rsidR="00A93DE7">
          <w:t xml:space="preserve"> is the particular section describing a profile. </w:t>
        </w:r>
        <w:r w:rsidR="0094753D" w:rsidRPr="0094753D">
          <w:rPr>
            <w:b/>
            <w:rPrChange w:id="3009" w:author="James Kulp" w:date="2008-11-13T13:22:00Z">
              <w:rPr>
                <w:b/>
                <w:color w:val="008080"/>
              </w:rPr>
            </w:rPrChange>
          </w:rPr>
          <w:t>W</w:t>
        </w:r>
        <w:r w:rsidR="00A93DE7">
          <w:rPr>
            <w:b/>
          </w:rPr>
          <w:t>ww</w:t>
        </w:r>
        <w:r w:rsidR="00A93DE7">
          <w:t xml:space="preserve"> is the name of the profile.</w:t>
        </w:r>
      </w:ins>
    </w:p>
    <w:p w:rsidR="00C00329" w:rsidRPr="001E2B1B" w:rsidRDefault="00C00329" w:rsidP="00C00329">
      <w:pPr>
        <w:pStyle w:val="Body"/>
      </w:pPr>
      <w:r w:rsidRPr="001E2B1B">
        <w:rPr>
          <w:b/>
        </w:rPr>
        <w:t xml:space="preserve">X.1 </w:t>
      </w:r>
      <w:r>
        <w:rPr>
          <w:b/>
        </w:rPr>
        <w:t>W</w:t>
      </w:r>
      <w:ins w:id="3010" w:author="James Kulp" w:date="2008-11-13T13:22:00Z">
        <w:r w:rsidR="00A93DE7">
          <w:rPr>
            <w:b/>
          </w:rPr>
          <w:t>ww</w:t>
        </w:r>
      </w:ins>
      <w:del w:id="3011" w:author="James Kulp" w:date="2008-11-13T13:22:00Z">
        <w:r w:rsidDel="00A93DE7">
          <w:rPr>
            <w:b/>
          </w:rPr>
          <w:delText>xx</w:delText>
        </w:r>
      </w:del>
      <w:r>
        <w:rPr>
          <w:b/>
        </w:rPr>
        <w:t xml:space="preserve"> Motivation</w:t>
      </w:r>
      <w:r w:rsidRPr="001E2B1B">
        <w:t xml:space="preserve"> – This section </w:t>
      </w:r>
      <w:r>
        <w:t>explains the purpose of the profile.</w:t>
      </w:r>
    </w:p>
    <w:p w:rsidR="00C00329" w:rsidRPr="001E2B1B" w:rsidRDefault="00C00329" w:rsidP="00C00329">
      <w:pPr>
        <w:pStyle w:val="Body"/>
      </w:pPr>
      <w:r w:rsidRPr="001E2B1B">
        <w:rPr>
          <w:b/>
        </w:rPr>
        <w:t>X.</w:t>
      </w:r>
      <w:r>
        <w:rPr>
          <w:b/>
        </w:rPr>
        <w:t>2</w:t>
      </w:r>
      <w:r w:rsidRPr="001E2B1B">
        <w:rPr>
          <w:b/>
        </w:rPr>
        <w:t xml:space="preserve"> </w:t>
      </w:r>
      <w:r>
        <w:rPr>
          <w:b/>
        </w:rPr>
        <w:t>W</w:t>
      </w:r>
      <w:ins w:id="3012" w:author="James Kulp" w:date="2008-11-13T13:22:00Z">
        <w:r w:rsidR="00A93DE7">
          <w:rPr>
            <w:b/>
          </w:rPr>
          <w:t>ww</w:t>
        </w:r>
      </w:ins>
      <w:del w:id="3013" w:author="James Kulp" w:date="2008-11-13T13:22:00Z">
        <w:r w:rsidDel="00A93DE7">
          <w:rPr>
            <w:b/>
          </w:rPr>
          <w:delText>xx</w:delText>
        </w:r>
      </w:del>
      <w:r>
        <w:rPr>
          <w:b/>
        </w:rPr>
        <w:t xml:space="preserve"> </w:t>
      </w:r>
      <w:r w:rsidRPr="001E2B1B">
        <w:rPr>
          <w:b/>
        </w:rPr>
        <w:t>Overview</w:t>
      </w:r>
      <w:r w:rsidRPr="001E2B1B">
        <w:t xml:space="preserve"> – This section provides </w:t>
      </w:r>
      <w:r>
        <w:t>a high level description</w:t>
      </w:r>
      <w:r w:rsidRPr="001E2B1B">
        <w:t xml:space="preserve"> of the </w:t>
      </w:r>
      <w:r>
        <w:t>profile</w:t>
      </w:r>
      <w:r w:rsidRPr="001E2B1B">
        <w:t xml:space="preserve"> and </w:t>
      </w:r>
      <w:r>
        <w:t>how</w:t>
      </w:r>
      <w:r w:rsidRPr="001E2B1B">
        <w:t xml:space="preserve"> it may be used.</w:t>
      </w:r>
    </w:p>
    <w:p w:rsidR="00C00329" w:rsidRDefault="00C00329" w:rsidP="00C00329">
      <w:pPr>
        <w:pStyle w:val="Body"/>
      </w:pPr>
      <w:r w:rsidRPr="001E2B1B">
        <w:rPr>
          <w:b/>
        </w:rPr>
        <w:t>X.</w:t>
      </w:r>
      <w:r>
        <w:rPr>
          <w:b/>
        </w:rPr>
        <w:t>3</w:t>
      </w:r>
      <w:r w:rsidRPr="001E2B1B">
        <w:rPr>
          <w:b/>
        </w:rPr>
        <w:t xml:space="preserve"> </w:t>
      </w:r>
      <w:r>
        <w:rPr>
          <w:b/>
        </w:rPr>
        <w:t>W</w:t>
      </w:r>
      <w:ins w:id="3014" w:author="James Kulp" w:date="2008-11-13T13:22:00Z">
        <w:r w:rsidR="00A93DE7">
          <w:rPr>
            <w:b/>
          </w:rPr>
          <w:t>ww</w:t>
        </w:r>
      </w:ins>
      <w:del w:id="3015" w:author="James Kulp" w:date="2008-11-13T13:22:00Z">
        <w:r w:rsidDel="00A93DE7">
          <w:rPr>
            <w:b/>
          </w:rPr>
          <w:delText>xx</w:delText>
        </w:r>
      </w:del>
      <w:r w:rsidRPr="001E2B1B">
        <w:rPr>
          <w:b/>
        </w:rPr>
        <w:t xml:space="preserve"> Attributes</w:t>
      </w:r>
      <w:r>
        <w:t xml:space="preserve"> – The available choices, </w:t>
      </w:r>
      <w:r w:rsidRPr="001E2B1B">
        <w:t xml:space="preserve">from a worker author’s perspective, to </w:t>
      </w:r>
      <w:r>
        <w:t>use</w:t>
      </w:r>
      <w:r w:rsidRPr="001E2B1B">
        <w:t xml:space="preserve"> this particular </w:t>
      </w:r>
      <w:r>
        <w:t>profile</w:t>
      </w:r>
      <w:r w:rsidRPr="001E2B1B">
        <w:t xml:space="preserve">. These </w:t>
      </w:r>
      <w:r w:rsidRPr="00C15F10">
        <w:rPr>
          <w:i/>
        </w:rPr>
        <w:t>WIP</w:t>
      </w:r>
      <w:r w:rsidRPr="001E2B1B">
        <w:t xml:space="preserve"> </w:t>
      </w:r>
      <w:r w:rsidRPr="001E2B1B">
        <w:rPr>
          <w:i/>
        </w:rPr>
        <w:t>attributes</w:t>
      </w:r>
      <w:r w:rsidRPr="001E2B1B">
        <w:t xml:space="preserve"> determine the OCP configuration </w:t>
      </w:r>
      <w:r w:rsidRPr="001E2B1B">
        <w:rPr>
          <w:i/>
        </w:rPr>
        <w:t>parameters</w:t>
      </w:r>
      <w:r w:rsidRPr="001E2B1B">
        <w:t xml:space="preserve"> and the OCP signals. </w:t>
      </w:r>
      <w:del w:id="3016" w:author="James Kulp" w:date="2008-11-13T13:24:00Z">
        <w:r w:rsidRPr="001E2B1B" w:rsidDel="00A93DE7">
          <w:delText xml:space="preserve">This section is written much like a register description for hardware; except that this is interface metadata.  </w:delText>
        </w:r>
      </w:del>
      <w:r w:rsidRPr="001E2B1B">
        <w:t>These attribute choices are a simpler and higher level set of choices than the lower level details of the multiplicity of the OCP configuration parameters.</w:t>
      </w:r>
      <w:ins w:id="3017" w:author="James Kulp" w:date="2008-11-13T13:24:00Z">
        <w:r w:rsidR="00A93DE7">
          <w:t xml:space="preserve">  Thus there are tools which automate the generation of OCP configuration parameters and signals from these simpler </w:t>
        </w:r>
      </w:ins>
      <w:ins w:id="3018" w:author="James Kulp" w:date="2008-11-13T13:25:00Z">
        <w:r w:rsidR="00A93DE7">
          <w:t xml:space="preserve">WIP </w:t>
        </w:r>
      </w:ins>
      <w:ins w:id="3019" w:author="James Kulp" w:date="2008-11-13T13:24:00Z">
        <w:r w:rsidR="00A93DE7">
          <w:t>attributes</w:t>
        </w:r>
      </w:ins>
      <w:ins w:id="3020" w:author="James Kulp" w:date="2008-11-13T13:25:00Z">
        <w:r w:rsidR="00A93DE7">
          <w:t>, according to this specification</w:t>
        </w:r>
      </w:ins>
      <w:ins w:id="3021" w:author="James Kulp" w:date="2008-11-13T13:24:00Z">
        <w:r w:rsidR="00A93DE7">
          <w:t>.  Developers simply specify the attributes, use the tools, and implement based on the generated IP definitions and skeletons generated by the tools.</w:t>
        </w:r>
      </w:ins>
    </w:p>
    <w:p w:rsidR="00C00329" w:rsidRDefault="00C00329">
      <w:r w:rsidRPr="001E2B1B" w:rsidDel="00112A22">
        <w:t>All a</w:t>
      </w:r>
      <w:r>
        <w:t>ttributes</w:t>
      </w:r>
      <w:r w:rsidRPr="001E2B1B">
        <w:t xml:space="preserve"> have a default value</w:t>
      </w:r>
      <w:r>
        <w:t>, although some attributes are not used if other attributes are set to specific values.</w:t>
      </w:r>
    </w:p>
    <w:p w:rsidR="00C00329" w:rsidRDefault="00C00329">
      <w:r>
        <w:t>The t</w:t>
      </w:r>
      <w:r w:rsidRPr="001E2B1B">
        <w:t xml:space="preserve">ypes used in the worker </w:t>
      </w:r>
      <w:r>
        <w:t>profile</w:t>
      </w:r>
      <w:r w:rsidRPr="001E2B1B">
        <w:t xml:space="preserve"> attribute tables are specific XML Schema data types such as boolean or unsigned</w:t>
      </w:r>
      <w:r>
        <w:t>Int</w:t>
      </w:r>
      <w:r w:rsidRPr="001E2B1B">
        <w:t>.  The XML namespace prefix (usually xsd:) is omitted from the types</w:t>
      </w:r>
      <w:r>
        <w:t xml:space="preserve"> for readability</w:t>
      </w:r>
      <w:r w:rsidRPr="001E2B1B">
        <w:t>.</w:t>
      </w:r>
    </w:p>
    <w:p w:rsidR="00C00329" w:rsidRDefault="00C00329" w:rsidP="00C00329">
      <w:r>
        <w:t xml:space="preserve">Observation: </w:t>
      </w:r>
      <w:r w:rsidRPr="001E2B1B">
        <w:t xml:space="preserve">In some frameworks, there </w:t>
      </w:r>
      <w:r>
        <w:t>may be a high-level component description</w:t>
      </w:r>
      <w:r w:rsidRPr="001E2B1B">
        <w:t xml:space="preserve"> </w:t>
      </w:r>
      <w:r>
        <w:t>of the overall component and its interfaces (frequently called “ports”). This may be an Interface Definition Language (IDL) or electronic datasheet such as SPIRIT/IP-XACT. In such a case, some of the values for these attributes may be derived or inferred from such a high level representation.</w:t>
      </w:r>
    </w:p>
    <w:p w:rsidR="00C00329" w:rsidRDefault="00C00329" w:rsidP="00C00329">
      <w:r>
        <w:t>Every interface has a Clock attribute</w:t>
      </w:r>
      <w:ins w:id="3022" w:author="James Kulp" w:date="2008-11-13T13:27:00Z">
        <w:r w:rsidR="00A93DE7">
          <w:t xml:space="preserve"> to indicate if the interface requires a</w:t>
        </w:r>
      </w:ins>
      <w:ins w:id="3023" w:author="James Kulp" w:date="2008-11-13T13:29:00Z">
        <w:r w:rsidR="00A93DE7">
          <w:t>n</w:t>
        </w:r>
      </w:ins>
      <w:ins w:id="3024" w:author="James Kulp" w:date="2008-11-13T13:27:00Z">
        <w:r w:rsidR="00A93DE7">
          <w:t xml:space="preserve"> </w:t>
        </w:r>
      </w:ins>
      <w:ins w:id="3025" w:author="James Kulp" w:date="2008-11-13T13:30:00Z">
        <w:r w:rsidR="00A93DE7">
          <w:t xml:space="preserve">OCP </w:t>
        </w:r>
      </w:ins>
      <w:ins w:id="3026" w:author="James Kulp" w:date="2008-11-13T13:27:00Z">
        <w:r w:rsidR="00A93DE7">
          <w:t xml:space="preserve">clock that is different from the </w:t>
        </w:r>
      </w:ins>
      <w:ins w:id="3027" w:author="James Kulp" w:date="2008-11-13T13:30:00Z">
        <w:r w:rsidR="00A93DE7">
          <w:t xml:space="preserve">OCP </w:t>
        </w:r>
      </w:ins>
      <w:ins w:id="3028" w:author="James Kulp" w:date="2008-11-13T13:27:00Z">
        <w:r w:rsidR="00A93DE7">
          <w:t>clock applied to the WCI</w:t>
        </w:r>
      </w:ins>
      <w:del w:id="3029" w:author="James Kulp" w:date="2008-11-13T13:28:00Z">
        <w:r w:rsidDel="00A93DE7">
          <w:delText>, whose default is the same clock as the WCI clock</w:delText>
        </w:r>
      </w:del>
      <w:r>
        <w:t xml:space="preserve">. </w:t>
      </w:r>
      <w:del w:id="3030" w:author="James Kulp" w:date="2008-11-13T13:28:00Z">
        <w:r w:rsidDel="00A93DE7">
          <w:delText xml:space="preserve"> Otherwise </w:delText>
        </w:r>
      </w:del>
      <w:ins w:id="3031" w:author="James Kulp" w:date="2008-11-13T13:28:00Z">
        <w:r w:rsidR="00A93DE7">
          <w:t xml:space="preserve">When it is different from the WCI clock, </w:t>
        </w:r>
      </w:ins>
      <w:r>
        <w:t>it must be specified as one of the clocks in the Clocks global attribute for the worker.</w:t>
      </w:r>
      <w:r w:rsidRPr="001118A8">
        <w:t xml:space="preserve"> </w:t>
      </w:r>
      <w:r>
        <w:t>Every interface has a ClockSignal attribute, whose default is the standard OCP name of the clock signal for the interface (with appropriate prefix).</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1262"/>
        <w:gridCol w:w="4410"/>
      </w:tblGrid>
      <w:tr w:rsidR="00C00329" w:rsidRPr="001118A8">
        <w:tc>
          <w:tcPr>
            <w:tcW w:w="2262" w:type="dxa"/>
            <w:tcBorders>
              <w:top w:val="single" w:sz="4" w:space="0" w:color="000000"/>
              <w:bottom w:val="single" w:sz="6" w:space="0" w:color="000000"/>
            </w:tcBorders>
            <w:shd w:val="clear" w:color="auto" w:fill="F3F3F3"/>
            <w:vAlign w:val="center"/>
          </w:tcPr>
          <w:p w:rsidR="00C00329" w:rsidRPr="001118A8" w:rsidRDefault="00C00329" w:rsidP="00C00329">
            <w:pPr>
              <w:jc w:val="center"/>
              <w:rPr>
                <w:rFonts w:ascii="Verdana" w:hAnsi="Verdana"/>
                <w:b/>
                <w:sz w:val="20"/>
              </w:rPr>
            </w:pPr>
            <w:r w:rsidRPr="00C15F10">
              <w:rPr>
                <w:rFonts w:ascii="Verdana" w:hAnsi="Verdana"/>
                <w:b/>
                <w:sz w:val="20"/>
              </w:rPr>
              <w:t>Attribute Name</w:t>
            </w:r>
          </w:p>
        </w:tc>
        <w:tc>
          <w:tcPr>
            <w:tcW w:w="1174" w:type="dxa"/>
            <w:tcBorders>
              <w:top w:val="single" w:sz="4" w:space="0" w:color="000000"/>
              <w:bottom w:val="single" w:sz="6" w:space="0" w:color="000000"/>
            </w:tcBorders>
            <w:shd w:val="clear" w:color="auto" w:fill="F3F3F3"/>
            <w:vAlign w:val="center"/>
          </w:tcPr>
          <w:p w:rsidR="00C00329" w:rsidRPr="001118A8" w:rsidRDefault="00C00329" w:rsidP="00C00329">
            <w:pPr>
              <w:jc w:val="center"/>
              <w:rPr>
                <w:rFonts w:ascii="Verdana" w:hAnsi="Verdana"/>
                <w:b/>
                <w:sz w:val="20"/>
              </w:rPr>
            </w:pPr>
            <w:r w:rsidRPr="00C15F10">
              <w:rPr>
                <w:rFonts w:ascii="Verdana" w:hAnsi="Verdana"/>
                <w:b/>
                <w:sz w:val="20"/>
              </w:rPr>
              <w:t>Type</w:t>
            </w:r>
          </w:p>
          <w:p w:rsidR="00C00329" w:rsidRPr="001118A8" w:rsidRDefault="00C00329" w:rsidP="00C00329">
            <w:pPr>
              <w:jc w:val="center"/>
              <w:rPr>
                <w:rFonts w:ascii="Verdana" w:hAnsi="Verdana"/>
                <w:b/>
                <w:sz w:val="20"/>
              </w:rPr>
            </w:pPr>
            <w:r w:rsidRPr="00C15F10">
              <w:rPr>
                <w:rFonts w:ascii="Verdana" w:hAnsi="Verdana"/>
                <w:sz w:val="20"/>
                <w:szCs w:val="16"/>
              </w:rPr>
              <w:t>(per XML Schema)</w:t>
            </w:r>
          </w:p>
        </w:tc>
        <w:tc>
          <w:tcPr>
            <w:tcW w:w="1262" w:type="dxa"/>
            <w:tcBorders>
              <w:top w:val="single" w:sz="4" w:space="0" w:color="000000"/>
              <w:bottom w:val="single" w:sz="6" w:space="0" w:color="000000"/>
            </w:tcBorders>
            <w:shd w:val="clear" w:color="auto" w:fill="F3F3F3"/>
            <w:vAlign w:val="center"/>
          </w:tcPr>
          <w:p w:rsidR="00C00329" w:rsidRPr="001118A8" w:rsidRDefault="00C00329" w:rsidP="00C00329">
            <w:pPr>
              <w:jc w:val="center"/>
              <w:rPr>
                <w:rFonts w:ascii="Verdana" w:hAnsi="Verdana"/>
                <w:b/>
                <w:sz w:val="20"/>
              </w:rPr>
            </w:pPr>
            <w:r w:rsidRPr="00C15F10">
              <w:rPr>
                <w:rFonts w:ascii="Verdana" w:hAnsi="Verdana"/>
                <w:b/>
                <w:sz w:val="20"/>
              </w:rPr>
              <w:t>Default</w:t>
            </w:r>
            <w:r w:rsidRPr="00C15F10">
              <w:rPr>
                <w:rFonts w:ascii="Verdana" w:hAnsi="Verdana"/>
                <w:b/>
                <w:sz w:val="20"/>
              </w:rPr>
              <w:br/>
              <w:t>Value</w:t>
            </w:r>
          </w:p>
        </w:tc>
        <w:tc>
          <w:tcPr>
            <w:tcW w:w="4410" w:type="dxa"/>
            <w:tcBorders>
              <w:top w:val="single" w:sz="4" w:space="0" w:color="000000"/>
              <w:bottom w:val="single" w:sz="6" w:space="0" w:color="000000"/>
            </w:tcBorders>
            <w:shd w:val="clear" w:color="auto" w:fill="F3F3F3"/>
            <w:vAlign w:val="center"/>
          </w:tcPr>
          <w:p w:rsidR="00C00329" w:rsidRPr="001118A8" w:rsidRDefault="00C00329" w:rsidP="00C00329">
            <w:pPr>
              <w:jc w:val="center"/>
              <w:rPr>
                <w:rFonts w:ascii="Verdana" w:hAnsi="Verdana"/>
                <w:sz w:val="20"/>
                <w:szCs w:val="16"/>
              </w:rPr>
            </w:pPr>
            <w:r w:rsidRPr="00C15F10">
              <w:rPr>
                <w:rFonts w:ascii="Verdana" w:hAnsi="Verdana"/>
                <w:b/>
                <w:sz w:val="20"/>
              </w:rPr>
              <w:t>Description</w:t>
            </w:r>
          </w:p>
        </w:tc>
      </w:tr>
      <w:tr w:rsidR="00C00329" w:rsidRPr="001E2B1B">
        <w:tc>
          <w:tcPr>
            <w:tcW w:w="2262" w:type="dxa"/>
            <w:tcBorders>
              <w:top w:val="single" w:sz="6" w:space="0" w:color="000000"/>
            </w:tcBorders>
            <w:vAlign w:val="center"/>
          </w:tcPr>
          <w:p w:rsidR="00C00329" w:rsidRPr="001E2B1B" w:rsidRDefault="00C00329" w:rsidP="00C00329">
            <w:pPr>
              <w:pStyle w:val="ICTableEntry"/>
            </w:pPr>
            <w:r>
              <w:t>Clock</w:t>
            </w:r>
          </w:p>
        </w:tc>
        <w:tc>
          <w:tcPr>
            <w:tcW w:w="1174" w:type="dxa"/>
            <w:tcBorders>
              <w:top w:val="single" w:sz="6" w:space="0" w:color="000000"/>
            </w:tcBorders>
            <w:vAlign w:val="center"/>
          </w:tcPr>
          <w:p w:rsidR="00C00329" w:rsidRPr="001E2B1B" w:rsidRDefault="00C00329" w:rsidP="00C00329">
            <w:pPr>
              <w:pStyle w:val="ICTableEntry"/>
            </w:pPr>
            <w:r>
              <w:t>string</w:t>
            </w:r>
          </w:p>
        </w:tc>
        <w:tc>
          <w:tcPr>
            <w:tcW w:w="1262" w:type="dxa"/>
            <w:tcBorders>
              <w:top w:val="single" w:sz="6" w:space="0" w:color="000000"/>
            </w:tcBorders>
            <w:vAlign w:val="center"/>
          </w:tcPr>
          <w:p w:rsidR="00C00329" w:rsidRPr="001E2B1B" w:rsidRDefault="00C00329" w:rsidP="00C00329">
            <w:pPr>
              <w:pStyle w:val="ICTableEntry"/>
            </w:pPr>
            <w:r>
              <w:t>Same as</w:t>
            </w:r>
            <w:r>
              <w:br/>
              <w:t>WCI</w:t>
            </w:r>
          </w:p>
        </w:tc>
        <w:tc>
          <w:tcPr>
            <w:tcW w:w="4410" w:type="dxa"/>
            <w:tcBorders>
              <w:top w:val="single" w:sz="6" w:space="0" w:color="000000"/>
            </w:tcBorders>
            <w:vAlign w:val="center"/>
          </w:tcPr>
          <w:p w:rsidR="00C00329" w:rsidRPr="001E2B1B" w:rsidRDefault="00C00329" w:rsidP="00C00329">
            <w:pPr>
              <w:pStyle w:val="ICTableEntry"/>
            </w:pPr>
            <w:r>
              <w:t>The name of the clock to be used at this interface</w:t>
            </w:r>
          </w:p>
        </w:tc>
      </w:tr>
      <w:tr w:rsidR="00C00329" w:rsidRPr="001E2B1B">
        <w:tc>
          <w:tcPr>
            <w:tcW w:w="2262" w:type="dxa"/>
            <w:tcBorders>
              <w:top w:val="single" w:sz="6" w:space="0" w:color="000000"/>
            </w:tcBorders>
            <w:vAlign w:val="center"/>
          </w:tcPr>
          <w:p w:rsidR="00C00329" w:rsidRDefault="00C00329" w:rsidP="00C00329">
            <w:pPr>
              <w:pStyle w:val="ICTableEntry"/>
            </w:pPr>
            <w:r>
              <w:t>ClockSignal</w:t>
            </w:r>
          </w:p>
        </w:tc>
        <w:tc>
          <w:tcPr>
            <w:tcW w:w="1174" w:type="dxa"/>
            <w:tcBorders>
              <w:top w:val="single" w:sz="6" w:space="0" w:color="000000"/>
            </w:tcBorders>
            <w:vAlign w:val="center"/>
          </w:tcPr>
          <w:p w:rsidR="00C00329" w:rsidRDefault="00C00329" w:rsidP="00C00329">
            <w:pPr>
              <w:pStyle w:val="ICTableEntry"/>
            </w:pPr>
            <w:r>
              <w:t>String</w:t>
            </w:r>
          </w:p>
        </w:tc>
        <w:tc>
          <w:tcPr>
            <w:tcW w:w="1262" w:type="dxa"/>
            <w:tcBorders>
              <w:top w:val="single" w:sz="6" w:space="0" w:color="000000"/>
            </w:tcBorders>
            <w:vAlign w:val="center"/>
          </w:tcPr>
          <w:p w:rsidR="00C00329" w:rsidRDefault="00C00329" w:rsidP="00C00329">
            <w:pPr>
              <w:pStyle w:val="ICTableEntry"/>
            </w:pPr>
            <w:r>
              <w:t>Empty</w:t>
            </w:r>
          </w:p>
        </w:tc>
        <w:tc>
          <w:tcPr>
            <w:tcW w:w="4410" w:type="dxa"/>
            <w:tcBorders>
              <w:top w:val="single" w:sz="6" w:space="0" w:color="000000"/>
            </w:tcBorders>
            <w:vAlign w:val="center"/>
          </w:tcPr>
          <w:p w:rsidR="00C00329" w:rsidRDefault="00C00329" w:rsidP="00C00329">
            <w:pPr>
              <w:pStyle w:val="ICTableEntry"/>
            </w:pPr>
            <w:r>
              <w:t>The name of the clock signal to be driven at this interface when it is not the OCP standard name (Clk) with appropriate prefix.</w:t>
            </w:r>
          </w:p>
        </w:tc>
      </w:tr>
    </w:tbl>
    <w:p w:rsidR="00C00329" w:rsidRDefault="00C00329" w:rsidP="00C00329">
      <w:pPr>
        <w:pStyle w:val="Body"/>
      </w:pPr>
      <w:r w:rsidRPr="001E2B1B">
        <w:rPr>
          <w:b/>
        </w:rPr>
        <w:t>X.</w:t>
      </w:r>
      <w:r>
        <w:rPr>
          <w:b/>
        </w:rPr>
        <w:t>4</w:t>
      </w:r>
      <w:r w:rsidRPr="001E2B1B">
        <w:rPr>
          <w:b/>
        </w:rPr>
        <w:t xml:space="preserve"> </w:t>
      </w:r>
      <w:del w:id="3032" w:author="James Kulp" w:date="2008-11-13T13:30:00Z">
        <w:r w:rsidDel="00A93DE7">
          <w:rPr>
            <w:b/>
          </w:rPr>
          <w:delText xml:space="preserve">Wxx </w:delText>
        </w:r>
      </w:del>
      <w:ins w:id="3033" w:author="James Kulp" w:date="2008-11-13T13:30:00Z">
        <w:r w:rsidR="00A93DE7">
          <w:rPr>
            <w:b/>
          </w:rPr>
          <w:t xml:space="preserve">Www </w:t>
        </w:r>
      </w:ins>
      <w:r w:rsidRPr="001E2B1B">
        <w:rPr>
          <w:b/>
        </w:rPr>
        <w:t>OCP Profile</w:t>
      </w:r>
      <w:r>
        <w:rPr>
          <w:b/>
        </w:rPr>
        <w:t>/</w:t>
      </w:r>
      <w:r w:rsidRPr="001E2B1B">
        <w:rPr>
          <w:b/>
        </w:rPr>
        <w:t>Configuration Parameters</w:t>
      </w:r>
      <w:r w:rsidRPr="001E2B1B">
        <w:t xml:space="preserve"> - The worker author does not specify the OCP configuration parameters directly. They </w:t>
      </w:r>
      <w:r>
        <w:t xml:space="preserve">are either constant over the profile; or they are strictly  derived from the simpler, </w:t>
      </w:r>
      <w:r w:rsidRPr="001E2B1B">
        <w:t>condensed WIP attributes. This section provides details as to how the OCP configuration parameters are strictly derived from the choice of WIP profile attribute values.</w:t>
      </w:r>
      <w:r>
        <w:t xml:space="preserve">  This mapping from WIP att</w:t>
      </w:r>
      <w:r w:rsidRPr="001E2B1B" w:rsidDel="005E5723">
        <w:t>ributes to OCP configuration parameters is automated by transformation tools that accept the WIP attributes as inputs and produce OCP configuration files and/or VHDL entity/component definitions as output.</w:t>
      </w:r>
    </w:p>
    <w:p w:rsidR="00C00329" w:rsidRDefault="00C00329" w:rsidP="00C00329">
      <w:pPr>
        <w:pStyle w:val="Body"/>
      </w:pPr>
      <w:r>
        <w:t>The OCP Configuration Parameter Table lists parenthetically in the description column the attribute(s) that determine the value of each OCP configuration parameter. This summarizes the map from attributes to OCP configuration parameters.</w:t>
      </w:r>
    </w:p>
    <w:p w:rsidR="00C00329" w:rsidRDefault="00C00329" w:rsidP="00C00329">
      <w:pPr>
        <w:pStyle w:val="Body"/>
      </w:pPr>
      <w:r>
        <w:t>This section and table can be skipped when readers simply want to know how OCP signals are derived from WIP attributes, since the table under the next section (</w:t>
      </w:r>
      <w:del w:id="3034" w:author="James Kulp" w:date="2008-11-13T14:17:00Z">
        <w:r w:rsidDel="004F5DC7">
          <w:delText xml:space="preserve">Wxx </w:delText>
        </w:r>
      </w:del>
      <w:ins w:id="3035" w:author="James Kulp" w:date="2008-11-13T14:17:00Z">
        <w:r w:rsidR="004F5DC7">
          <w:t xml:space="preserve">Www </w:t>
        </w:r>
      </w:ins>
      <w:r>
        <w:t>OCP Signals), describes this mapping (attributes to signals) directly, without reference to the OCP configuration parameters.</w:t>
      </w:r>
    </w:p>
    <w:p w:rsidR="00C00329" w:rsidRDefault="00C00329">
      <w:r w:rsidRPr="001E2B1B">
        <w:t>The</w:t>
      </w:r>
      <w:r>
        <w:t xml:space="preserve"> values in the table</w:t>
      </w:r>
      <w:r w:rsidRPr="001E2B1B">
        <w:t xml:space="preserve"> are the explicit values and default-overrides to the OCP configuration parameter defaults, based on attribute values (or constant </w:t>
      </w:r>
      <w:r>
        <w:t>for the profile</w:t>
      </w:r>
      <w:r w:rsidRPr="001E2B1B">
        <w:t>).</w:t>
      </w:r>
    </w:p>
    <w:p w:rsidR="00C00329" w:rsidRPr="001E2B1B" w:rsidRDefault="00C00329" w:rsidP="00C00329">
      <w:pPr>
        <w:pStyle w:val="Body"/>
      </w:pPr>
      <w:r w:rsidRPr="001E2B1B">
        <w:rPr>
          <w:b/>
        </w:rPr>
        <w:t>X.</w:t>
      </w:r>
      <w:r>
        <w:rPr>
          <w:b/>
        </w:rPr>
        <w:t>5</w:t>
      </w:r>
      <w:r w:rsidRPr="001E2B1B">
        <w:rPr>
          <w:b/>
        </w:rPr>
        <w:t xml:space="preserve"> </w:t>
      </w:r>
      <w:del w:id="3036" w:author="James Kulp" w:date="2008-11-13T14:17:00Z">
        <w:r w:rsidDel="004F5DC7">
          <w:rPr>
            <w:b/>
          </w:rPr>
          <w:delText xml:space="preserve">Wxx </w:delText>
        </w:r>
      </w:del>
      <w:ins w:id="3037" w:author="James Kulp" w:date="2008-11-13T14:17:00Z">
        <w:r w:rsidR="004F5DC7">
          <w:rPr>
            <w:b/>
          </w:rPr>
          <w:t xml:space="preserve">Www </w:t>
        </w:r>
      </w:ins>
      <w:r w:rsidRPr="001E2B1B">
        <w:rPr>
          <w:b/>
        </w:rPr>
        <w:t>OCP Signals</w:t>
      </w:r>
      <w:r w:rsidRPr="001E2B1B">
        <w:t xml:space="preserve"> - The worker </w:t>
      </w:r>
      <w:ins w:id="3038" w:author="James Kulp" w:date="2008-11-13T13:31:00Z">
        <w:r w:rsidR="00A95599">
          <w:t xml:space="preserve">developer </w:t>
        </w:r>
      </w:ins>
      <w:r w:rsidRPr="001E2B1B">
        <w:t xml:space="preserve">does not specify the OCP signals used. The </w:t>
      </w:r>
      <w:r>
        <w:t>profile</w:t>
      </w:r>
      <w:r w:rsidRPr="001E2B1B">
        <w:t xml:space="preserve"> attributes determine the OCP configuration parameters</w:t>
      </w:r>
      <w:r>
        <w:t>,</w:t>
      </w:r>
      <w:r w:rsidRPr="001E2B1B">
        <w:t xml:space="preserve"> which strictly determine the OCP signals, per the OCP specification.</w:t>
      </w:r>
    </w:p>
    <w:p w:rsidR="00C00329" w:rsidRDefault="00C00329" w:rsidP="00C00329">
      <w:r w:rsidRPr="001E2B1B">
        <w:t>Because the OCP interface semantics are defined by the OCP specification, there is no need for this document to describe any OCP signal timings or protocols. As a result of the worker interface attribute selections, there can be</w:t>
      </w:r>
      <w:r>
        <w:t xml:space="preserve"> additional</w:t>
      </w:r>
      <w:r w:rsidRPr="001E2B1B" w:rsidDel="006B23B1">
        <w:t xml:space="preserve"> </w:t>
      </w:r>
      <w:r w:rsidRPr="001E2B1B">
        <w:t>semantic meaning</w:t>
      </w:r>
      <w:ins w:id="3039" w:author="James Kulp" w:date="2008-11-13T13:32:00Z">
        <w:r w:rsidR="00A95599">
          <w:t>, layered above the OCP behavior,</w:t>
        </w:r>
      </w:ins>
      <w:del w:id="3040" w:author="James Kulp" w:date="2008-11-13T13:32:00Z">
        <w:r w:rsidRPr="001E2B1B" w:rsidDel="00A95599">
          <w:delText xml:space="preserve"> </w:delText>
        </w:r>
      </w:del>
      <w:del w:id="3041" w:author="James Kulp" w:date="2008-11-13T13:33:00Z">
        <w:r w:rsidRPr="001E2B1B" w:rsidDel="00A95599">
          <w:delText xml:space="preserve">of </w:delText>
        </w:r>
      </w:del>
      <w:ins w:id="3042" w:author="James Kulp" w:date="2008-11-13T13:33:00Z">
        <w:r w:rsidR="00A95599">
          <w:t>for</w:t>
        </w:r>
        <w:r w:rsidR="00A95599" w:rsidRPr="001E2B1B">
          <w:t xml:space="preserve"> </w:t>
        </w:r>
      </w:ins>
      <w:r w:rsidRPr="001E2B1B">
        <w:t>certain signals as described by the next section</w:t>
      </w:r>
      <w:ins w:id="3043" w:author="James Kulp" w:date="2008-11-13T13:32:00Z">
        <w:r w:rsidR="00A95599">
          <w:t xml:space="preserve"> (Www Semantics)</w:t>
        </w:r>
      </w:ins>
      <w:r w:rsidRPr="001E2B1B">
        <w:t>.</w:t>
      </w:r>
    </w:p>
    <w:p w:rsidR="00C00329" w:rsidRDefault="00C00329">
      <w:r>
        <w:t>Clock signals are not listed in the master-to-slave or slave-to-master tables. Refer to section 2.7 on OCP Interface Clocking.</w:t>
      </w:r>
    </w:p>
    <w:p w:rsidR="00C00329" w:rsidRDefault="00C00329">
      <w:r>
        <w:t>The OCP Signal table for the profile shows which signals may be included, when they are included, and what their width is.  All of these are determined by the WIP attribute values (and the OCP configuration parameters that are determined by the attribute values).</w:t>
      </w:r>
    </w:p>
    <w:p w:rsidR="00C00329" w:rsidRPr="001E2B1B" w:rsidRDefault="00C00329" w:rsidP="00C00329">
      <w:pPr>
        <w:pStyle w:val="Body"/>
      </w:pPr>
      <w:r w:rsidRPr="001E2B1B">
        <w:rPr>
          <w:b/>
        </w:rPr>
        <w:t>X.</w:t>
      </w:r>
      <w:r>
        <w:rPr>
          <w:b/>
        </w:rPr>
        <w:t>6</w:t>
      </w:r>
      <w:r w:rsidRPr="001E2B1B">
        <w:rPr>
          <w:b/>
        </w:rPr>
        <w:t xml:space="preserve"> </w:t>
      </w:r>
      <w:del w:id="3044" w:author="James Kulp" w:date="2008-11-13T14:17:00Z">
        <w:r w:rsidDel="004F5DC7">
          <w:rPr>
            <w:b/>
          </w:rPr>
          <w:delText xml:space="preserve">Wxx </w:delText>
        </w:r>
      </w:del>
      <w:ins w:id="3045" w:author="James Kulp" w:date="2008-11-13T14:17:00Z">
        <w:r w:rsidR="004F5DC7">
          <w:rPr>
            <w:b/>
          </w:rPr>
          <w:t xml:space="preserve">Www </w:t>
        </w:r>
      </w:ins>
      <w:r w:rsidRPr="001E2B1B">
        <w:rPr>
          <w:b/>
        </w:rPr>
        <w:t>Semantics</w:t>
      </w:r>
      <w:r w:rsidRPr="001E2B1B">
        <w:t xml:space="preserve"> – </w:t>
      </w:r>
      <w:r>
        <w:t>This subsection describes a</w:t>
      </w:r>
      <w:r w:rsidRPr="001E2B1B">
        <w:t xml:space="preserve">ny added meaning to the signals or metadata that </w:t>
      </w:r>
      <w:r>
        <w:t>are</w:t>
      </w:r>
      <w:r w:rsidRPr="001E2B1B">
        <w:t xml:space="preserve"> not inferred from the OCP configuration parameters and thus the OCP specification.</w:t>
      </w:r>
    </w:p>
    <w:p w:rsidR="00C00329" w:rsidRPr="001E2B1B" w:rsidRDefault="00C00329" w:rsidP="00C00329">
      <w:pPr>
        <w:pStyle w:val="Body"/>
      </w:pPr>
      <w:r>
        <w:rPr>
          <w:b/>
        </w:rPr>
        <w:t>X.7</w:t>
      </w:r>
      <w:r w:rsidRPr="001E2B1B">
        <w:rPr>
          <w:b/>
        </w:rPr>
        <w:t xml:space="preserve"> </w:t>
      </w:r>
      <w:del w:id="3046" w:author="James Kulp" w:date="2008-11-13T14:17:00Z">
        <w:r w:rsidDel="004F5DC7">
          <w:rPr>
            <w:b/>
          </w:rPr>
          <w:delText xml:space="preserve">Wxx </w:delText>
        </w:r>
      </w:del>
      <w:ins w:id="3047" w:author="James Kulp" w:date="2008-11-13T14:17:00Z">
        <w:r w:rsidR="004F5DC7">
          <w:rPr>
            <w:b/>
          </w:rPr>
          <w:t xml:space="preserve">Www </w:t>
        </w:r>
      </w:ins>
      <w:r>
        <w:rPr>
          <w:b/>
        </w:rPr>
        <w:t xml:space="preserve">Infrastructure Coping </w:t>
      </w:r>
      <w:r w:rsidRPr="001E2B1B">
        <w:t xml:space="preserve"> – </w:t>
      </w:r>
      <w:r>
        <w:t>Interface specific guidance on how the infrastructure needs to cope with the application worker chosen attributes. (E.g. generics, generators, and requirements).</w:t>
      </w:r>
    </w:p>
    <w:p w:rsidR="00C00329" w:rsidRPr="001E2B1B" w:rsidRDefault="00C00329" w:rsidP="00C00329">
      <w:r w:rsidRPr="001E2B1B">
        <w:rPr>
          <w:rFonts w:cs="Arial"/>
          <w:color w:val="000000"/>
        </w:rPr>
        <w:t>Use cases and examples not part of the normative specification are located outside the profile definition sections.</w:t>
      </w:r>
    </w:p>
    <w:p w:rsidR="00C00329" w:rsidRPr="001E2B1B" w:rsidRDefault="00C00329" w:rsidP="00C00329">
      <w:pPr>
        <w:pStyle w:val="Heading2"/>
        <w:numPr>
          <w:numberingChange w:id="3048" w:author="James Kulp" w:date="2008-11-13T10:51:00Z" w:original="%1:2:0:.%2:7:0:"/>
        </w:numPr>
      </w:pPr>
      <w:bookmarkStart w:id="3049" w:name="_Toc141235418"/>
      <w:r w:rsidRPr="001E2B1B">
        <w:t xml:space="preserve">OCP </w:t>
      </w:r>
      <w:r>
        <w:t xml:space="preserve">Interface </w:t>
      </w:r>
      <w:r w:rsidRPr="001E2B1B">
        <w:t>Clocking</w:t>
      </w:r>
      <w:bookmarkEnd w:id="3049"/>
    </w:p>
    <w:p w:rsidR="00C00329" w:rsidRDefault="00C00329" w:rsidP="00C00329">
      <w:pPr>
        <w:pStyle w:val="Body"/>
      </w:pPr>
      <w:r>
        <w:t>This section describes the clocking of the OCP interfaces of workers</w:t>
      </w:r>
    </w:p>
    <w:p w:rsidR="00C00329" w:rsidRDefault="00C00329" w:rsidP="00C00329">
      <w:pPr>
        <w:pStyle w:val="Body"/>
      </w:pPr>
      <w:r w:rsidRPr="001E2B1B">
        <w:t xml:space="preserve">All OCP interaction is between a single master and slave. The clock for </w:t>
      </w:r>
      <w:r>
        <w:t>each</w:t>
      </w:r>
      <w:r w:rsidRPr="001E2B1B">
        <w:t xml:space="preserve"> OCP interface is in general driven neither by master or slave</w:t>
      </w:r>
      <w:r w:rsidRPr="001E2B1B">
        <w:rPr>
          <w:rStyle w:val="FootnoteReference"/>
        </w:rPr>
        <w:footnoteReference w:id="2"/>
      </w:r>
      <w:r w:rsidRPr="001E2B1B">
        <w:t>. It is driven by the infrastructure. For this reason, the clock signal has been omitted from each profile</w:t>
      </w:r>
      <w:r>
        <w:t>’</w:t>
      </w:r>
      <w:r w:rsidRPr="001E2B1B">
        <w:t xml:space="preserve">s </w:t>
      </w:r>
      <w:r>
        <w:t>Wxx</w:t>
      </w:r>
      <w:r w:rsidRPr="001E2B1B">
        <w:t xml:space="preserve"> OCP Signal section, even though there is a clear association between clocks and interfaces.</w:t>
      </w:r>
      <w:r>
        <w:t xml:space="preserve"> Thus </w:t>
      </w:r>
      <w:ins w:id="3050" w:author="James Kulp" w:date="2008-11-13T13:34:00Z">
        <w:r w:rsidR="00A95599">
          <w:t xml:space="preserve">WIP-compliant </w:t>
        </w:r>
      </w:ins>
      <w:r>
        <w:t>workers do not generate or emit clocks.</w:t>
      </w:r>
    </w:p>
    <w:p w:rsidR="00C00329" w:rsidRDefault="00C00329" w:rsidP="00C00329">
      <w:pPr>
        <w:autoSpaceDE w:val="0"/>
        <w:autoSpaceDN w:val="0"/>
        <w:adjustRightInd w:val="0"/>
        <w:spacing w:before="0"/>
        <w:rPr>
          <w:rFonts w:cs="Arial"/>
          <w:color w:val="000000"/>
        </w:rPr>
      </w:pPr>
      <w:r>
        <w:rPr>
          <w:rFonts w:cs="Arial"/>
          <w:color w:val="000000"/>
        </w:rPr>
        <w:t xml:space="preserve">Every interface on a worker is assigned to a particular </w:t>
      </w:r>
      <w:r w:rsidRPr="00C14695">
        <w:rPr>
          <w:rFonts w:cs="Arial"/>
          <w:b/>
          <w:i/>
          <w:color w:val="000000"/>
        </w:rPr>
        <w:t>Named Clock Domain</w:t>
      </w:r>
      <w:r>
        <w:rPr>
          <w:rFonts w:cs="Arial"/>
          <w:b/>
          <w:i/>
          <w:color w:val="000000"/>
        </w:rPr>
        <w:t xml:space="preserve"> </w:t>
      </w:r>
      <w:r>
        <w:rPr>
          <w:rFonts w:cs="Arial"/>
          <w:i/>
          <w:color w:val="000000"/>
        </w:rPr>
        <w:t>(sometimes abbreviated to “clock”)</w:t>
      </w:r>
      <w:r>
        <w:rPr>
          <w:rFonts w:cs="Arial"/>
          <w:color w:val="000000"/>
        </w:rPr>
        <w:t xml:space="preserve">. This capability enables the worker author to express which interfaces share, or do not share, synchronization.  The default, if no such clock domain is mentioned for an interface, is that the interface uses the same clock as the WCI for the worker (the control interface).  The worker </w:t>
      </w:r>
      <w:del w:id="3051" w:author="Jim Kulp" w:date="2009-12-09T08:19:00Z">
        <w:r w:rsidDel="00045E17">
          <w:rPr>
            <w:rFonts w:cs="Arial"/>
            <w:color w:val="000000"/>
          </w:rPr>
          <w:delText xml:space="preserve">global </w:delText>
        </w:r>
      </w:del>
      <w:del w:id="3052" w:author="Jim Kulp" w:date="2009-12-09T08:18:00Z">
        <w:r w:rsidDel="008C0292">
          <w:rPr>
            <w:rFonts w:cs="Arial"/>
            <w:color w:val="000000"/>
          </w:rPr>
          <w:delText xml:space="preserve">attribute </w:delText>
        </w:r>
      </w:del>
      <w:ins w:id="3053" w:author="Jim Kulp" w:date="2009-12-09T08:19:00Z">
        <w:r w:rsidR="00045E17">
          <w:rPr>
            <w:rFonts w:cs="Arial"/>
            <w:color w:val="000000"/>
          </w:rPr>
          <w:t>metadata</w:t>
        </w:r>
      </w:ins>
      <w:del w:id="3054" w:author="Jim Kulp" w:date="2009-12-09T08:19:00Z">
        <w:r w:rsidDel="00045E17">
          <w:rPr>
            <w:rFonts w:cs="Arial"/>
            <w:color w:val="000000"/>
          </w:rPr>
          <w:delText>“Clock</w:delText>
        </w:r>
      </w:del>
      <w:del w:id="3055" w:author="Jim Kulp" w:date="2009-12-09T08:18:00Z">
        <w:r w:rsidDel="008C0292">
          <w:rPr>
            <w:rFonts w:cs="Arial"/>
            <w:color w:val="000000"/>
          </w:rPr>
          <w:delText>s</w:delText>
        </w:r>
      </w:del>
      <w:del w:id="3056" w:author="Jim Kulp" w:date="2009-12-09T08:19:00Z">
        <w:r w:rsidDel="00045E17">
          <w:rPr>
            <w:rFonts w:cs="Arial"/>
            <w:color w:val="000000"/>
          </w:rPr>
          <w:delText>”</w:delText>
        </w:r>
      </w:del>
      <w:r>
        <w:rPr>
          <w:rFonts w:cs="Arial"/>
          <w:color w:val="000000"/>
        </w:rPr>
        <w:t xml:space="preserve"> is used to specify the assignment of interfaces to clocks.</w:t>
      </w:r>
    </w:p>
    <w:p w:rsidR="00C00329" w:rsidRDefault="00C00329" w:rsidP="00C00329">
      <w:pPr>
        <w:autoSpaceDE w:val="0"/>
        <w:autoSpaceDN w:val="0"/>
        <w:adjustRightInd w:val="0"/>
        <w:spacing w:before="0"/>
        <w:rPr>
          <w:rFonts w:cs="Arial"/>
          <w:color w:val="000000"/>
        </w:rPr>
      </w:pPr>
      <w:r>
        <w:rPr>
          <w:rFonts w:cs="Arial"/>
          <w:color w:val="000000"/>
        </w:rPr>
        <w:t xml:space="preserve">Worker implementation logic must be consistent with the stated choices. If an interface is assigned to a particular clock domain, it must </w:t>
      </w:r>
      <w:r w:rsidRPr="00630BC0">
        <w:rPr>
          <w:rFonts w:cs="Arial"/>
          <w:i/>
          <w:color w:val="000000"/>
        </w:rPr>
        <w:t>respect</w:t>
      </w:r>
      <w:r>
        <w:rPr>
          <w:rFonts w:cs="Arial"/>
          <w:color w:val="000000"/>
        </w:rPr>
        <w:t xml:space="preserve"> that clock domain.</w:t>
      </w:r>
    </w:p>
    <w:p w:rsidR="00C00329" w:rsidRDefault="00C00329" w:rsidP="00C00329">
      <w:pPr>
        <w:autoSpaceDE w:val="0"/>
        <w:autoSpaceDN w:val="0"/>
        <w:adjustRightInd w:val="0"/>
        <w:spacing w:before="0"/>
        <w:ind w:left="720"/>
        <w:rPr>
          <w:rFonts w:cs="Arial"/>
          <w:color w:val="000000"/>
        </w:rPr>
      </w:pPr>
      <w:r>
        <w:rPr>
          <w:rFonts w:cs="Arial"/>
          <w:color w:val="000000"/>
        </w:rPr>
        <w:t xml:space="preserve">Example 1: If a worker consumes a WSI stream on one interface, delays it through a register, and outputs it on another WSI interface; these two interfaces must be placed in the same named clock domain. If the worker author designed the logic so that the output interface was designed for asynchronous operation, then the two interfaces </w:t>
      </w:r>
      <w:r w:rsidRPr="00A314E6">
        <w:rPr>
          <w:rFonts w:cs="Arial"/>
          <w:i/>
          <w:color w:val="000000"/>
        </w:rPr>
        <w:t>could</w:t>
      </w:r>
      <w:r>
        <w:rPr>
          <w:rFonts w:cs="Arial"/>
          <w:color w:val="000000"/>
        </w:rPr>
        <w:t xml:space="preserve"> be in the same named domain, or in different domains.</w:t>
      </w:r>
    </w:p>
    <w:p w:rsidR="00C00329" w:rsidRDefault="00C00329" w:rsidP="00C00329">
      <w:pPr>
        <w:autoSpaceDE w:val="0"/>
        <w:autoSpaceDN w:val="0"/>
        <w:adjustRightInd w:val="0"/>
        <w:spacing w:before="0"/>
        <w:ind w:left="720"/>
        <w:rPr>
          <w:rFonts w:cs="Arial"/>
          <w:color w:val="000000"/>
        </w:rPr>
      </w:pPr>
      <w:r>
        <w:rPr>
          <w:rFonts w:cs="Arial"/>
          <w:color w:val="000000"/>
        </w:rPr>
        <w:t>Example 2: If a worker implements a fixed N:1 decimator (or 1:M interpolator) then the clocks may be in different named domains with additional specific attributes, which may describe their (rational) relationships.</w:t>
      </w:r>
    </w:p>
    <w:p w:rsidR="00C00329" w:rsidRDefault="00C00329" w:rsidP="00C00329">
      <w:pPr>
        <w:autoSpaceDE w:val="0"/>
        <w:autoSpaceDN w:val="0"/>
        <w:adjustRightInd w:val="0"/>
        <w:spacing w:before="0"/>
        <w:rPr>
          <w:rFonts w:cs="Arial"/>
          <w:color w:val="000000"/>
        </w:rPr>
      </w:pPr>
      <w:r>
        <w:rPr>
          <w:rFonts w:cs="Arial"/>
          <w:color w:val="000000"/>
        </w:rPr>
        <w:t xml:space="preserve">Rather than have each interface on a worker carry a clock name attribute, all the clocks associated with a particular worker are collected together in the section on </w:t>
      </w:r>
      <w:r w:rsidRPr="00630BC0">
        <w:rPr>
          <w:rFonts w:cs="Arial"/>
          <w:b/>
          <w:i/>
          <w:color w:val="000000"/>
        </w:rPr>
        <w:t>Worker Global Attributes</w:t>
      </w:r>
      <w:r>
        <w:rPr>
          <w:rFonts w:cs="Arial"/>
          <w:color w:val="000000"/>
        </w:rPr>
        <w:t>.  Then each interface can reference the appropriate clock in its own “Clock” attribute.</w:t>
      </w:r>
    </w:p>
    <w:p w:rsidR="00C00329" w:rsidRDefault="00C00329" w:rsidP="00C00329">
      <w:pPr>
        <w:pStyle w:val="Heading2"/>
        <w:numPr>
          <w:numberingChange w:id="3057" w:author="James Kulp" w:date="2008-11-13T10:51:00Z" w:original="%1:2:0:.%2:8:0:"/>
        </w:numPr>
      </w:pPr>
      <w:bookmarkStart w:id="3058" w:name="_Toc141235419"/>
      <w:r>
        <w:t>Reset P</w:t>
      </w:r>
      <w:r w:rsidRPr="001E2B1B">
        <w:t>ropagation</w:t>
      </w:r>
      <w:r>
        <w:t xml:space="preserve"> and Behavior</w:t>
      </w:r>
      <w:bookmarkEnd w:id="3058"/>
    </w:p>
    <w:p w:rsidR="00C00329" w:rsidRDefault="00C00329" w:rsidP="00C00329">
      <w:pPr>
        <w:autoSpaceDE w:val="0"/>
        <w:autoSpaceDN w:val="0"/>
        <w:adjustRightInd w:val="0"/>
        <w:spacing w:before="0"/>
      </w:pPr>
      <w:r>
        <w:t>This section describes the reset behavior and propagation rules for a worker.</w:t>
      </w:r>
    </w:p>
    <w:p w:rsidR="00C00329" w:rsidRDefault="00C00329" w:rsidP="00C00329">
      <w:pPr>
        <w:autoSpaceDE w:val="0"/>
        <w:autoSpaceDN w:val="0"/>
        <w:adjustRightInd w:val="0"/>
        <w:spacing w:before="0"/>
      </w:pPr>
      <w:r>
        <w:t>Every</w:t>
      </w:r>
      <w:r w:rsidRPr="001E2B1B">
        <w:t xml:space="preserve"> application worker </w:t>
      </w:r>
      <w:r>
        <w:t xml:space="preserve">must have exactly one WCI </w:t>
      </w:r>
      <w:ins w:id="3059" w:author="Jim Kulp" w:date="2010-01-29T12:06:00Z">
        <w:r w:rsidR="000864D8">
          <w:t>(Worker Control Interface</w:t>
        </w:r>
      </w:ins>
      <w:ins w:id="3060" w:author="Jim Kulp" w:date="2010-01-29T12:07:00Z">
        <w:r w:rsidR="000864D8">
          <w:t>)</w:t>
        </w:r>
      </w:ins>
      <w:del w:id="3061" w:author="Jim Kulp" w:date="2010-01-29T12:07:00Z">
        <w:r w:rsidDel="000864D8">
          <w:delText>interface</w:delText>
        </w:r>
      </w:del>
      <w:r>
        <w:t>.  That WCI interface is connected to the “control system” infrastructure (typically controlled by software), not another worker.  The control system controls the operational state of the worker and configures it.  The configuration and control behavior is discussed below in the WCI section.</w:t>
      </w:r>
    </w:p>
    <w:p w:rsidR="00C00329" w:rsidRDefault="00C00329" w:rsidP="00C00329">
      <w:pPr>
        <w:autoSpaceDE w:val="0"/>
        <w:autoSpaceDN w:val="0"/>
        <w:adjustRightInd w:val="0"/>
        <w:spacing w:before="240"/>
      </w:pPr>
      <w:r>
        <w:t xml:space="preserve">There are special </w:t>
      </w:r>
      <w:r w:rsidRPr="001E2B1B">
        <w:t xml:space="preserve">semantics for the </w:t>
      </w:r>
      <w:ins w:id="3062" w:author="Jim Kulp" w:date="2010-01-29T12:49:00Z">
        <w:r w:rsidR="001E1763">
          <w:t xml:space="preserve">(OCP) </w:t>
        </w:r>
      </w:ins>
      <w:r>
        <w:t xml:space="preserve">reset on </w:t>
      </w:r>
      <w:ins w:id="3063" w:author="Jim Kulp" w:date="2010-01-29T12:49:00Z">
        <w:r w:rsidR="001E1763">
          <w:t xml:space="preserve">the </w:t>
        </w:r>
      </w:ins>
      <w:r>
        <w:t>WCI:</w:t>
      </w:r>
    </w:p>
    <w:p w:rsidR="00C00329" w:rsidRPr="001E2B1B" w:rsidRDefault="00C00329" w:rsidP="00C00329">
      <w:pPr>
        <w:autoSpaceDE w:val="0"/>
        <w:autoSpaceDN w:val="0"/>
        <w:adjustRightInd w:val="0"/>
        <w:spacing w:before="0"/>
        <w:ind w:left="720"/>
      </w:pPr>
      <w:r w:rsidRPr="001E2B1B">
        <w:t xml:space="preserve">When WCI reset is asserted (MReset_n=’0’) </w:t>
      </w:r>
      <w:ins w:id="3064" w:author="Jim Kulp" w:date="2010-01-29T12:50:00Z">
        <w:r w:rsidR="001E1763">
          <w:t xml:space="preserve">as </w:t>
        </w:r>
        <w:r w:rsidR="0094753D" w:rsidRPr="0094753D">
          <w:rPr>
            <w:i/>
            <w:rPrChange w:id="3065" w:author="Jim Kulp" w:date="2010-01-29T12:50:00Z">
              <w:rPr>
                <w:b/>
                <w:color w:val="008080"/>
              </w:rPr>
            </w:rPrChange>
          </w:rPr>
          <w:t>input</w:t>
        </w:r>
        <w:r w:rsidR="001E1763">
          <w:t xml:space="preserve"> to</w:t>
        </w:r>
      </w:ins>
      <w:del w:id="3066" w:author="Jim Kulp" w:date="2010-01-29T12:50:00Z">
        <w:r w:rsidRPr="001E2B1B" w:rsidDel="001E1763">
          <w:delText>on</w:delText>
        </w:r>
      </w:del>
      <w:r w:rsidRPr="001E2B1B">
        <w:t xml:space="preserve"> the WCI </w:t>
      </w:r>
      <w:r w:rsidRPr="001E2B1B" w:rsidDel="005E5723">
        <w:t xml:space="preserve">(slave) </w:t>
      </w:r>
      <w:r w:rsidRPr="001E2B1B">
        <w:t xml:space="preserve">interface of a worker, the worker shall propagate </w:t>
      </w:r>
      <w:ins w:id="3067" w:author="Jim Kulp" w:date="2010-01-29T12:50:00Z">
        <w:r w:rsidR="001E1763">
          <w:t xml:space="preserve">the </w:t>
        </w:r>
      </w:ins>
      <w:r w:rsidRPr="001E2B1B">
        <w:t xml:space="preserve">reset </w:t>
      </w:r>
      <w:ins w:id="3068" w:author="Jim Kulp" w:date="2010-01-29T12:08:00Z">
        <w:r w:rsidR="000864D8">
          <w:t xml:space="preserve">as an </w:t>
        </w:r>
        <w:r w:rsidR="0094753D" w:rsidRPr="0094753D">
          <w:rPr>
            <w:i/>
            <w:rPrChange w:id="3069" w:author="Jim Kulp" w:date="2010-01-29T12:50:00Z">
              <w:rPr>
                <w:b/>
                <w:color w:val="008080"/>
              </w:rPr>
            </w:rPrChange>
          </w:rPr>
          <w:t>output</w:t>
        </w:r>
        <w:r w:rsidR="000864D8">
          <w:t xml:space="preserve"> </w:t>
        </w:r>
      </w:ins>
      <w:r w:rsidRPr="001E2B1B">
        <w:t>to all other interfaces on that worker (</w:t>
      </w:r>
      <w:r w:rsidRPr="001E2B1B">
        <w:rPr>
          <w:rFonts w:cs="Arial"/>
          <w:color w:val="000000"/>
        </w:rPr>
        <w:t xml:space="preserve">as </w:t>
      </w:r>
      <w:ins w:id="3070" w:author="Jim Kulp" w:date="2010-01-29T12:07:00Z">
        <w:r w:rsidR="000864D8">
          <w:rPr>
            <w:rFonts w:cs="Arial"/>
            <w:color w:val="000000"/>
          </w:rPr>
          <w:t xml:space="preserve">OCP </w:t>
        </w:r>
      </w:ins>
      <w:r w:rsidRPr="001E2B1B">
        <w:rPr>
          <w:rFonts w:cs="Arial"/>
          <w:color w:val="000000"/>
        </w:rPr>
        <w:t xml:space="preserve">MReset_n or SReset_n as appropriate for </w:t>
      </w:r>
      <w:del w:id="3071" w:author="Jim Kulp" w:date="2010-01-29T12:50:00Z">
        <w:r w:rsidRPr="001E2B1B" w:rsidDel="001E1763">
          <w:rPr>
            <w:rFonts w:cs="Arial"/>
            <w:color w:val="000000"/>
          </w:rPr>
          <w:delText xml:space="preserve">that </w:delText>
        </w:r>
      </w:del>
      <w:ins w:id="3072" w:author="Jim Kulp" w:date="2010-01-29T12:50:00Z">
        <w:r w:rsidR="001E1763">
          <w:rPr>
            <w:rFonts w:cs="Arial"/>
            <w:color w:val="000000"/>
          </w:rPr>
          <w:t>each</w:t>
        </w:r>
        <w:r w:rsidR="001E1763" w:rsidRPr="001E2B1B">
          <w:rPr>
            <w:rFonts w:cs="Arial"/>
            <w:color w:val="000000"/>
          </w:rPr>
          <w:t xml:space="preserve"> </w:t>
        </w:r>
      </w:ins>
      <w:r w:rsidRPr="001E2B1B">
        <w:rPr>
          <w:rFonts w:cs="Arial"/>
          <w:color w:val="000000"/>
        </w:rPr>
        <w:t>interface)</w:t>
      </w:r>
      <w:r w:rsidRPr="001E2B1B">
        <w:rPr>
          <w:rFonts w:cs="Arial"/>
        </w:rPr>
        <w:t>.</w:t>
      </w:r>
      <w:r w:rsidRPr="001E2B1B">
        <w:t xml:space="preserve"> </w:t>
      </w:r>
    </w:p>
    <w:p w:rsidR="00C00329" w:rsidDel="00045E17" w:rsidRDefault="00C00329" w:rsidP="00C00329">
      <w:pPr>
        <w:autoSpaceDE w:val="0"/>
        <w:autoSpaceDN w:val="0"/>
        <w:adjustRightInd w:val="0"/>
        <w:spacing w:before="0"/>
        <w:ind w:left="720"/>
        <w:rPr>
          <w:del w:id="3073" w:author="Jim Kulp" w:date="2009-12-09T08:26:00Z"/>
          <w:rFonts w:cs="Arial"/>
          <w:color w:val="000000"/>
        </w:rPr>
      </w:pPr>
      <w:del w:id="3074" w:author="Jim Kulp" w:date="2009-12-09T08:26:00Z">
        <w:r w:rsidDel="00045E17">
          <w:rPr>
            <w:rFonts w:cs="Arial"/>
            <w:color w:val="000000"/>
          </w:rPr>
          <w:delText xml:space="preserve">Observation: </w:delText>
        </w:r>
      </w:del>
      <w:del w:id="3075" w:author="Jim Kulp" w:date="2009-12-09T08:24:00Z">
        <w:r w:rsidDel="00045E17">
          <w:rPr>
            <w:rFonts w:cs="Arial"/>
            <w:color w:val="000000"/>
          </w:rPr>
          <w:delText xml:space="preserve">This </w:delText>
        </w:r>
        <w:r w:rsidRPr="001E2B1B" w:rsidDel="00045E17">
          <w:rPr>
            <w:rFonts w:cs="Arial"/>
            <w:color w:val="000000"/>
          </w:rPr>
          <w:delText>means that a</w:delText>
        </w:r>
      </w:del>
      <w:del w:id="3076" w:author="Jim Kulp" w:date="2009-12-09T08:26:00Z">
        <w:r w:rsidRPr="001E2B1B" w:rsidDel="00045E17">
          <w:rPr>
            <w:rFonts w:cs="Arial"/>
            <w:color w:val="000000"/>
          </w:rPr>
          <w:delText xml:space="preserve">djacent/connected workers </w:delText>
        </w:r>
      </w:del>
      <w:del w:id="3077" w:author="Jim Kulp" w:date="2009-12-09T08:21:00Z">
        <w:r w:rsidRPr="001E2B1B" w:rsidDel="00045E17">
          <w:rPr>
            <w:rFonts w:cs="Arial"/>
            <w:color w:val="000000"/>
          </w:rPr>
          <w:delText>get informed</w:delText>
        </w:r>
      </w:del>
      <w:del w:id="3078" w:author="Jim Kulp" w:date="2009-12-09T08:26:00Z">
        <w:r w:rsidRPr="001E2B1B" w:rsidDel="00045E17">
          <w:rPr>
            <w:rFonts w:cs="Arial"/>
            <w:color w:val="000000"/>
          </w:rPr>
          <w:delText xml:space="preserve"> at their data interfaces (non-WCI), and if they are </w:delText>
        </w:r>
      </w:del>
      <w:del w:id="3079" w:author="Jim Kulp" w:date="2009-07-10T13:17:00Z">
        <w:r w:rsidRPr="001E2B1B" w:rsidDel="00F3098A">
          <w:rPr>
            <w:rFonts w:cs="Arial"/>
            <w:color w:val="000000"/>
          </w:rPr>
          <w:delText xml:space="preserve">stopped </w:delText>
        </w:r>
      </w:del>
      <w:del w:id="3080" w:author="Jim Kulp" w:date="2009-12-09T08:26:00Z">
        <w:r w:rsidRPr="001E2B1B" w:rsidDel="00045E17">
          <w:rPr>
            <w:rFonts w:cs="Arial"/>
            <w:color w:val="000000"/>
          </w:rPr>
          <w:delText>(see the definition of “</w:delText>
        </w:r>
      </w:del>
      <w:del w:id="3081" w:author="Jim Kulp" w:date="2009-07-10T13:17:00Z">
        <w:r w:rsidRPr="001E2B1B" w:rsidDel="00F3098A">
          <w:rPr>
            <w:rFonts w:cs="Arial"/>
            <w:color w:val="000000"/>
          </w:rPr>
          <w:delText>stopped</w:delText>
        </w:r>
      </w:del>
      <w:del w:id="3082" w:author="Jim Kulp" w:date="2009-12-09T08:26:00Z">
        <w:r w:rsidRPr="001E2B1B" w:rsidDel="00045E17">
          <w:rPr>
            <w:rFonts w:cs="Arial"/>
            <w:color w:val="000000"/>
          </w:rPr>
          <w:delText>” below), it may not reset them entirely</w:delText>
        </w:r>
        <w:r w:rsidDel="00045E17">
          <w:rPr>
            <w:rFonts w:cs="Arial"/>
            <w:color w:val="000000"/>
          </w:rPr>
          <w:delText xml:space="preserve">.  </w:delText>
        </w:r>
      </w:del>
      <w:del w:id="3083" w:author="Jim Kulp" w:date="2009-12-09T08:22:00Z">
        <w:r w:rsidRPr="001E2B1B" w:rsidDel="00045E17">
          <w:rPr>
            <w:rFonts w:cs="Arial"/>
            <w:color w:val="000000"/>
          </w:rPr>
          <w:delText>The idea is that a</w:delText>
        </w:r>
      </w:del>
      <w:del w:id="3084" w:author="Jim Kulp" w:date="2009-12-09T08:26:00Z">
        <w:r w:rsidRPr="001E2B1B" w:rsidDel="00045E17">
          <w:rPr>
            <w:rFonts w:cs="Arial"/>
            <w:color w:val="000000"/>
          </w:rPr>
          <w:delText xml:space="preserve">djacent workers </w:delText>
        </w:r>
      </w:del>
      <w:del w:id="3085" w:author="Jim Kulp" w:date="2009-12-09T08:23:00Z">
        <w:r w:rsidRPr="001E2B1B" w:rsidDel="00045E17">
          <w:rPr>
            <w:rFonts w:cs="Arial"/>
            <w:color w:val="000000"/>
          </w:rPr>
          <w:delText xml:space="preserve">must </w:delText>
        </w:r>
      </w:del>
      <w:del w:id="3086" w:author="Jim Kulp" w:date="2009-12-09T08:26:00Z">
        <w:r w:rsidRPr="001E2B1B" w:rsidDel="00045E17">
          <w:rPr>
            <w:rFonts w:cs="Arial"/>
            <w:color w:val="000000"/>
          </w:rPr>
          <w:delText xml:space="preserve">be </w:delText>
        </w:r>
      </w:del>
      <w:del w:id="3087" w:author="Jim Kulp" w:date="2009-07-10T13:18:00Z">
        <w:r w:rsidRPr="001E2B1B" w:rsidDel="00F3098A">
          <w:rPr>
            <w:rFonts w:cs="Arial"/>
            <w:color w:val="000000"/>
          </w:rPr>
          <w:delText xml:space="preserve">stopped </w:delText>
        </w:r>
      </w:del>
      <w:del w:id="3088" w:author="Jim Kulp" w:date="2009-12-09T08:26:00Z">
        <w:r w:rsidRPr="001E2B1B" w:rsidDel="00045E17">
          <w:rPr>
            <w:rFonts w:cs="Arial"/>
            <w:color w:val="000000"/>
          </w:rPr>
          <w:delText xml:space="preserve">before </w:delText>
        </w:r>
        <w:r w:rsidDel="00045E17">
          <w:rPr>
            <w:rFonts w:cs="Arial"/>
            <w:color w:val="000000"/>
          </w:rPr>
          <w:delText>a worker’s</w:delText>
        </w:r>
        <w:r w:rsidRPr="001E2B1B" w:rsidDel="00045E17">
          <w:rPr>
            <w:rFonts w:cs="Arial"/>
            <w:color w:val="000000"/>
          </w:rPr>
          <w:delText xml:space="preserve"> WCI reset is asserted.</w:delText>
        </w:r>
      </w:del>
    </w:p>
    <w:p w:rsidR="00C00329" w:rsidRPr="000B46F6" w:rsidRDefault="00C00329" w:rsidP="00C00329">
      <w:pPr>
        <w:autoSpaceDE w:val="0"/>
        <w:autoSpaceDN w:val="0"/>
        <w:adjustRightInd w:val="0"/>
        <w:spacing w:before="0"/>
        <w:ind w:left="720"/>
      </w:pPr>
      <w:r>
        <w:rPr>
          <w:rFonts w:cs="Arial"/>
          <w:color w:val="000000"/>
        </w:rPr>
        <w:t xml:space="preserve">The WCI MReset_n </w:t>
      </w:r>
      <w:ins w:id="3089" w:author="Jim Kulp" w:date="2010-01-29T12:50:00Z">
        <w:r w:rsidR="001E1763">
          <w:rPr>
            <w:rFonts w:cs="Arial"/>
            <w:color w:val="000000"/>
          </w:rPr>
          <w:t xml:space="preserve">input </w:t>
        </w:r>
      </w:ins>
      <w:r>
        <w:rPr>
          <w:rFonts w:cs="Arial"/>
          <w:color w:val="000000"/>
        </w:rPr>
        <w:t>signal is in the clock domain of the WCI</w:t>
      </w:r>
      <w:ins w:id="3090" w:author="Jim Kulp" w:date="2010-01-29T12:50:00Z">
        <w:r w:rsidR="001E1763">
          <w:rPr>
            <w:rFonts w:cs="Arial"/>
            <w:color w:val="000000"/>
          </w:rPr>
          <w:t xml:space="preserve"> (per OCP)</w:t>
        </w:r>
      </w:ins>
      <w:r>
        <w:rPr>
          <w:rFonts w:cs="Arial"/>
          <w:color w:val="000000"/>
        </w:rPr>
        <w:t xml:space="preserve">. It is the responsibility of the worker to properly </w:t>
      </w:r>
      <w:del w:id="3091" w:author="Jim Kulp" w:date="2009-12-09T08:26:00Z">
        <w:r w:rsidDel="00045E17">
          <w:rPr>
            <w:rFonts w:cs="Arial"/>
            <w:color w:val="000000"/>
          </w:rPr>
          <w:delText xml:space="preserve">transport </w:delText>
        </w:r>
      </w:del>
      <w:ins w:id="3092" w:author="Jim Kulp" w:date="2009-12-09T08:26:00Z">
        <w:r w:rsidR="00045E17">
          <w:rPr>
            <w:rFonts w:cs="Arial"/>
            <w:color w:val="000000"/>
          </w:rPr>
          <w:t xml:space="preserve">propagate </w:t>
        </w:r>
      </w:ins>
      <w:r>
        <w:rPr>
          <w:rFonts w:cs="Arial"/>
          <w:color w:val="000000"/>
        </w:rPr>
        <w:t xml:space="preserve">the reset indication </w:t>
      </w:r>
      <w:ins w:id="3093" w:author="Jim Kulp" w:date="2010-01-29T12:51:00Z">
        <w:r w:rsidR="001E1763">
          <w:rPr>
            <w:rFonts w:cs="Arial"/>
            <w:color w:val="000000"/>
          </w:rPr>
          <w:t>to the other interfaces in</w:t>
        </w:r>
      </w:ins>
      <w:del w:id="3094" w:author="Jim Kulp" w:date="2010-01-29T12:51:00Z">
        <w:r w:rsidDel="001E1763">
          <w:rPr>
            <w:rFonts w:cs="Arial"/>
            <w:color w:val="000000"/>
          </w:rPr>
          <w:delText>to</w:delText>
        </w:r>
      </w:del>
      <w:r>
        <w:rPr>
          <w:rFonts w:cs="Arial"/>
          <w:color w:val="000000"/>
        </w:rPr>
        <w:t xml:space="preserve"> </w:t>
      </w:r>
      <w:del w:id="3095" w:author="Jim Kulp" w:date="2010-01-29T12:08:00Z">
        <w:r w:rsidDel="000864D8">
          <w:rPr>
            <w:rFonts w:cs="Arial"/>
            <w:color w:val="000000"/>
          </w:rPr>
          <w:delText>any other</w:delText>
        </w:r>
      </w:del>
      <w:ins w:id="3096" w:author="Jim Kulp" w:date="2010-01-29T12:08:00Z">
        <w:r w:rsidR="000864D8">
          <w:rPr>
            <w:rFonts w:cs="Arial"/>
            <w:color w:val="000000"/>
          </w:rPr>
          <w:t>the appropriate</w:t>
        </w:r>
      </w:ins>
      <w:r>
        <w:rPr>
          <w:rFonts w:cs="Arial"/>
          <w:color w:val="000000"/>
        </w:rPr>
        <w:t xml:space="preserve"> clock domains at </w:t>
      </w:r>
      <w:ins w:id="3097" w:author="Jim Kulp" w:date="2010-01-29T12:51:00Z">
        <w:r w:rsidR="001E1763">
          <w:rPr>
            <w:rFonts w:cs="Arial"/>
            <w:color w:val="000000"/>
          </w:rPr>
          <w:t>each</w:t>
        </w:r>
      </w:ins>
      <w:del w:id="3098" w:author="Jim Kulp" w:date="2009-12-09T08:27:00Z">
        <w:r w:rsidDel="00045E17">
          <w:rPr>
            <w:rFonts w:cs="Arial"/>
            <w:color w:val="000000"/>
          </w:rPr>
          <w:delText xml:space="preserve">data </w:delText>
        </w:r>
      </w:del>
      <w:ins w:id="3099" w:author="Jim Kulp" w:date="2009-12-09T08:27:00Z">
        <w:r w:rsidR="00045E17">
          <w:rPr>
            <w:rFonts w:cs="Arial"/>
            <w:color w:val="000000"/>
          </w:rPr>
          <w:t xml:space="preserve"> </w:t>
        </w:r>
      </w:ins>
      <w:r>
        <w:rPr>
          <w:rFonts w:cs="Arial"/>
          <w:color w:val="000000"/>
        </w:rPr>
        <w:t>interfaces</w:t>
      </w:r>
      <w:ins w:id="3100" w:author="Jim Kulp" w:date="2009-12-09T09:04:00Z">
        <w:r w:rsidR="000215D9">
          <w:rPr>
            <w:rFonts w:cs="Arial"/>
            <w:color w:val="000000"/>
          </w:rPr>
          <w:t xml:space="preserve"> (data, memory, time etc.)</w:t>
        </w:r>
      </w:ins>
      <w:del w:id="3101" w:author="Jim Kulp" w:date="2009-12-09T08:26:00Z">
        <w:r w:rsidDel="00045E17">
          <w:rPr>
            <w:rFonts w:cs="Arial"/>
            <w:color w:val="000000"/>
          </w:rPr>
          <w:delText>, including other interfaces on the worker that may be in different clock domains</w:delText>
        </w:r>
      </w:del>
      <w:r>
        <w:rPr>
          <w:rFonts w:cs="Arial"/>
          <w:color w:val="000000"/>
        </w:rPr>
        <w:t>.</w:t>
      </w:r>
    </w:p>
    <w:p w:rsidR="00C00329" w:rsidRDefault="00C00329" w:rsidP="00C00329">
      <w:pPr>
        <w:autoSpaceDE w:val="0"/>
        <w:autoSpaceDN w:val="0"/>
        <w:adjustRightInd w:val="0"/>
        <w:spacing w:before="240"/>
        <w:rPr>
          <w:rFonts w:cs="Arial"/>
          <w:color w:val="000000"/>
        </w:rPr>
      </w:pPr>
      <w:r>
        <w:rPr>
          <w:rFonts w:cs="Arial"/>
          <w:color w:val="000000"/>
        </w:rPr>
        <w:t xml:space="preserve">For all </w:t>
      </w:r>
      <w:del w:id="3102" w:author="Jim Kulp" w:date="2009-12-09T08:27:00Z">
        <w:r w:rsidDel="00045E17">
          <w:rPr>
            <w:rFonts w:cs="Arial"/>
            <w:color w:val="000000"/>
          </w:rPr>
          <w:delText xml:space="preserve">other </w:delText>
        </w:r>
      </w:del>
      <w:ins w:id="3103" w:author="Jim Kulp" w:date="2009-12-09T08:27:00Z">
        <w:r w:rsidR="00045E17">
          <w:rPr>
            <w:rFonts w:cs="Arial"/>
            <w:color w:val="000000"/>
          </w:rPr>
          <w:t xml:space="preserve">data </w:t>
        </w:r>
      </w:ins>
      <w:r>
        <w:rPr>
          <w:rFonts w:cs="Arial"/>
          <w:color w:val="000000"/>
        </w:rPr>
        <w:t>interfaces</w:t>
      </w:r>
      <w:del w:id="3104" w:author="Jim Kulp" w:date="2009-12-09T08:28:00Z">
        <w:r w:rsidDel="00045E17">
          <w:rPr>
            <w:rFonts w:cs="Arial"/>
            <w:color w:val="000000"/>
          </w:rPr>
          <w:delText xml:space="preserve"> aside from the WCI</w:delText>
        </w:r>
      </w:del>
      <w:r>
        <w:rPr>
          <w:rFonts w:cs="Arial"/>
          <w:color w:val="000000"/>
        </w:rPr>
        <w:t xml:space="preserve"> on a worker:</w:t>
      </w:r>
    </w:p>
    <w:p w:rsidR="00045E17" w:rsidRDefault="001E1763" w:rsidP="00C00329">
      <w:pPr>
        <w:numPr>
          <w:ins w:id="3105" w:author="Jim Kulp" w:date="2009-12-09T08:32:00Z"/>
        </w:numPr>
        <w:autoSpaceDE w:val="0"/>
        <w:autoSpaceDN w:val="0"/>
        <w:adjustRightInd w:val="0"/>
        <w:spacing w:before="0"/>
        <w:ind w:left="720"/>
        <w:rPr>
          <w:ins w:id="3106" w:author="Jim Kulp" w:date="2009-12-09T08:35:00Z"/>
          <w:rFonts w:cs="Arial"/>
          <w:color w:val="000000"/>
        </w:rPr>
      </w:pPr>
      <w:ins w:id="3107" w:author="Jim Kulp" w:date="2010-01-29T12:51:00Z">
        <w:r>
          <w:rPr>
            <w:rFonts w:cs="Arial"/>
            <w:color w:val="000000"/>
          </w:rPr>
          <w:t xml:space="preserve">Data interfaces have both reset inputs and reset outputs.  </w:t>
        </w:r>
      </w:ins>
      <w:ins w:id="3108" w:author="Jim Kulp" w:date="2009-12-09T08:35:00Z">
        <w:r w:rsidR="00045E17">
          <w:rPr>
            <w:rFonts w:cs="Arial"/>
            <w:color w:val="000000"/>
          </w:rPr>
          <w:t>All worker implementations must insure that reset inputs</w:t>
        </w:r>
      </w:ins>
      <w:ins w:id="3109" w:author="Jim Kulp" w:date="2010-01-29T12:18:00Z">
        <w:r w:rsidR="00A867ED">
          <w:rPr>
            <w:rFonts w:cs="Arial"/>
            <w:color w:val="000000"/>
          </w:rPr>
          <w:t xml:space="preserve"> </w:t>
        </w:r>
      </w:ins>
      <w:ins w:id="3110" w:author="Jim Kulp" w:date="2010-01-29T12:11:00Z">
        <w:r w:rsidR="00A867ED">
          <w:rPr>
            <w:rFonts w:cs="Arial"/>
            <w:color w:val="000000"/>
          </w:rPr>
          <w:t>(</w:t>
        </w:r>
      </w:ins>
      <w:ins w:id="3111" w:author="Jim Kulp" w:date="2010-01-29T12:09:00Z">
        <w:r w:rsidR="00A867ED">
          <w:rPr>
            <w:rFonts w:cs="Arial"/>
            <w:color w:val="000000"/>
          </w:rPr>
          <w:t xml:space="preserve">or outputs propagated from WCI) </w:t>
        </w:r>
      </w:ins>
      <w:ins w:id="3112" w:author="Jim Kulp" w:date="2009-12-09T08:35:00Z">
        <w:r w:rsidR="00045E17">
          <w:rPr>
            <w:rFonts w:cs="Arial"/>
            <w:color w:val="000000"/>
          </w:rPr>
          <w:t>at their data interfaces force all OCP output signals at that interface to a proper reset state per OCP.</w:t>
        </w:r>
      </w:ins>
    </w:p>
    <w:p w:rsidR="00541A5C" w:rsidRDefault="00045E17" w:rsidP="00C00329">
      <w:pPr>
        <w:numPr>
          <w:ins w:id="3113" w:author="Jim Kulp" w:date="2009-12-09T08:36:00Z"/>
        </w:numPr>
        <w:autoSpaceDE w:val="0"/>
        <w:autoSpaceDN w:val="0"/>
        <w:adjustRightInd w:val="0"/>
        <w:spacing w:before="0"/>
        <w:ind w:left="720"/>
        <w:rPr>
          <w:ins w:id="3114" w:author="Jim Kulp" w:date="2009-12-09T08:56:00Z"/>
          <w:rFonts w:cs="Arial"/>
          <w:color w:val="000000"/>
        </w:rPr>
      </w:pPr>
      <w:ins w:id="3115" w:author="Jim Kulp" w:date="2009-12-09T08:32:00Z">
        <w:r>
          <w:rPr>
            <w:rFonts w:cs="Arial"/>
            <w:color w:val="000000"/>
          </w:rPr>
          <w:t xml:space="preserve">The simplest (and least helpful for </w:t>
        </w:r>
      </w:ins>
      <w:ins w:id="3116" w:author="Jim Kulp" w:date="2009-12-09T08:53:00Z">
        <w:r w:rsidR="00541A5C">
          <w:rPr>
            <w:rFonts w:cs="Arial"/>
            <w:color w:val="000000"/>
          </w:rPr>
          <w:t xml:space="preserve">application </w:t>
        </w:r>
      </w:ins>
      <w:ins w:id="3117" w:author="Jim Kulp" w:date="2009-12-09T08:32:00Z">
        <w:r>
          <w:rPr>
            <w:rFonts w:cs="Arial"/>
            <w:color w:val="000000"/>
          </w:rPr>
          <w:t xml:space="preserve">debugging) worker implementations will </w:t>
        </w:r>
      </w:ins>
      <w:ins w:id="3118" w:author="Jim Kulp" w:date="2010-01-29T12:14:00Z">
        <w:r w:rsidR="00A867ED">
          <w:rPr>
            <w:rFonts w:cs="Arial"/>
            <w:color w:val="000000"/>
          </w:rPr>
          <w:t>have the default “false</w:t>
        </w:r>
      </w:ins>
      <w:ins w:id="3119" w:author="Jim Kulp" w:date="2010-01-29T12:15:00Z">
        <w:r w:rsidR="00A867ED">
          <w:rPr>
            <w:rFonts w:cs="Arial"/>
            <w:color w:val="000000"/>
          </w:rPr>
          <w:t xml:space="preserve">” value of the “ResetWhileSuspended” attribute of its WCI.  This means that the worker is not prepared to retain any particular functionality when it sees reset inputs at its data interfaces (other than obeying OCP rules for output signals </w:t>
        </w:r>
      </w:ins>
      <w:ins w:id="3120" w:author="Jim Kulp" w:date="2010-01-29T12:52:00Z">
        <w:r w:rsidR="001E1763">
          <w:rPr>
            <w:rFonts w:cs="Arial"/>
            <w:color w:val="000000"/>
          </w:rPr>
          <w:t>at the interface under</w:t>
        </w:r>
      </w:ins>
      <w:ins w:id="3121" w:author="Jim Kulp" w:date="2010-01-29T12:15:00Z">
        <w:r w:rsidR="001E1763">
          <w:rPr>
            <w:rFonts w:cs="Arial"/>
            <w:color w:val="000000"/>
          </w:rPr>
          <w:t xml:space="preserve"> reset).  The control sy</w:t>
        </w:r>
      </w:ins>
      <w:ins w:id="3122" w:author="Jim Kulp" w:date="2010-01-29T12:18:00Z">
        <w:r w:rsidR="00A867ED">
          <w:rPr>
            <w:rFonts w:cs="Arial"/>
            <w:color w:val="000000"/>
          </w:rPr>
          <w:t>s</w:t>
        </w:r>
      </w:ins>
      <w:ins w:id="3123" w:author="Jim Kulp" w:date="2010-01-29T12:52:00Z">
        <w:r w:rsidR="001E1763">
          <w:rPr>
            <w:rFonts w:cs="Arial"/>
            <w:color w:val="000000"/>
          </w:rPr>
          <w:t>t</w:t>
        </w:r>
      </w:ins>
      <w:ins w:id="3124" w:author="Jim Kulp" w:date="2010-01-29T12:15:00Z">
        <w:r w:rsidR="00A867ED">
          <w:rPr>
            <w:rFonts w:cs="Arial"/>
            <w:color w:val="000000"/>
          </w:rPr>
          <w:t>em will know this</w:t>
        </w:r>
      </w:ins>
      <w:ins w:id="3125" w:author="Jim Kulp" w:date="2010-01-29T12:52:00Z">
        <w:r w:rsidR="001E1763">
          <w:rPr>
            <w:rFonts w:cs="Arial"/>
            <w:color w:val="000000"/>
          </w:rPr>
          <w:t xml:space="preserve"> attribute setting</w:t>
        </w:r>
      </w:ins>
      <w:ins w:id="3126" w:author="Jim Kulp" w:date="2010-01-29T12:15:00Z">
        <w:r w:rsidR="00A867ED">
          <w:rPr>
            <w:rFonts w:cs="Arial"/>
            <w:color w:val="000000"/>
          </w:rPr>
          <w:t xml:space="preserve">, and </w:t>
        </w:r>
      </w:ins>
      <w:ins w:id="3127" w:author="Jim Kulp" w:date="2010-01-29T12:17:00Z">
        <w:r w:rsidR="00A867ED">
          <w:rPr>
            <w:rFonts w:cs="Arial"/>
            <w:color w:val="000000"/>
          </w:rPr>
          <w:t>consider the worker non-functional if any adjacent (data-connected) workers are reset</w:t>
        </w:r>
      </w:ins>
      <w:ins w:id="3128" w:author="Jim Kulp" w:date="2010-01-29T12:53:00Z">
        <w:r w:rsidR="001E1763">
          <w:rPr>
            <w:rFonts w:cs="Arial"/>
            <w:color w:val="000000"/>
          </w:rPr>
          <w:t xml:space="preserve"> (via WCI)</w:t>
        </w:r>
      </w:ins>
      <w:ins w:id="3129" w:author="Jim Kulp" w:date="2010-01-29T12:17:00Z">
        <w:r w:rsidR="00A867ED">
          <w:rPr>
            <w:rFonts w:cs="Arial"/>
            <w:color w:val="000000"/>
          </w:rPr>
          <w:t>.</w:t>
        </w:r>
      </w:ins>
      <w:ins w:id="3130" w:author="Jim Kulp" w:date="2009-12-09T08:54:00Z">
        <w:r w:rsidR="00541A5C">
          <w:rPr>
            <w:rFonts w:cs="Arial"/>
            <w:color w:val="000000"/>
          </w:rPr>
          <w:t xml:space="preserve"> </w:t>
        </w:r>
      </w:ins>
      <w:ins w:id="3131" w:author="Jim Kulp" w:date="2010-01-29T12:53:00Z">
        <w:r w:rsidR="001E1763">
          <w:rPr>
            <w:rFonts w:cs="Arial"/>
            <w:color w:val="000000"/>
          </w:rPr>
          <w:t xml:space="preserve"> The</w:t>
        </w:r>
      </w:ins>
      <w:ins w:id="3132" w:author="Jim Kulp" w:date="2010-01-29T12:18:00Z">
        <w:r w:rsidR="00A867ED">
          <w:rPr>
            <w:rFonts w:cs="Arial"/>
            <w:color w:val="000000"/>
          </w:rPr>
          <w:t xml:space="preserve"> worker </w:t>
        </w:r>
      </w:ins>
      <w:ins w:id="3133" w:author="Jim Kulp" w:date="2009-12-09T08:55:00Z">
        <w:r w:rsidR="00541A5C">
          <w:rPr>
            <w:rFonts w:cs="Arial"/>
            <w:color w:val="000000"/>
          </w:rPr>
          <w:t xml:space="preserve">will be </w:t>
        </w:r>
      </w:ins>
      <w:ins w:id="3134" w:author="Jim Kulp" w:date="2009-12-09T08:56:00Z">
        <w:r w:rsidR="00541A5C">
          <w:rPr>
            <w:rFonts w:cs="Arial"/>
            <w:color w:val="000000"/>
          </w:rPr>
          <w:t xml:space="preserve">fully </w:t>
        </w:r>
      </w:ins>
      <w:ins w:id="3135" w:author="Jim Kulp" w:date="2009-12-09T08:55:00Z">
        <w:r w:rsidR="00541A5C">
          <w:rPr>
            <w:rFonts w:cs="Arial"/>
            <w:color w:val="000000"/>
          </w:rPr>
          <w:t>reset via WCI</w:t>
        </w:r>
      </w:ins>
      <w:ins w:id="3136" w:author="Jim Kulp" w:date="2009-12-09T08:56:00Z">
        <w:r w:rsidR="00541A5C">
          <w:rPr>
            <w:rFonts w:cs="Arial"/>
            <w:color w:val="000000"/>
          </w:rPr>
          <w:t xml:space="preserve"> reset before any other actions are taken.</w:t>
        </w:r>
      </w:ins>
    </w:p>
    <w:p w:rsidR="00541A5C" w:rsidRDefault="00541A5C" w:rsidP="00C00329">
      <w:pPr>
        <w:numPr>
          <w:ins w:id="3137" w:author="Jim Kulp" w:date="2009-12-09T08:59:00Z"/>
        </w:numPr>
        <w:autoSpaceDE w:val="0"/>
        <w:autoSpaceDN w:val="0"/>
        <w:adjustRightInd w:val="0"/>
        <w:spacing w:before="0"/>
        <w:ind w:left="720"/>
        <w:rPr>
          <w:ins w:id="3138" w:author="Jim Kulp" w:date="2009-12-09T09:06:00Z"/>
          <w:rFonts w:cs="Arial"/>
          <w:color w:val="000000"/>
        </w:rPr>
      </w:pPr>
      <w:ins w:id="3139" w:author="Jim Kulp" w:date="2009-12-09T08:59:00Z">
        <w:r>
          <w:rPr>
            <w:rFonts w:cs="Arial"/>
            <w:color w:val="000000"/>
          </w:rPr>
          <w:t>The “ResetWhileSuspended</w:t>
        </w:r>
      </w:ins>
      <w:ins w:id="3140" w:author="Jim Kulp" w:date="2009-12-09T09:00:00Z">
        <w:r>
          <w:rPr>
            <w:rFonts w:cs="Arial"/>
            <w:color w:val="000000"/>
          </w:rPr>
          <w:t xml:space="preserve">” attribute of a worker </w:t>
        </w:r>
        <w:r w:rsidR="000215D9">
          <w:rPr>
            <w:rFonts w:cs="Arial"/>
            <w:color w:val="000000"/>
          </w:rPr>
          <w:t xml:space="preserve">(when true) </w:t>
        </w:r>
        <w:r>
          <w:rPr>
            <w:rFonts w:cs="Arial"/>
            <w:color w:val="000000"/>
          </w:rPr>
          <w:t xml:space="preserve">indicates </w:t>
        </w:r>
      </w:ins>
      <w:ins w:id="3141" w:author="Jim Kulp" w:date="2010-01-29T12:13:00Z">
        <w:r w:rsidR="00A867ED">
          <w:rPr>
            <w:rFonts w:cs="Arial"/>
            <w:color w:val="000000"/>
          </w:rPr>
          <w:t>this</w:t>
        </w:r>
      </w:ins>
      <w:ins w:id="3142" w:author="Jim Kulp" w:date="2009-12-09T09:00:00Z">
        <w:r>
          <w:rPr>
            <w:rFonts w:cs="Arial"/>
            <w:color w:val="000000"/>
          </w:rPr>
          <w:t xml:space="preserve"> </w:t>
        </w:r>
      </w:ins>
      <w:ins w:id="3143" w:author="Jim Kulp" w:date="2010-01-29T12:19:00Z">
        <w:r w:rsidR="00DF6499">
          <w:rPr>
            <w:rFonts w:cs="Arial"/>
            <w:color w:val="000000"/>
          </w:rPr>
          <w:t xml:space="preserve">more advanced </w:t>
        </w:r>
      </w:ins>
      <w:ins w:id="3144" w:author="Jim Kulp" w:date="2009-12-09T09:00:00Z">
        <w:r>
          <w:rPr>
            <w:rFonts w:cs="Arial"/>
            <w:color w:val="000000"/>
          </w:rPr>
          <w:t>behavior</w:t>
        </w:r>
        <w:r w:rsidR="000215D9">
          <w:rPr>
            <w:rFonts w:cs="Arial"/>
            <w:color w:val="000000"/>
          </w:rPr>
          <w:t xml:space="preserve">:  the worker will </w:t>
        </w:r>
      </w:ins>
      <w:ins w:id="3145" w:author="Jim Kulp" w:date="2009-12-09T09:01:00Z">
        <w:r w:rsidR="000215D9">
          <w:rPr>
            <w:rFonts w:cs="Arial"/>
            <w:color w:val="000000"/>
          </w:rPr>
          <w:t>support the Stop control operation and</w:t>
        </w:r>
      </w:ins>
      <w:ins w:id="3146" w:author="Jim Kulp" w:date="2010-01-29T12:14:00Z">
        <w:r w:rsidR="00A867ED">
          <w:rPr>
            <w:rFonts w:cs="Arial"/>
            <w:color w:val="000000"/>
          </w:rPr>
          <w:t xml:space="preserve">, </w:t>
        </w:r>
        <w:r w:rsidR="0094753D" w:rsidRPr="0094753D">
          <w:rPr>
            <w:rFonts w:cs="Arial"/>
            <w:i/>
            <w:color w:val="000000"/>
            <w:rPrChange w:id="3147" w:author="Jim Kulp" w:date="2010-01-29T12:54:00Z">
              <w:rPr>
                <w:rFonts w:cs="Arial"/>
                <w:b/>
                <w:color w:val="000000"/>
              </w:rPr>
            </w:rPrChange>
          </w:rPr>
          <w:t>while suspended</w:t>
        </w:r>
        <w:r w:rsidR="00A867ED">
          <w:rPr>
            <w:rFonts w:cs="Arial"/>
            <w:color w:val="000000"/>
          </w:rPr>
          <w:t>,</w:t>
        </w:r>
      </w:ins>
      <w:ins w:id="3148" w:author="Jim Kulp" w:date="2009-12-09T09:01:00Z">
        <w:r w:rsidR="000215D9">
          <w:rPr>
            <w:rFonts w:cs="Arial"/>
            <w:color w:val="000000"/>
          </w:rPr>
          <w:t xml:space="preserve"> </w:t>
        </w:r>
      </w:ins>
      <w:ins w:id="3149" w:author="Jim Kulp" w:date="2009-12-09T09:00:00Z">
        <w:r w:rsidR="000215D9">
          <w:rPr>
            <w:rFonts w:cs="Arial"/>
            <w:color w:val="000000"/>
          </w:rPr>
          <w:t>accept data interface</w:t>
        </w:r>
      </w:ins>
      <w:ins w:id="3150" w:author="Jim Kulp" w:date="2009-12-09T09:01:00Z">
        <w:r w:rsidR="00A867ED">
          <w:rPr>
            <w:rFonts w:cs="Arial"/>
            <w:color w:val="000000"/>
          </w:rPr>
          <w:t xml:space="preserve"> reset</w:t>
        </w:r>
      </w:ins>
      <w:ins w:id="3151" w:author="Jim Kulp" w:date="2010-01-29T12:54:00Z">
        <w:r w:rsidR="001E1763">
          <w:rPr>
            <w:rFonts w:cs="Arial"/>
            <w:color w:val="000000"/>
          </w:rPr>
          <w:t>s</w:t>
        </w:r>
      </w:ins>
      <w:ins w:id="3152" w:author="Jim Kulp" w:date="2009-12-09T09:01:00Z">
        <w:r w:rsidR="000215D9">
          <w:rPr>
            <w:rFonts w:cs="Arial"/>
            <w:color w:val="000000"/>
          </w:rPr>
          <w:t xml:space="preserve">.  Such resets </w:t>
        </w:r>
      </w:ins>
      <w:ins w:id="3153" w:author="Jim Kulp" w:date="2009-12-09T09:03:00Z">
        <w:r w:rsidR="000215D9">
          <w:rPr>
            <w:rFonts w:cs="Arial"/>
            <w:color w:val="000000"/>
          </w:rPr>
          <w:t xml:space="preserve">(from adjacent workers) </w:t>
        </w:r>
      </w:ins>
      <w:ins w:id="3154" w:author="Jim Kulp" w:date="2009-12-09T09:01:00Z">
        <w:r w:rsidR="000215D9">
          <w:rPr>
            <w:rFonts w:cs="Arial"/>
            <w:color w:val="000000"/>
          </w:rPr>
          <w:t xml:space="preserve">will not render the worker non-functional and thus allow for configuration property operations while in this suspended state even though </w:t>
        </w:r>
      </w:ins>
      <w:ins w:id="3155" w:author="Jim Kulp" w:date="2010-01-29T12:55:00Z">
        <w:r w:rsidR="001E1763">
          <w:rPr>
            <w:rFonts w:cs="Arial"/>
            <w:color w:val="000000"/>
          </w:rPr>
          <w:t xml:space="preserve">some </w:t>
        </w:r>
      </w:ins>
      <w:ins w:id="3156" w:author="Jim Kulp" w:date="2009-12-09T09:01:00Z">
        <w:r w:rsidR="000215D9">
          <w:rPr>
            <w:rFonts w:cs="Arial"/>
            <w:color w:val="000000"/>
          </w:rPr>
          <w:t xml:space="preserve">data interfaces are in </w:t>
        </w:r>
      </w:ins>
      <w:ins w:id="3157" w:author="Jim Kulp" w:date="2010-01-29T12:55:00Z">
        <w:r w:rsidR="001E1763">
          <w:rPr>
            <w:rFonts w:cs="Arial"/>
            <w:color w:val="000000"/>
          </w:rPr>
          <w:t>a</w:t>
        </w:r>
      </w:ins>
      <w:ins w:id="3158" w:author="Jim Kulp" w:date="2009-12-09T09:01:00Z">
        <w:r w:rsidR="000215D9">
          <w:rPr>
            <w:rFonts w:cs="Arial"/>
            <w:color w:val="000000"/>
          </w:rPr>
          <w:t xml:space="preserve"> reset state.</w:t>
        </w:r>
      </w:ins>
      <w:ins w:id="3159" w:author="Jim Kulp" w:date="2009-12-09T09:04:00Z">
        <w:r w:rsidR="000215D9">
          <w:rPr>
            <w:rFonts w:cs="Arial"/>
            <w:color w:val="000000"/>
          </w:rPr>
          <w:t xml:space="preserve">  After the asserted data interface resets are </w:t>
        </w:r>
      </w:ins>
      <w:ins w:id="3160" w:author="Jim Kulp" w:date="2009-12-09T09:06:00Z">
        <w:r w:rsidR="000215D9">
          <w:rPr>
            <w:rFonts w:cs="Arial"/>
            <w:color w:val="000000"/>
          </w:rPr>
          <w:t>deasserted</w:t>
        </w:r>
      </w:ins>
      <w:ins w:id="3161" w:author="Jim Kulp" w:date="2009-12-09T09:04:00Z">
        <w:r w:rsidR="000215D9">
          <w:rPr>
            <w:rFonts w:cs="Arial"/>
            <w:color w:val="000000"/>
          </w:rPr>
          <w:t>, such workers may be resumed via the “start” control operation.</w:t>
        </w:r>
      </w:ins>
    </w:p>
    <w:p w:rsidR="00C00329" w:rsidDel="000215D9" w:rsidRDefault="000215D9" w:rsidP="00C00329">
      <w:pPr>
        <w:autoSpaceDE w:val="0"/>
        <w:autoSpaceDN w:val="0"/>
        <w:adjustRightInd w:val="0"/>
        <w:spacing w:before="0"/>
        <w:ind w:left="720"/>
        <w:rPr>
          <w:del w:id="3162" w:author="Jim Kulp" w:date="2009-12-09T09:07:00Z"/>
          <w:rFonts w:cs="Arial"/>
          <w:color w:val="000000"/>
        </w:rPr>
      </w:pPr>
      <w:ins w:id="3163" w:author="Jim Kulp" w:date="2009-12-09T09:08:00Z">
        <w:r>
          <w:rPr>
            <w:rFonts w:cs="Arial"/>
            <w:color w:val="000000"/>
          </w:rPr>
          <w:t xml:space="preserve">Such </w:t>
        </w:r>
      </w:ins>
      <w:del w:id="3164" w:author="Jim Kulp" w:date="2009-12-09T09:07:00Z">
        <w:r w:rsidR="00C00329" w:rsidDel="000215D9">
          <w:rPr>
            <w:rFonts w:cs="Arial"/>
            <w:color w:val="000000"/>
          </w:rPr>
          <w:delText xml:space="preserve">A worker that supports the “stop” control operation on its WCI will be </w:delText>
        </w:r>
      </w:del>
      <w:del w:id="3165" w:author="Jim Kulp" w:date="2009-07-10T13:18:00Z">
        <w:r w:rsidR="00C00329" w:rsidDel="00F3098A">
          <w:rPr>
            <w:rFonts w:cs="Arial"/>
            <w:color w:val="000000"/>
          </w:rPr>
          <w:delText xml:space="preserve">stopped </w:delText>
        </w:r>
      </w:del>
      <w:del w:id="3166" w:author="Jim Kulp" w:date="2009-12-09T09:07:00Z">
        <w:r w:rsidR="00C00329" w:rsidDel="000215D9">
          <w:rPr>
            <w:rFonts w:cs="Arial"/>
            <w:color w:val="000000"/>
          </w:rPr>
          <w:delText>before adjacent workers are reset (via WCI), and thus such “stoppable” workers will consider the reset assertion from the adjacent worker on the data interface reset, to be scoped to that interface.  This will allow the stoppable workers to be examined, and resumed, even when an adjacent worker is fully reset</w:delText>
        </w:r>
      </w:del>
      <w:del w:id="3167" w:author="Jim Kulp" w:date="2009-12-09T08:25:00Z">
        <w:r w:rsidR="00C00329" w:rsidDel="00045E17">
          <w:rPr>
            <w:rFonts w:cs="Arial"/>
            <w:color w:val="000000"/>
          </w:rPr>
          <w:delText>.</w:delText>
        </w:r>
      </w:del>
    </w:p>
    <w:p w:rsidR="00C00329" w:rsidDel="000215D9" w:rsidRDefault="00C00329" w:rsidP="00C00329">
      <w:pPr>
        <w:autoSpaceDE w:val="0"/>
        <w:autoSpaceDN w:val="0"/>
        <w:adjustRightInd w:val="0"/>
        <w:spacing w:before="0"/>
        <w:ind w:left="720"/>
        <w:rPr>
          <w:del w:id="3168" w:author="Jim Kulp" w:date="2009-12-09T09:07:00Z"/>
          <w:rFonts w:cs="Arial"/>
          <w:color w:val="000000"/>
        </w:rPr>
      </w:pPr>
      <w:del w:id="3169" w:author="Jim Kulp" w:date="2009-12-09T09:07:00Z">
        <w:r w:rsidDel="000215D9">
          <w:rPr>
            <w:rFonts w:cs="Arial"/>
            <w:color w:val="000000"/>
          </w:rPr>
          <w:delText>A worker that is not stoppable must at least put the OCP signals at that interface in a reset state, but in general is assumed to be non-functional.</w:delText>
        </w:r>
      </w:del>
    </w:p>
    <w:p w:rsidR="00C00329" w:rsidRDefault="000215D9">
      <w:pPr>
        <w:autoSpaceDE w:val="0"/>
        <w:autoSpaceDN w:val="0"/>
        <w:adjustRightInd w:val="0"/>
        <w:spacing w:before="0"/>
        <w:ind w:left="720"/>
        <w:rPr>
          <w:rFonts w:cs="Arial"/>
          <w:color w:val="000000"/>
        </w:rPr>
      </w:pPr>
      <w:ins w:id="3170" w:author="Jim Kulp" w:date="2009-12-09T09:08:00Z">
        <w:r>
          <w:rPr>
            <w:rFonts w:cs="Arial"/>
            <w:color w:val="000000"/>
          </w:rPr>
          <w:t>a</w:t>
        </w:r>
      </w:ins>
      <w:del w:id="3171" w:author="Jim Kulp" w:date="2009-12-09T09:08:00Z">
        <w:r w:rsidR="00C00329" w:rsidDel="000215D9">
          <w:rPr>
            <w:rFonts w:cs="Arial"/>
            <w:color w:val="000000"/>
          </w:rPr>
          <w:delText>A</w:delText>
        </w:r>
      </w:del>
      <w:r w:rsidR="00C00329">
        <w:rPr>
          <w:rFonts w:cs="Arial"/>
          <w:color w:val="000000"/>
        </w:rPr>
        <w:t xml:space="preserve"> </w:t>
      </w:r>
      <w:del w:id="3172" w:author="Jim Kulp" w:date="2009-07-10T13:18:00Z">
        <w:r w:rsidR="00C00329" w:rsidDel="00F3098A">
          <w:rPr>
            <w:rFonts w:cs="Arial"/>
            <w:color w:val="000000"/>
          </w:rPr>
          <w:delText xml:space="preserve">stopped </w:delText>
        </w:r>
      </w:del>
      <w:ins w:id="3173" w:author="Jim Kulp" w:date="2009-07-10T13:18:00Z">
        <w:r w:rsidR="00F3098A">
          <w:rPr>
            <w:rFonts w:cs="Arial"/>
            <w:color w:val="000000"/>
          </w:rPr>
          <w:t xml:space="preserve">suspended </w:t>
        </w:r>
      </w:ins>
      <w:r w:rsidR="00C00329">
        <w:rPr>
          <w:rFonts w:cs="Arial"/>
          <w:color w:val="000000"/>
        </w:rPr>
        <w:t xml:space="preserve">worker receiving a reset on a </w:t>
      </w:r>
      <w:del w:id="3174" w:author="Jim Kulp" w:date="2009-12-09T08:29:00Z">
        <w:r w:rsidR="00C00329" w:rsidDel="00045E17">
          <w:rPr>
            <w:rFonts w:cs="Arial"/>
            <w:color w:val="000000"/>
          </w:rPr>
          <w:delText>non-WCI</w:delText>
        </w:r>
      </w:del>
      <w:ins w:id="3175" w:author="Jim Kulp" w:date="2009-12-09T08:29:00Z">
        <w:r w:rsidR="00045E17">
          <w:rPr>
            <w:rFonts w:cs="Arial"/>
            <w:color w:val="000000"/>
          </w:rPr>
          <w:t>data</w:t>
        </w:r>
      </w:ins>
      <w:r w:rsidR="00C00329">
        <w:rPr>
          <w:rFonts w:cs="Arial"/>
          <w:color w:val="000000"/>
        </w:rPr>
        <w:t xml:space="preserve"> interface should interpret the meaning as a “</w:t>
      </w:r>
      <w:r w:rsidR="00C00329" w:rsidRPr="00C74490">
        <w:rPr>
          <w:rFonts w:cs="Arial"/>
          <w:i/>
          <w:color w:val="000000"/>
        </w:rPr>
        <w:t>message-level abort</w:t>
      </w:r>
      <w:r w:rsidR="00C00329">
        <w:rPr>
          <w:rFonts w:cs="Arial"/>
          <w:color w:val="000000"/>
        </w:rPr>
        <w:t>”, and bring the associated interface to an idle, neutral state, while attempting to minimize the loss of state in the rest of the worker. This may be performed by “disposing</w:t>
      </w:r>
      <w:ins w:id="3176" w:author="Jim Kulp" w:date="2010-01-29T12:55:00Z">
        <w:r w:rsidR="001E1763">
          <w:rPr>
            <w:rFonts w:cs="Arial"/>
            <w:color w:val="000000"/>
          </w:rPr>
          <w:t xml:space="preserve"> of</w:t>
        </w:r>
      </w:ins>
      <w:r w:rsidR="00C00329">
        <w:rPr>
          <w:rFonts w:cs="Arial"/>
          <w:color w:val="000000"/>
        </w:rPr>
        <w:t xml:space="preserve">” or “aborting” a message in-flight across a particular interface at the time of reset and preparing that particular interface to properly operate anew following the deassertion of </w:t>
      </w:r>
      <w:ins w:id="3177" w:author="Jim Kulp" w:date="2010-01-29T12:56:00Z">
        <w:r w:rsidR="001E1763">
          <w:rPr>
            <w:rFonts w:cs="Arial"/>
            <w:color w:val="000000"/>
          </w:rPr>
          <w:t xml:space="preserve">the </w:t>
        </w:r>
      </w:ins>
      <w:r w:rsidR="00C00329">
        <w:rPr>
          <w:rFonts w:cs="Arial"/>
          <w:color w:val="000000"/>
        </w:rPr>
        <w:t>reset</w:t>
      </w:r>
      <w:ins w:id="3178" w:author="Jim Kulp" w:date="2010-01-29T12:56:00Z">
        <w:r w:rsidR="001E1763">
          <w:rPr>
            <w:rFonts w:cs="Arial"/>
            <w:color w:val="000000"/>
          </w:rPr>
          <w:t xml:space="preserve"> input</w:t>
        </w:r>
      </w:ins>
      <w:r w:rsidR="00C00329">
        <w:rPr>
          <w:rFonts w:cs="Arial"/>
          <w:color w:val="000000"/>
        </w:rPr>
        <w:t>.</w:t>
      </w:r>
    </w:p>
    <w:p w:rsidR="00C00329" w:rsidRDefault="00C00329" w:rsidP="00C00329">
      <w:pPr>
        <w:autoSpaceDE w:val="0"/>
        <w:autoSpaceDN w:val="0"/>
        <w:adjustRightInd w:val="0"/>
        <w:spacing w:before="0"/>
        <w:ind w:left="720"/>
        <w:rPr>
          <w:rFonts w:cs="Arial"/>
          <w:color w:val="000000"/>
        </w:rPr>
      </w:pPr>
      <w:r>
        <w:rPr>
          <w:rFonts w:cs="Arial"/>
          <w:color w:val="000000"/>
        </w:rPr>
        <w:t>The intent of this per-</w:t>
      </w:r>
      <w:ins w:id="3179" w:author="Jim Kulp" w:date="2009-12-09T08:29:00Z">
        <w:r w:rsidR="00045E17">
          <w:rPr>
            <w:rFonts w:cs="Arial"/>
            <w:color w:val="000000"/>
          </w:rPr>
          <w:t>data-</w:t>
        </w:r>
      </w:ins>
      <w:r>
        <w:rPr>
          <w:rFonts w:cs="Arial"/>
          <w:color w:val="000000"/>
        </w:rPr>
        <w:t xml:space="preserve">interface reset is to allow some workers to be entirely reset (e.g. if they are locked or behaving badly), while still allowing access to the state of adjacent (and not as badly behaved) workers.  In some cases this is simply for debugging, but </w:t>
      </w:r>
      <w:del w:id="3180" w:author="Jim Kulp" w:date="2009-12-09T08:30:00Z">
        <w:r w:rsidDel="00045E17">
          <w:rPr>
            <w:rFonts w:cs="Arial"/>
            <w:color w:val="000000"/>
          </w:rPr>
          <w:delText xml:space="preserve">in </w:delText>
        </w:r>
      </w:del>
      <w:r>
        <w:rPr>
          <w:rFonts w:cs="Arial"/>
          <w:color w:val="000000"/>
        </w:rPr>
        <w:t xml:space="preserve">there are cases where the control system for a certain application may be able to recover from unresponsive workers by </w:t>
      </w:r>
      <w:del w:id="3181" w:author="Jim Kulp" w:date="2009-07-10T13:20:00Z">
        <w:r w:rsidDel="00F3098A">
          <w:rPr>
            <w:rFonts w:cs="Arial"/>
            <w:color w:val="000000"/>
          </w:rPr>
          <w:delText xml:space="preserve">stopping </w:delText>
        </w:r>
      </w:del>
      <w:ins w:id="3182" w:author="Jim Kulp" w:date="2009-07-10T13:20:00Z">
        <w:r w:rsidR="00F3098A">
          <w:rPr>
            <w:rFonts w:cs="Arial"/>
            <w:color w:val="000000"/>
          </w:rPr>
          <w:t xml:space="preserve">suspending </w:t>
        </w:r>
      </w:ins>
      <w:r>
        <w:rPr>
          <w:rFonts w:cs="Arial"/>
          <w:color w:val="000000"/>
        </w:rPr>
        <w:t>adjacent ones</w:t>
      </w:r>
      <w:ins w:id="3183" w:author="Jim Kulp" w:date="2009-07-10T13:20:00Z">
        <w:r w:rsidR="00F3098A">
          <w:rPr>
            <w:rFonts w:cs="Arial"/>
            <w:color w:val="000000"/>
          </w:rPr>
          <w:t xml:space="preserve"> (via </w:t>
        </w:r>
        <w:r w:rsidR="00386314">
          <w:rPr>
            <w:rFonts w:cs="Arial"/>
            <w:b/>
            <w:color w:val="000000"/>
          </w:rPr>
          <w:t>stop</w:t>
        </w:r>
        <w:r w:rsidR="00F3098A">
          <w:rPr>
            <w:rFonts w:cs="Arial"/>
            <w:color w:val="000000"/>
          </w:rPr>
          <w:t>)</w:t>
        </w:r>
      </w:ins>
      <w:r>
        <w:rPr>
          <w:rFonts w:cs="Arial"/>
          <w:color w:val="000000"/>
        </w:rPr>
        <w:t xml:space="preserve">, and resetting the “bad” one.  The extent to which a worker implementation allows for </w:t>
      </w:r>
      <w:del w:id="3184" w:author="Jim Kulp" w:date="2009-07-10T13:19:00Z">
        <w:r w:rsidDel="00F3098A">
          <w:rPr>
            <w:rFonts w:cs="Arial"/>
            <w:color w:val="000000"/>
          </w:rPr>
          <w:delText xml:space="preserve">stopped </w:delText>
        </w:r>
      </w:del>
      <w:ins w:id="3185" w:author="Jim Kulp" w:date="2009-07-10T13:19:00Z">
        <w:r w:rsidR="00F3098A">
          <w:rPr>
            <w:rFonts w:cs="Arial"/>
            <w:color w:val="000000"/>
          </w:rPr>
          <w:t xml:space="preserve">suspended </w:t>
        </w:r>
      </w:ins>
      <w:r>
        <w:rPr>
          <w:rFonts w:cs="Arial"/>
          <w:color w:val="000000"/>
        </w:rPr>
        <w:t xml:space="preserve">states and data-interface resets is implementation defined.  I.e. some worker implementations may not recover (be resumable) after having data interfaces reset while in the </w:t>
      </w:r>
      <w:del w:id="3186" w:author="Jim Kulp" w:date="2009-07-10T13:19:00Z">
        <w:r w:rsidDel="00F3098A">
          <w:rPr>
            <w:rFonts w:cs="Arial"/>
            <w:color w:val="000000"/>
          </w:rPr>
          <w:delText xml:space="preserve">stopped </w:delText>
        </w:r>
      </w:del>
      <w:ins w:id="3187" w:author="Jim Kulp" w:date="2009-07-10T13:19:00Z">
        <w:r w:rsidR="00F3098A">
          <w:rPr>
            <w:rFonts w:cs="Arial"/>
            <w:color w:val="000000"/>
          </w:rPr>
          <w:t xml:space="preserve">suspended </w:t>
        </w:r>
      </w:ins>
      <w:r>
        <w:rPr>
          <w:rFonts w:cs="Arial"/>
          <w:color w:val="000000"/>
        </w:rPr>
        <w:t>state.</w:t>
      </w:r>
    </w:p>
    <w:p w:rsidR="00C00329" w:rsidRDefault="00C00329" w:rsidP="00C00329">
      <w:pPr>
        <w:autoSpaceDE w:val="0"/>
        <w:autoSpaceDN w:val="0"/>
        <w:adjustRightInd w:val="0"/>
        <w:spacing w:before="0"/>
        <w:ind w:left="720"/>
        <w:rPr>
          <w:rFonts w:cs="Arial"/>
          <w:color w:val="000000"/>
        </w:rPr>
      </w:pPr>
      <w:r>
        <w:rPr>
          <w:rFonts w:cs="Arial"/>
          <w:color w:val="000000"/>
        </w:rPr>
        <w:t>Example: A 3:1 message merge worker receiving a reset on one of its message input interfaces should, if buffering, avoid appending the partially received message to the output, and should understand that any remaining input on that interface will not arrive. It should prepare for new, valid, input following the reset event.</w:t>
      </w:r>
    </w:p>
    <w:p w:rsidR="00C00329" w:rsidRDefault="00C00329" w:rsidP="00C00329">
      <w:pPr>
        <w:autoSpaceDE w:val="0"/>
        <w:autoSpaceDN w:val="0"/>
        <w:adjustRightInd w:val="0"/>
        <w:spacing w:before="240"/>
        <w:rPr>
          <w:rFonts w:cs="Arial"/>
          <w:color w:val="000000"/>
        </w:rPr>
      </w:pPr>
      <w:r>
        <w:rPr>
          <w:rFonts w:cs="Arial"/>
          <w:color w:val="000000"/>
        </w:rPr>
        <w:t>OCP Reset Policy Applies. See the OCP section on the sideband signal reset; but specifically:</w:t>
      </w:r>
    </w:p>
    <w:p w:rsidR="00C00329" w:rsidRDefault="00C00329" w:rsidP="00C00329">
      <w:pPr>
        <w:pStyle w:val="ListBullet"/>
        <w:numPr>
          <w:numberingChange w:id="3188" w:author="James Kulp" w:date="2008-11-13T10:51:00Z" w:original=""/>
        </w:numPr>
      </w:pPr>
      <w:r>
        <w:t>Reset asserts asynchronously, but de-asserts synchronously.</w:t>
      </w:r>
    </w:p>
    <w:p w:rsidR="00C00329" w:rsidRDefault="00C00329" w:rsidP="00C00329">
      <w:pPr>
        <w:pStyle w:val="ListBullet"/>
        <w:numPr>
          <w:numberingChange w:id="3189" w:author="James Kulp" w:date="2008-11-13T10:51:00Z" w:original=""/>
        </w:numPr>
      </w:pPr>
      <w:r>
        <w:t>Reset shall be asserted for a minimum duration of 16 cycles of the clock domain to which the reset signal is synchronous.</w:t>
      </w:r>
    </w:p>
    <w:p w:rsidR="00C00329" w:rsidRPr="000B46F6" w:rsidRDefault="00C00329" w:rsidP="00C00329">
      <w:pPr>
        <w:pStyle w:val="ListBullet"/>
        <w:numPr>
          <w:numberingChange w:id="3190" w:author="James Kulp" w:date="2008-11-13T10:51:00Z" w:original=""/>
        </w:numPr>
      </w:pPr>
      <w:r>
        <w:t>Workers must be able to reset in this 16-cycle duration.</w:t>
      </w:r>
    </w:p>
    <w:p w:rsidR="00C00329" w:rsidRPr="000B46F6" w:rsidRDefault="00C00329" w:rsidP="00C00329">
      <w:r w:rsidRPr="001E2B1B">
        <w:t xml:space="preserve">Observation: </w:t>
      </w:r>
      <w:r>
        <w:t>Although system reset will assert asynchronously and de-assert synchronously; this does not preclude an implementation from using a fully synchronous reset scheme, if so desired. Such an implementation would need to be aware that reset-assertion could occur without a relationship to any clock edge and may need to synchronized appropriately.  WIP-compliant workers must accomplish reset in 16 WCI clocks.</w:t>
      </w:r>
    </w:p>
    <w:p w:rsidR="00C00329" w:rsidRPr="001E2B1B" w:rsidRDefault="00C00329" w:rsidP="00C00329">
      <w:pPr>
        <w:pStyle w:val="Heading2"/>
        <w:numPr>
          <w:numberingChange w:id="3191" w:author="James Kulp" w:date="2008-11-13T10:51:00Z" w:original="%1:2:0:.%2:9:0:"/>
        </w:numPr>
      </w:pPr>
      <w:bookmarkStart w:id="3192" w:name="_Toc141235420"/>
      <w:r w:rsidRPr="001E2B1B">
        <w:t xml:space="preserve">Worker </w:t>
      </w:r>
      <w:r>
        <w:t xml:space="preserve">Global </w:t>
      </w:r>
      <w:r w:rsidRPr="001E2B1B">
        <w:t>Attributes</w:t>
      </w:r>
      <w:bookmarkEnd w:id="3192"/>
    </w:p>
    <w:p w:rsidR="00C00329" w:rsidRPr="001E2B1B" w:rsidRDefault="00C00329" w:rsidP="00C00329">
      <w:r>
        <w:t>Worker global attributes contain information that is common across the worker, and not specific to an</w:t>
      </w:r>
      <w:ins w:id="3193" w:author="Jim Kulp" w:date="2010-07-20T09:09:00Z">
        <w:r w:rsidR="008E68A7">
          <w:t>y</w:t>
        </w:r>
      </w:ins>
      <w:r>
        <w:t xml:space="preserve"> </w:t>
      </w:r>
      <w:ins w:id="3194" w:author="Jim Kulp" w:date="2010-07-20T09:09:00Z">
        <w:r w:rsidR="008E68A7">
          <w:t xml:space="preserve">of its </w:t>
        </w:r>
      </w:ins>
      <w:r>
        <w:t>interface</w:t>
      </w:r>
      <w:ins w:id="3195" w:author="Jim Kulp" w:date="2010-07-20T09:09:00Z">
        <w:r w:rsidR="008E68A7">
          <w:t>s</w:t>
        </w:r>
      </w:ins>
      <w:r>
        <w:t>.</w:t>
      </w:r>
    </w:p>
    <w:p w:rsidR="00C00329" w:rsidRPr="001E2B1B" w:rsidRDefault="00C00329" w:rsidP="00C00329">
      <w:pPr>
        <w:pStyle w:val="Heading3"/>
        <w:numPr>
          <w:numberingChange w:id="3196" w:author="James Kulp" w:date="2008-11-13T10:51:00Z" w:original="%1:2:0:.%2:9:0:.%3:1:0:"/>
        </w:numPr>
      </w:pPr>
      <w:bookmarkStart w:id="3197" w:name="_Toc141235421"/>
      <w:r w:rsidRPr="001E2B1B">
        <w:t xml:space="preserve">Worker </w:t>
      </w:r>
      <w:r>
        <w:t>Global Attribute Summary</w:t>
      </w:r>
      <w:bookmarkEnd w:id="3197"/>
    </w:p>
    <w:p w:rsidR="00C00329" w:rsidRPr="001E2B1B" w:rsidRDefault="00C00329" w:rsidP="00C00329">
      <w:pPr>
        <w:pStyle w:val="Caption"/>
        <w:keepNext/>
      </w:pPr>
      <w:r w:rsidRPr="001E2B1B">
        <w:t xml:space="preserve">Table </w:t>
      </w:r>
      <w:fldSimple w:instr=" SEQ Table \* ARABIC ">
        <w:r w:rsidR="00AF5D6E">
          <w:rPr>
            <w:noProof/>
          </w:rPr>
          <w:t>3</w:t>
        </w:r>
      </w:fldSimple>
      <w:r w:rsidRPr="001E2B1B">
        <w:t xml:space="preserve"> – </w:t>
      </w:r>
      <w:r>
        <w:t>Worker Global</w:t>
      </w:r>
      <w:r w:rsidRPr="001E2B1B">
        <w:t xml:space="preserve"> Attribute Table</w:t>
      </w:r>
    </w:p>
    <w:tbl>
      <w:tblPr>
        <w:tblStyle w:val="TableGrid"/>
        <w:tblW w:w="852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786"/>
        <w:gridCol w:w="1174"/>
        <w:gridCol w:w="4564"/>
      </w:tblGrid>
      <w:tr w:rsidR="00C00329" w:rsidRPr="009D2231">
        <w:tc>
          <w:tcPr>
            <w:tcW w:w="2786" w:type="dxa"/>
            <w:tcBorders>
              <w:top w:val="single" w:sz="4" w:space="0" w:color="000000"/>
              <w:bottom w:val="single" w:sz="6" w:space="0" w:color="000000"/>
            </w:tcBorders>
            <w:shd w:val="clear" w:color="auto" w:fill="F3F3F3"/>
            <w:vAlign w:val="center"/>
          </w:tcPr>
          <w:p w:rsidR="00C00329" w:rsidRPr="009D2231" w:rsidRDefault="00C00329" w:rsidP="00C00329">
            <w:pPr>
              <w:jc w:val="center"/>
              <w:rPr>
                <w:rFonts w:ascii="Verdana" w:hAnsi="Verdana"/>
                <w:b/>
                <w:sz w:val="20"/>
              </w:rPr>
            </w:pPr>
            <w:r w:rsidRPr="009D2231">
              <w:rPr>
                <w:rFonts w:ascii="Verdana" w:hAnsi="Verdana"/>
                <w:b/>
                <w:sz w:val="20"/>
              </w:rPr>
              <w:t>Attribute Name</w:t>
            </w:r>
          </w:p>
        </w:tc>
        <w:tc>
          <w:tcPr>
            <w:tcW w:w="1174" w:type="dxa"/>
            <w:tcBorders>
              <w:top w:val="single" w:sz="4" w:space="0" w:color="000000"/>
              <w:bottom w:val="single" w:sz="6" w:space="0" w:color="000000"/>
            </w:tcBorders>
            <w:shd w:val="clear" w:color="auto" w:fill="F3F3F3"/>
            <w:vAlign w:val="center"/>
          </w:tcPr>
          <w:p w:rsidR="00C00329" w:rsidRPr="009D2231" w:rsidRDefault="00C00329" w:rsidP="00C00329">
            <w:pPr>
              <w:jc w:val="center"/>
              <w:rPr>
                <w:rFonts w:ascii="Verdana" w:hAnsi="Verdana"/>
                <w:b/>
                <w:sz w:val="20"/>
              </w:rPr>
            </w:pPr>
            <w:r w:rsidRPr="009D2231">
              <w:rPr>
                <w:rFonts w:ascii="Verdana" w:hAnsi="Verdana"/>
                <w:b/>
                <w:sz w:val="20"/>
              </w:rPr>
              <w:t>Type</w:t>
            </w:r>
          </w:p>
          <w:p w:rsidR="00C00329" w:rsidRPr="009D2231" w:rsidRDefault="00C00329" w:rsidP="00C00329">
            <w:pPr>
              <w:jc w:val="center"/>
              <w:rPr>
                <w:rFonts w:ascii="Verdana" w:hAnsi="Verdana"/>
                <w:b/>
                <w:sz w:val="16"/>
              </w:rPr>
            </w:pPr>
            <w:r w:rsidRPr="009D2231">
              <w:rPr>
                <w:rFonts w:ascii="Verdana" w:hAnsi="Verdana"/>
                <w:sz w:val="16"/>
                <w:szCs w:val="16"/>
              </w:rPr>
              <w:t>(per XML Schema)</w:t>
            </w:r>
          </w:p>
        </w:tc>
        <w:tc>
          <w:tcPr>
            <w:tcW w:w="4564" w:type="dxa"/>
            <w:tcBorders>
              <w:top w:val="single" w:sz="4" w:space="0" w:color="000000"/>
              <w:bottom w:val="single" w:sz="6" w:space="0" w:color="000000"/>
            </w:tcBorders>
            <w:shd w:val="clear" w:color="auto" w:fill="F3F3F3"/>
          </w:tcPr>
          <w:p w:rsidR="00C00329" w:rsidRPr="009D2231" w:rsidRDefault="00C00329" w:rsidP="00C00329">
            <w:pPr>
              <w:jc w:val="center"/>
              <w:rPr>
                <w:rFonts w:ascii="Verdana" w:hAnsi="Verdana"/>
                <w:b/>
                <w:sz w:val="20"/>
              </w:rPr>
            </w:pPr>
            <w:r w:rsidRPr="009D2231">
              <w:rPr>
                <w:rFonts w:ascii="Verdana" w:hAnsi="Verdana"/>
                <w:b/>
                <w:sz w:val="20"/>
              </w:rPr>
              <w:t>Description</w:t>
            </w:r>
          </w:p>
        </w:tc>
      </w:tr>
      <w:tr w:rsidR="00C00329" w:rsidRPr="001E2B1B">
        <w:tc>
          <w:tcPr>
            <w:tcW w:w="2786" w:type="dxa"/>
            <w:tcBorders>
              <w:top w:val="single" w:sz="6" w:space="0" w:color="000000"/>
            </w:tcBorders>
            <w:vAlign w:val="center"/>
          </w:tcPr>
          <w:p w:rsidR="00C00329" w:rsidRPr="001E2B1B" w:rsidRDefault="00C00329" w:rsidP="00C00329">
            <w:pPr>
              <w:pStyle w:val="ICTableEntry"/>
            </w:pPr>
            <w:r>
              <w:t>Name</w:t>
            </w:r>
          </w:p>
        </w:tc>
        <w:tc>
          <w:tcPr>
            <w:tcW w:w="1174" w:type="dxa"/>
            <w:tcBorders>
              <w:top w:val="single" w:sz="6" w:space="0" w:color="000000"/>
            </w:tcBorders>
            <w:vAlign w:val="center"/>
          </w:tcPr>
          <w:p w:rsidR="00C00329" w:rsidRPr="001E2B1B" w:rsidRDefault="00C00329" w:rsidP="00C00329">
            <w:pPr>
              <w:pStyle w:val="ICTableEntry"/>
            </w:pPr>
            <w:r>
              <w:t>WIP:Name</w:t>
            </w:r>
          </w:p>
        </w:tc>
        <w:tc>
          <w:tcPr>
            <w:tcW w:w="4564" w:type="dxa"/>
            <w:tcBorders>
              <w:top w:val="single" w:sz="6" w:space="0" w:color="000000"/>
            </w:tcBorders>
            <w:vAlign w:val="center"/>
          </w:tcPr>
          <w:p w:rsidR="00C00329" w:rsidRPr="001E2B1B" w:rsidRDefault="00C00329" w:rsidP="00C00329">
            <w:pPr>
              <w:pStyle w:val="ICTableEntry"/>
            </w:pPr>
            <w:r>
              <w:t>The name of the worker[TBD: extra constraints]</w:t>
            </w:r>
          </w:p>
        </w:tc>
      </w:tr>
      <w:tr w:rsidR="00C00329" w:rsidRPr="001E2B1B">
        <w:tc>
          <w:tcPr>
            <w:tcW w:w="2786" w:type="dxa"/>
            <w:vAlign w:val="center"/>
          </w:tcPr>
          <w:p w:rsidR="00C00329" w:rsidRPr="001E2B1B" w:rsidRDefault="00C00329" w:rsidP="00C00329">
            <w:pPr>
              <w:pStyle w:val="ICTableEntry"/>
            </w:pPr>
            <w:r>
              <w:t>Clocks</w:t>
            </w:r>
          </w:p>
        </w:tc>
        <w:tc>
          <w:tcPr>
            <w:tcW w:w="1174" w:type="dxa"/>
            <w:vAlign w:val="center"/>
          </w:tcPr>
          <w:p w:rsidR="00C00329" w:rsidRPr="001E2B1B" w:rsidRDefault="00C00329" w:rsidP="00C00329">
            <w:pPr>
              <w:pStyle w:val="ICTableEntry"/>
            </w:pPr>
            <w:r>
              <w:t>WIP:Clock</w:t>
            </w:r>
            <w:del w:id="3198" w:author="Jim Kulp" w:date="2009-12-09T09:09:00Z">
              <w:r w:rsidDel="000215D9">
                <w:delText>s</w:delText>
              </w:r>
            </w:del>
          </w:p>
        </w:tc>
        <w:tc>
          <w:tcPr>
            <w:tcW w:w="4564" w:type="dxa"/>
            <w:vAlign w:val="center"/>
          </w:tcPr>
          <w:p w:rsidR="00C00329" w:rsidRPr="001E2B1B" w:rsidRDefault="00C00329" w:rsidP="00C00329">
            <w:pPr>
              <w:pStyle w:val="ICTableEntry"/>
            </w:pPr>
            <w:del w:id="3199" w:author="Jim Kulp" w:date="2009-12-09T09:10:00Z">
              <w:r w:rsidDel="000215D9">
                <w:delText>Association of clocks and interfaces</w:delText>
              </w:r>
            </w:del>
            <w:ins w:id="3200" w:author="Jim Kulp" w:date="2009-12-09T09:10:00Z">
              <w:r w:rsidR="000215D9">
                <w:t>Declaration of a clock for the worker</w:t>
              </w:r>
            </w:ins>
          </w:p>
        </w:tc>
      </w:tr>
      <w:tr w:rsidR="00C00329" w:rsidRPr="001E2B1B">
        <w:tc>
          <w:tcPr>
            <w:tcW w:w="2786" w:type="dxa"/>
            <w:vAlign w:val="center"/>
          </w:tcPr>
          <w:p w:rsidR="00C00329" w:rsidRDefault="00C00329" w:rsidP="00C00329">
            <w:pPr>
              <w:pStyle w:val="ICTableEntry"/>
            </w:pPr>
            <w:r>
              <w:t>Endian</w:t>
            </w:r>
          </w:p>
        </w:tc>
        <w:tc>
          <w:tcPr>
            <w:tcW w:w="1174" w:type="dxa"/>
            <w:vAlign w:val="center"/>
          </w:tcPr>
          <w:p w:rsidR="00C00329" w:rsidRDefault="00C00329" w:rsidP="00C00329">
            <w:pPr>
              <w:pStyle w:val="ICTableEntry"/>
            </w:pPr>
            <w:r>
              <w:t>WIP:Endian</w:t>
            </w:r>
          </w:p>
        </w:tc>
        <w:tc>
          <w:tcPr>
            <w:tcW w:w="4564" w:type="dxa"/>
            <w:vAlign w:val="center"/>
          </w:tcPr>
          <w:p w:rsidR="00C00329" w:rsidDel="005E5723" w:rsidRDefault="00C00329" w:rsidP="00C00329">
            <w:pPr>
              <w:pStyle w:val="ICTableEntry"/>
            </w:pPr>
            <w:r w:rsidDel="005E5723">
              <w:t>WCI endian and global endian default</w:t>
            </w:r>
          </w:p>
        </w:tc>
      </w:tr>
    </w:tbl>
    <w:p w:rsidR="00C00329" w:rsidRDefault="00C00329" w:rsidP="00C00329">
      <w:pPr>
        <w:pStyle w:val="Heading3"/>
        <w:numPr>
          <w:numberingChange w:id="3201" w:author="James Kulp" w:date="2008-11-13T10:51:00Z" w:original="%1:2:0:.%2:9:0:.%3:2:0:"/>
        </w:numPr>
      </w:pPr>
      <w:bookmarkStart w:id="3202" w:name="_Toc141235422"/>
      <w:r w:rsidRPr="001E2B1B">
        <w:t xml:space="preserve">Worker </w:t>
      </w:r>
      <w:r>
        <w:t>Global Attribute Details</w:t>
      </w:r>
      <w:bookmarkEnd w:id="3202"/>
    </w:p>
    <w:p w:rsidR="00C00329" w:rsidRPr="0034630C" w:rsidRDefault="00C00329" w:rsidP="00C00329"/>
    <w:tbl>
      <w:tblPr>
        <w:tblStyle w:val="TableGrid"/>
        <w:tblW w:w="852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786"/>
        <w:gridCol w:w="1174"/>
        <w:gridCol w:w="4564"/>
      </w:tblGrid>
      <w:tr w:rsidR="00C00329" w:rsidRPr="001E2B1B">
        <w:tc>
          <w:tcPr>
            <w:tcW w:w="2786" w:type="dxa"/>
            <w:tcBorders>
              <w:top w:val="single" w:sz="6" w:space="0" w:color="000000"/>
            </w:tcBorders>
            <w:vAlign w:val="center"/>
          </w:tcPr>
          <w:p w:rsidR="00C00329" w:rsidRPr="001E2B1B" w:rsidRDefault="00C00329" w:rsidP="00C00329">
            <w:pPr>
              <w:pStyle w:val="ICTableEntry"/>
            </w:pPr>
            <w:r>
              <w:t>Name</w:t>
            </w:r>
          </w:p>
        </w:tc>
        <w:tc>
          <w:tcPr>
            <w:tcW w:w="1174" w:type="dxa"/>
            <w:tcBorders>
              <w:top w:val="single" w:sz="6" w:space="0" w:color="000000"/>
            </w:tcBorders>
            <w:vAlign w:val="center"/>
          </w:tcPr>
          <w:p w:rsidR="00C00329" w:rsidRPr="001E2B1B" w:rsidRDefault="00C00329" w:rsidP="00C00329">
            <w:pPr>
              <w:pStyle w:val="ICTableEntry"/>
            </w:pPr>
            <w:r>
              <w:t>WIP:Ident</w:t>
            </w:r>
          </w:p>
        </w:tc>
        <w:tc>
          <w:tcPr>
            <w:tcW w:w="4564" w:type="dxa"/>
            <w:tcBorders>
              <w:top w:val="single" w:sz="6" w:space="0" w:color="000000"/>
            </w:tcBorders>
            <w:vAlign w:val="center"/>
          </w:tcPr>
          <w:p w:rsidR="00C00329" w:rsidRPr="001E2B1B" w:rsidRDefault="00C00329" w:rsidP="00C00329">
            <w:pPr>
              <w:pStyle w:val="ICTableEntry"/>
            </w:pPr>
            <w:r>
              <w:t>The name of the worker</w:t>
            </w:r>
          </w:p>
        </w:tc>
      </w:tr>
    </w:tbl>
    <w:p w:rsidR="00C00329" w:rsidRDefault="00C00329" w:rsidP="00C00329">
      <w:pPr>
        <w:autoSpaceDE w:val="0"/>
        <w:autoSpaceDN w:val="0"/>
        <w:adjustRightInd w:val="0"/>
        <w:spacing w:before="0"/>
        <w:rPr>
          <w:rFonts w:cs="Arial"/>
          <w:color w:val="000000"/>
        </w:rPr>
      </w:pPr>
      <w:r>
        <w:rPr>
          <w:rFonts w:cs="Arial"/>
          <w:color w:val="000000"/>
        </w:rPr>
        <w:t>Name – The name of the worker.</w:t>
      </w:r>
    </w:p>
    <w:p w:rsidR="00C00329" w:rsidRDefault="00C00329" w:rsidP="00C00329">
      <w:pPr>
        <w:autoSpaceDE w:val="0"/>
        <w:autoSpaceDN w:val="0"/>
        <w:adjustRightInd w:val="0"/>
        <w:spacing w:before="0"/>
        <w:rPr>
          <w:rFonts w:cs="Arial"/>
          <w:color w:val="000000"/>
        </w:rPr>
      </w:pPr>
      <w:r>
        <w:t>In VHDL, the worker Name attribute must match (ignoring case) the entity name for top-level entity (design unit) for the RTL worker component being described.  In Verilog, it should match the module name.</w:t>
      </w:r>
    </w:p>
    <w:tbl>
      <w:tblPr>
        <w:tblStyle w:val="TableGrid"/>
        <w:tblW w:w="852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786"/>
        <w:gridCol w:w="1174"/>
        <w:gridCol w:w="4564"/>
      </w:tblGrid>
      <w:tr w:rsidR="00C00329" w:rsidRPr="001E2B1B">
        <w:tc>
          <w:tcPr>
            <w:tcW w:w="2786" w:type="dxa"/>
            <w:vAlign w:val="center"/>
          </w:tcPr>
          <w:p w:rsidR="00C00329" w:rsidRPr="001E2B1B" w:rsidRDefault="00C00329" w:rsidP="00C00329">
            <w:pPr>
              <w:pStyle w:val="ICTableEntry"/>
            </w:pPr>
            <w:r>
              <w:t>Clocks</w:t>
            </w:r>
          </w:p>
        </w:tc>
        <w:tc>
          <w:tcPr>
            <w:tcW w:w="1174" w:type="dxa"/>
            <w:vAlign w:val="center"/>
          </w:tcPr>
          <w:p w:rsidR="00C00329" w:rsidRPr="001E2B1B" w:rsidRDefault="00C00329" w:rsidP="00C00329">
            <w:pPr>
              <w:pStyle w:val="ICTableEntry"/>
            </w:pPr>
            <w:r>
              <w:t>WIP:Clock</w:t>
            </w:r>
            <w:del w:id="3203" w:author="Jim Kulp" w:date="2009-12-09T09:10:00Z">
              <w:r w:rsidDel="000215D9">
                <w:delText>s</w:delText>
              </w:r>
            </w:del>
          </w:p>
        </w:tc>
        <w:tc>
          <w:tcPr>
            <w:tcW w:w="4564" w:type="dxa"/>
            <w:vAlign w:val="center"/>
          </w:tcPr>
          <w:p w:rsidR="00C00329" w:rsidRPr="001E2B1B" w:rsidRDefault="000215D9" w:rsidP="00C00329">
            <w:pPr>
              <w:pStyle w:val="ICTableEntry"/>
            </w:pPr>
            <w:ins w:id="3204" w:author="Jim Kulp" w:date="2009-12-09T09:11:00Z">
              <w:r>
                <w:t>Declaration of a clock for the worker</w:t>
              </w:r>
            </w:ins>
            <w:del w:id="3205" w:author="Jim Kulp" w:date="2009-12-09T09:11:00Z">
              <w:r w:rsidR="00C00329" w:rsidDel="000215D9">
                <w:delText>Association of clocks and interfaces</w:delText>
              </w:r>
            </w:del>
          </w:p>
        </w:tc>
      </w:tr>
    </w:tbl>
    <w:p w:rsidR="00C00329" w:rsidRDefault="00C00329" w:rsidP="00C00329">
      <w:pPr>
        <w:autoSpaceDE w:val="0"/>
        <w:autoSpaceDN w:val="0"/>
        <w:adjustRightInd w:val="0"/>
        <w:spacing w:before="0"/>
      </w:pPr>
      <w:r>
        <w:rPr>
          <w:rFonts w:cs="Arial"/>
          <w:color w:val="000000"/>
        </w:rPr>
        <w:t xml:space="preserve">Clocks – A </w:t>
      </w:r>
      <w:del w:id="3206" w:author="Jim Kulp" w:date="2009-12-09T09:11:00Z">
        <w:r w:rsidDel="000215D9">
          <w:rPr>
            <w:rFonts w:cs="Arial"/>
            <w:color w:val="000000"/>
          </w:rPr>
          <w:delText xml:space="preserve">list </w:delText>
        </w:r>
      </w:del>
      <w:ins w:id="3207" w:author="Jim Kulp" w:date="2009-12-09T09:11:00Z">
        <w:r w:rsidR="000215D9">
          <w:rPr>
            <w:rFonts w:cs="Arial"/>
            <w:color w:val="000000"/>
          </w:rPr>
          <w:t xml:space="preserve">set </w:t>
        </w:r>
      </w:ins>
      <w:r>
        <w:rPr>
          <w:rFonts w:cs="Arial"/>
          <w:color w:val="000000"/>
        </w:rPr>
        <w:t xml:space="preserve">of all the implementation’s </w:t>
      </w:r>
      <w:r w:rsidRPr="0034630C">
        <w:rPr>
          <w:rFonts w:cs="Arial"/>
          <w:i/>
          <w:color w:val="000000"/>
        </w:rPr>
        <w:t xml:space="preserve">Named Clock </w:t>
      </w:r>
      <w:r w:rsidRPr="008F3053">
        <w:rPr>
          <w:rFonts w:cs="Arial"/>
          <w:i/>
          <w:color w:val="000000"/>
        </w:rPr>
        <w:t>Domains</w:t>
      </w:r>
      <w:del w:id="3208" w:author="Jim Kulp" w:date="2009-12-09T09:11:00Z">
        <w:r w:rsidRPr="008F3053" w:rsidDel="000215D9">
          <w:rPr>
            <w:rFonts w:cs="Arial"/>
            <w:color w:val="000000"/>
          </w:rPr>
          <w:delText xml:space="preserve"> and the interfaces associated with each one</w:delText>
        </w:r>
      </w:del>
      <w:r>
        <w:rPr>
          <w:rFonts w:cs="Arial"/>
          <w:color w:val="000000"/>
        </w:rPr>
        <w:t xml:space="preserve">.  </w:t>
      </w:r>
      <w:ins w:id="3209" w:author="Jim Kulp" w:date="2009-12-09T09:11:00Z">
        <w:r w:rsidR="000215D9">
          <w:rPr>
            <w:rFonts w:cs="Arial"/>
            <w:color w:val="000000"/>
          </w:rPr>
          <w:t xml:space="preserve">Each interface may reference these clocks to indicate that the interface operates in the domain of that clock.  Interfaces with no such association are assumed to operate with the same clock as the WCI interface.  Interfaces may also declare that they </w:t>
        </w:r>
      </w:ins>
      <w:ins w:id="3210" w:author="Jim Kulp" w:date="2009-12-09T09:13:00Z">
        <w:r w:rsidR="000215D9">
          <w:rPr>
            <w:rFonts w:cs="Arial"/>
            <w:color w:val="000000"/>
          </w:rPr>
          <w:t>“own” a clock, which simply means that the clock signal will be specifically</w:t>
        </w:r>
      </w:ins>
      <w:ins w:id="3211" w:author="Jim Kulp" w:date="2009-12-09T09:14:00Z">
        <w:r w:rsidR="000215D9">
          <w:rPr>
            <w:rFonts w:cs="Arial"/>
            <w:color w:val="000000"/>
          </w:rPr>
          <w:t xml:space="preserve"> be associated with the signals of that interface (and use the standard OCP naming for that signal).  Interfaces may also simply reference other interfaces explicitly, meaning</w:t>
        </w:r>
      </w:ins>
      <w:ins w:id="3212" w:author="Jim Kulp" w:date="2009-12-09T09:15:00Z">
        <w:r w:rsidR="000215D9">
          <w:rPr>
            <w:rFonts w:cs="Arial"/>
            <w:color w:val="000000"/>
          </w:rPr>
          <w:t xml:space="preserve"> that they use the same clock as the referenced interfaces.  If a clock is not “owned” by an interface, it requires its own explicitly specified name.</w:t>
        </w:r>
      </w:ins>
      <w:ins w:id="3213" w:author="Jim Kulp" w:date="2009-12-09T09:16:00Z">
        <w:r w:rsidR="000215D9">
          <w:rPr>
            <w:rFonts w:cs="Arial"/>
            <w:color w:val="000000"/>
          </w:rPr>
          <w:t xml:space="preserve">  If no clocks are mentioned at all, a single clock, “owned” by the WCI, will be defined and used for all interfaces.</w:t>
        </w:r>
      </w:ins>
      <w:ins w:id="3214" w:author="Jim Kulp" w:date="2009-12-09T09:17:00Z">
        <w:r w:rsidR="000215D9">
          <w:rPr>
            <w:rFonts w:cs="Arial"/>
            <w:color w:val="000000"/>
          </w:rPr>
          <w:t xml:space="preserve">  See the XML metadata section for syntactic details.</w:t>
        </w:r>
      </w:ins>
      <w:del w:id="3215" w:author="Jim Kulp" w:date="2009-12-09T09:17:00Z">
        <w:r w:rsidDel="000215D9">
          <w:rPr>
            <w:rFonts w:cs="Arial"/>
            <w:color w:val="000000"/>
          </w:rPr>
          <w:delText>Unmentioned interfaces default to using the clock of the control interface (WCI).  For each association of interface to clock domain, a</w:delText>
        </w:r>
        <w:r w:rsidDel="000215D9">
          <w:delText>n internal signal name for the clock at that interface may be specified if that signal name is not per the OCP specification and prefix rules mentioned below.</w:delText>
        </w:r>
      </w:del>
    </w:p>
    <w:p w:rsidR="00C00329" w:rsidRDefault="00C00329" w:rsidP="00C00329">
      <w:r>
        <w:t>Constraints (min/max rates etc.) per clock are TBD in this version of this specification.</w:t>
      </w:r>
    </w:p>
    <w:tbl>
      <w:tblPr>
        <w:tblStyle w:val="TableGrid"/>
        <w:tblW w:w="852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786"/>
        <w:gridCol w:w="1174"/>
        <w:gridCol w:w="4564"/>
      </w:tblGrid>
      <w:tr w:rsidR="00C00329" w:rsidRPr="001E2B1B">
        <w:tc>
          <w:tcPr>
            <w:tcW w:w="2786" w:type="dxa"/>
            <w:vAlign w:val="center"/>
          </w:tcPr>
          <w:p w:rsidR="00C00329" w:rsidRPr="001E2B1B" w:rsidRDefault="00C00329" w:rsidP="00C00329">
            <w:pPr>
              <w:pStyle w:val="ICTableEntry"/>
            </w:pPr>
            <w:r>
              <w:t>Endian</w:t>
            </w:r>
          </w:p>
        </w:tc>
        <w:tc>
          <w:tcPr>
            <w:tcW w:w="1174" w:type="dxa"/>
            <w:vAlign w:val="center"/>
          </w:tcPr>
          <w:p w:rsidR="00C00329" w:rsidRPr="001E2B1B" w:rsidRDefault="00C00329" w:rsidP="00C00329">
            <w:pPr>
              <w:pStyle w:val="ICTableEntry"/>
            </w:pPr>
            <w:r>
              <w:t>WIP:Endian</w:t>
            </w:r>
          </w:p>
        </w:tc>
        <w:tc>
          <w:tcPr>
            <w:tcW w:w="4564" w:type="dxa"/>
            <w:vAlign w:val="center"/>
          </w:tcPr>
          <w:p w:rsidR="00C00329" w:rsidRPr="001E2B1B" w:rsidRDefault="00C00329" w:rsidP="00C00329">
            <w:pPr>
              <w:pStyle w:val="ICTableEntry"/>
            </w:pPr>
            <w:r w:rsidDel="005E5723">
              <w:t>WCI endian and global endian default</w:t>
            </w:r>
          </w:p>
        </w:tc>
      </w:tr>
    </w:tbl>
    <w:p w:rsidR="00C00329" w:rsidRDefault="00C00329" w:rsidP="00C00329">
      <w:r>
        <w:t>Endian – A string indicating the endianness of the worker’s WCI interface behavior and the default endian behavior for all data interfaces.</w:t>
      </w:r>
    </w:p>
    <w:p w:rsidR="00C00329" w:rsidRDefault="00C00329" w:rsidP="00C00329">
      <w:pPr>
        <w:autoSpaceDE w:val="0"/>
        <w:autoSpaceDN w:val="0"/>
        <w:adjustRightInd w:val="0"/>
        <w:spacing w:before="0"/>
        <w:rPr>
          <w:rFonts w:cs="Arial"/>
          <w:color w:val="000000"/>
        </w:rPr>
      </w:pPr>
      <w:r>
        <w:rPr>
          <w:rFonts w:cs="Arial"/>
          <w:color w:val="000000"/>
        </w:rPr>
        <w:t>The default value (when this attribute is unspecified) is the simple case when workers:</w:t>
      </w:r>
    </w:p>
    <w:p w:rsidR="00C00329" w:rsidRDefault="00C00329" w:rsidP="00C00329">
      <w:pPr>
        <w:pStyle w:val="ListBullet"/>
        <w:numPr>
          <w:numberingChange w:id="3216" w:author="James Kulp" w:date="2008-11-13T10:51:00Z" w:original=""/>
        </w:numPr>
      </w:pPr>
      <w:r>
        <w:t>have no configuration property values of sizes other than the data path of the WCI (32 bits)</w:t>
      </w:r>
    </w:p>
    <w:p w:rsidR="00C00329" w:rsidRDefault="00C00329" w:rsidP="00C00329">
      <w:pPr>
        <w:pStyle w:val="ListBullet"/>
        <w:numPr>
          <w:numberingChange w:id="3217" w:author="James Kulp" w:date="2008-11-13T10:51:00Z" w:original=""/>
        </w:numPr>
      </w:pPr>
      <w:r>
        <w:t>accept or produce messages on any data interface that are only a (byte) multiple of the width of that interface</w:t>
      </w:r>
    </w:p>
    <w:p w:rsidR="00C00329" w:rsidRDefault="00C00329" w:rsidP="00C00329">
      <w:pPr>
        <w:pStyle w:val="ListBullet"/>
        <w:numPr>
          <w:numberingChange w:id="3218" w:author="James Kulp" w:date="2008-11-13T10:51:00Z" w:original=""/>
        </w:numPr>
      </w:pPr>
      <w:r>
        <w:t>process data values not smaller than the width of the data interface.</w:t>
      </w:r>
    </w:p>
    <w:p w:rsidR="00C00329" w:rsidRDefault="00C00329" w:rsidP="00C00329">
      <w:pPr>
        <w:autoSpaceDE w:val="0"/>
        <w:autoSpaceDN w:val="0"/>
        <w:adjustRightInd w:val="0"/>
        <w:spacing w:before="0"/>
        <w:rPr>
          <w:rFonts w:cs="Arial"/>
          <w:color w:val="000000"/>
        </w:rPr>
      </w:pPr>
      <w:r>
        <w:rPr>
          <w:rFonts w:cs="Arial"/>
          <w:color w:val="000000"/>
        </w:rPr>
        <w:t xml:space="preserve">If any of these are </w:t>
      </w:r>
      <w:r w:rsidRPr="00C15F10">
        <w:rPr>
          <w:rFonts w:cs="Arial"/>
          <w:i/>
          <w:color w:val="000000"/>
        </w:rPr>
        <w:t>not</w:t>
      </w:r>
      <w:r>
        <w:rPr>
          <w:rFonts w:cs="Arial"/>
          <w:color w:val="000000"/>
        </w:rPr>
        <w:t xml:space="preserve"> true, the implementer must specify a non-default value, as defined here:</w:t>
      </w:r>
    </w:p>
    <w:tbl>
      <w:tblPr>
        <w:tblStyle w:val="TableGrid"/>
        <w:tblW w:w="0" w:type="auto"/>
        <w:tblLook w:val="01E0"/>
      </w:tblPr>
      <w:tblGrid>
        <w:gridCol w:w="1278"/>
        <w:gridCol w:w="8100"/>
      </w:tblGrid>
      <w:tr w:rsidR="00C00329" w:rsidRPr="009D2231">
        <w:tc>
          <w:tcPr>
            <w:tcW w:w="1278" w:type="dxa"/>
            <w:shd w:val="clear" w:color="auto" w:fill="F3F3F3"/>
            <w:vAlign w:val="center"/>
          </w:tcPr>
          <w:p w:rsidR="00C00329" w:rsidRPr="009D2231" w:rsidRDefault="00C00329" w:rsidP="00C00329">
            <w:pPr>
              <w:autoSpaceDE w:val="0"/>
              <w:autoSpaceDN w:val="0"/>
              <w:adjustRightInd w:val="0"/>
              <w:spacing w:before="0"/>
              <w:rPr>
                <w:rFonts w:cs="Arial"/>
                <w:b/>
                <w:color w:val="000000"/>
                <w:sz w:val="20"/>
              </w:rPr>
            </w:pPr>
            <w:r w:rsidRPr="009D2231">
              <w:rPr>
                <w:rFonts w:cs="Arial"/>
                <w:b/>
                <w:color w:val="000000"/>
                <w:sz w:val="20"/>
              </w:rPr>
              <w:t>Attribute Value</w:t>
            </w:r>
          </w:p>
        </w:tc>
        <w:tc>
          <w:tcPr>
            <w:tcW w:w="8100" w:type="dxa"/>
            <w:shd w:val="clear" w:color="auto" w:fill="F3F3F3"/>
            <w:vAlign w:val="center"/>
          </w:tcPr>
          <w:p w:rsidR="00C00329" w:rsidRPr="009D2231" w:rsidRDefault="00C00329" w:rsidP="00C00329">
            <w:pPr>
              <w:autoSpaceDE w:val="0"/>
              <w:autoSpaceDN w:val="0"/>
              <w:adjustRightInd w:val="0"/>
              <w:spacing w:before="0"/>
              <w:rPr>
                <w:rFonts w:cs="Arial"/>
                <w:b/>
                <w:color w:val="000000"/>
                <w:sz w:val="20"/>
              </w:rPr>
            </w:pPr>
            <w:r w:rsidRPr="009D2231">
              <w:rPr>
                <w:rFonts w:cs="Arial"/>
                <w:b/>
                <w:color w:val="000000"/>
                <w:sz w:val="20"/>
              </w:rPr>
              <w:t>Description</w:t>
            </w:r>
          </w:p>
        </w:tc>
      </w:tr>
      <w:tr w:rsidR="00C00329" w:rsidRPr="009D2231">
        <w:tc>
          <w:tcPr>
            <w:tcW w:w="1278"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neutral</w:t>
            </w:r>
          </w:p>
        </w:tc>
        <w:tc>
          <w:tcPr>
            <w:tcW w:w="8100"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No inherent endianness — the default as described above</w:t>
            </w:r>
          </w:p>
        </w:tc>
      </w:tr>
      <w:tr w:rsidR="00C00329" w:rsidRPr="009D2231">
        <w:tc>
          <w:tcPr>
            <w:tcW w:w="1278"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big</w:t>
            </w:r>
          </w:p>
        </w:tc>
        <w:tc>
          <w:tcPr>
            <w:tcW w:w="8100"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Big-endian</w:t>
            </w:r>
          </w:p>
        </w:tc>
      </w:tr>
      <w:tr w:rsidR="00C00329" w:rsidRPr="009D2231">
        <w:tc>
          <w:tcPr>
            <w:tcW w:w="1278"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little</w:t>
            </w:r>
          </w:p>
        </w:tc>
        <w:tc>
          <w:tcPr>
            <w:tcW w:w="8100"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Little-endian</w:t>
            </w:r>
          </w:p>
        </w:tc>
      </w:tr>
      <w:tr w:rsidR="00C00329" w:rsidRPr="009D2231">
        <w:tc>
          <w:tcPr>
            <w:tcW w:w="1278"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static</w:t>
            </w:r>
          </w:p>
        </w:tc>
        <w:tc>
          <w:tcPr>
            <w:tcW w:w="8100"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The implementation supports both endian via a static configuration input.</w:t>
            </w:r>
          </w:p>
        </w:tc>
      </w:tr>
      <w:tr w:rsidR="00C00329" w:rsidRPr="009D2231">
        <w:tc>
          <w:tcPr>
            <w:tcW w:w="1278"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dynamic</w:t>
            </w:r>
          </w:p>
        </w:tc>
        <w:tc>
          <w:tcPr>
            <w:tcW w:w="8100" w:type="dxa"/>
            <w:vAlign w:val="center"/>
          </w:tcPr>
          <w:p w:rsidR="00C00329" w:rsidRPr="009D2231" w:rsidRDefault="00C00329" w:rsidP="00C00329">
            <w:pPr>
              <w:autoSpaceDE w:val="0"/>
              <w:autoSpaceDN w:val="0"/>
              <w:adjustRightInd w:val="0"/>
              <w:spacing w:before="0"/>
              <w:rPr>
                <w:rFonts w:cs="Arial"/>
                <w:color w:val="000000"/>
                <w:sz w:val="20"/>
              </w:rPr>
            </w:pPr>
            <w:r w:rsidRPr="009D2231">
              <w:rPr>
                <w:rFonts w:cs="Arial"/>
                <w:color w:val="000000"/>
                <w:sz w:val="20"/>
              </w:rPr>
              <w:t>Runtime supports both, accepted dynamically (on release of WCI reset) from WCI MFlag[1]</w:t>
            </w:r>
          </w:p>
        </w:tc>
      </w:tr>
    </w:tbl>
    <w:p w:rsidR="00C00329" w:rsidRDefault="00C00329" w:rsidP="00C00329">
      <w:pPr>
        <w:autoSpaceDE w:val="0"/>
        <w:autoSpaceDN w:val="0"/>
        <w:adjustRightInd w:val="0"/>
        <w:spacing w:before="0"/>
        <w:rPr>
          <w:rFonts w:cs="Arial"/>
          <w:color w:val="000000"/>
        </w:rPr>
      </w:pPr>
    </w:p>
    <w:tbl>
      <w:tblPr>
        <w:tblStyle w:val="TableGrid"/>
        <w:tblW w:w="0" w:type="auto"/>
        <w:tblLook w:val="01E0"/>
      </w:tblPr>
      <w:tblGrid>
        <w:gridCol w:w="2268"/>
        <w:gridCol w:w="3330"/>
      </w:tblGrid>
      <w:tr w:rsidR="00C00329" w:rsidRPr="00AB7A82">
        <w:trPr>
          <w:trHeight w:val="278"/>
        </w:trPr>
        <w:tc>
          <w:tcPr>
            <w:tcW w:w="2268" w:type="dxa"/>
            <w:shd w:val="clear" w:color="auto" w:fill="F3F3F3"/>
            <w:vAlign w:val="bottom"/>
          </w:tcPr>
          <w:p w:rsidR="00C00329" w:rsidRPr="00AB7A82" w:rsidRDefault="00C00329" w:rsidP="00C00329">
            <w:pPr>
              <w:autoSpaceDE w:val="0"/>
              <w:autoSpaceDN w:val="0"/>
              <w:adjustRightInd w:val="0"/>
              <w:spacing w:before="0"/>
              <w:jc w:val="center"/>
              <w:rPr>
                <w:rFonts w:cs="Arial"/>
                <w:b/>
                <w:color w:val="000000"/>
                <w:sz w:val="18"/>
                <w:szCs w:val="18"/>
              </w:rPr>
            </w:pPr>
            <w:r w:rsidRPr="00AB7A82">
              <w:rPr>
                <w:rFonts w:cs="Arial"/>
                <w:b/>
                <w:color w:val="000000"/>
                <w:sz w:val="18"/>
                <w:szCs w:val="18"/>
              </w:rPr>
              <w:t>WCI MFlag[1]</w:t>
            </w:r>
          </w:p>
        </w:tc>
        <w:tc>
          <w:tcPr>
            <w:tcW w:w="3330" w:type="dxa"/>
            <w:shd w:val="clear" w:color="auto" w:fill="F3F3F3"/>
            <w:vAlign w:val="bottom"/>
          </w:tcPr>
          <w:p w:rsidR="00C00329" w:rsidRPr="00AB7A82" w:rsidRDefault="00C00329" w:rsidP="00C00329">
            <w:pPr>
              <w:autoSpaceDE w:val="0"/>
              <w:autoSpaceDN w:val="0"/>
              <w:adjustRightInd w:val="0"/>
              <w:spacing w:before="0"/>
              <w:jc w:val="center"/>
              <w:rPr>
                <w:rFonts w:cs="Arial"/>
                <w:b/>
                <w:color w:val="000000"/>
                <w:sz w:val="18"/>
                <w:szCs w:val="18"/>
              </w:rPr>
            </w:pPr>
            <w:r w:rsidRPr="00AB7A82">
              <w:rPr>
                <w:rFonts w:cs="Arial"/>
                <w:b/>
                <w:color w:val="000000"/>
                <w:sz w:val="18"/>
                <w:szCs w:val="18"/>
              </w:rPr>
              <w:t>Description</w:t>
            </w:r>
          </w:p>
        </w:tc>
      </w:tr>
      <w:tr w:rsidR="00C00329" w:rsidRPr="00AB7A82">
        <w:tc>
          <w:tcPr>
            <w:tcW w:w="2268"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0</w:t>
            </w:r>
          </w:p>
        </w:tc>
        <w:tc>
          <w:tcPr>
            <w:tcW w:w="3330"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Little-Endian</w:t>
            </w:r>
          </w:p>
        </w:tc>
      </w:tr>
      <w:tr w:rsidR="00C00329" w:rsidRPr="00AB7A82">
        <w:tc>
          <w:tcPr>
            <w:tcW w:w="2268"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1</w:t>
            </w:r>
          </w:p>
        </w:tc>
        <w:tc>
          <w:tcPr>
            <w:tcW w:w="3330"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Big-Endian</w:t>
            </w:r>
          </w:p>
        </w:tc>
      </w:tr>
    </w:tbl>
    <w:p w:rsidR="00C00329" w:rsidRPr="001E2B1B" w:rsidRDefault="00C00329" w:rsidP="00C00329">
      <w:pPr>
        <w:pStyle w:val="Heading2"/>
        <w:numPr>
          <w:numberingChange w:id="3219" w:author="James Kulp" w:date="2008-11-13T10:51:00Z" w:original="%1:2:0:.%2:10:0:"/>
        </w:numPr>
      </w:pPr>
      <w:bookmarkStart w:id="3220" w:name="_Toc141235423"/>
      <w:r w:rsidRPr="001E2B1B">
        <w:t>Signal Prefi</w:t>
      </w:r>
      <w:r>
        <w:t>x Rules and Guidelines</w:t>
      </w:r>
      <w:bookmarkEnd w:id="3220"/>
    </w:p>
    <w:p w:rsidR="00C00329" w:rsidRDefault="00C00329" w:rsidP="00C00329">
      <w:pPr>
        <w:autoSpaceDE w:val="0"/>
        <w:autoSpaceDN w:val="0"/>
        <w:adjustRightInd w:val="0"/>
        <w:spacing w:before="0"/>
        <w:rPr>
          <w:rFonts w:cs="Arial"/>
          <w:color w:val="000000"/>
        </w:rPr>
      </w:pPr>
      <w:r w:rsidRPr="001E2B1B">
        <w:rPr>
          <w:rFonts w:cs="Arial"/>
          <w:color w:val="000000"/>
        </w:rPr>
        <w:t xml:space="preserve">This section describes the rules </w:t>
      </w:r>
      <w:r>
        <w:rPr>
          <w:rFonts w:cs="Arial"/>
          <w:color w:val="000000"/>
        </w:rPr>
        <w:t xml:space="preserve">and guidelines </w:t>
      </w:r>
      <w:r w:rsidRPr="001E2B1B">
        <w:rPr>
          <w:rFonts w:cs="Arial"/>
          <w:color w:val="000000"/>
        </w:rPr>
        <w:t xml:space="preserve">used to generate unique signal names for an RTL component based on </w:t>
      </w:r>
      <w:r>
        <w:rPr>
          <w:rFonts w:cs="Arial"/>
          <w:color w:val="000000"/>
        </w:rPr>
        <w:t>interface</w:t>
      </w:r>
      <w:r w:rsidRPr="001E2B1B">
        <w:rPr>
          <w:rFonts w:cs="Arial"/>
          <w:color w:val="000000"/>
        </w:rPr>
        <w:t xml:space="preserve"> name and interface </w:t>
      </w:r>
      <w:r>
        <w:rPr>
          <w:rFonts w:cs="Arial"/>
          <w:color w:val="000000"/>
        </w:rPr>
        <w:t xml:space="preserve">profile </w:t>
      </w:r>
      <w:r w:rsidRPr="001E2B1B">
        <w:rPr>
          <w:rFonts w:cs="Arial"/>
          <w:color w:val="000000"/>
        </w:rPr>
        <w:t>selected.</w:t>
      </w:r>
    </w:p>
    <w:p w:rsidR="00C00329" w:rsidRDefault="00C00329" w:rsidP="00C00329">
      <w:pPr>
        <w:pStyle w:val="Heading3"/>
        <w:numPr>
          <w:numberingChange w:id="3221" w:author="James Kulp" w:date="2008-11-13T10:51:00Z" w:original="%1:2:0:.%2:10:0:.%3:1:0:"/>
        </w:numPr>
      </w:pPr>
      <w:bookmarkStart w:id="3222" w:name="_Toc141235424"/>
      <w:r>
        <w:t>Signal Prefix Rule</w:t>
      </w:r>
      <w:bookmarkEnd w:id="3222"/>
    </w:p>
    <w:p w:rsidR="00C00329" w:rsidRDefault="00C00329" w:rsidP="00C00329">
      <w:r>
        <w:t>Signals shall be named by forming a signal name that is the concatenation of a unique interface identifier and the OCP signal name separated by the underscore (‘_’) character.</w:t>
      </w:r>
    </w:p>
    <w:p w:rsidR="00C00329" w:rsidRDefault="00C00329" w:rsidP="00C00329">
      <w:r>
        <w:t>For example:</w:t>
      </w:r>
    </w:p>
    <w:p w:rsidR="00C00329" w:rsidRPr="00EA24F9" w:rsidRDefault="00C00329" w:rsidP="00C00329">
      <w:pPr>
        <w:jc w:val="center"/>
        <w:rPr>
          <w:rFonts w:ascii="Courier New" w:hAnsi="Courier New" w:cs="Courier New"/>
        </w:rPr>
      </w:pPr>
      <w:r w:rsidRPr="00EA24F9">
        <w:rPr>
          <w:rFonts w:ascii="Courier New" w:hAnsi="Courier New" w:cs="Courier New"/>
        </w:rPr>
        <w:t>MyUniqueInterfaceName_MCmd</w:t>
      </w:r>
    </w:p>
    <w:p w:rsidR="00C00329" w:rsidRDefault="00C00329" w:rsidP="00C00329">
      <w:pPr>
        <w:pStyle w:val="Heading3"/>
        <w:numPr>
          <w:numberingChange w:id="3223" w:author="James Kulp" w:date="2008-11-13T10:51:00Z" w:original="%1:2:0:.%2:10:0:.%3:2:0:"/>
        </w:numPr>
      </w:pPr>
      <w:bookmarkStart w:id="3224" w:name="_Toc141235425"/>
      <w:r>
        <w:t>Signal Prefix Guideline</w:t>
      </w:r>
      <w:bookmarkEnd w:id="3224"/>
      <w:ins w:id="3225" w:author="Jim Kulp" w:date="2010-07-20T09:10:00Z">
        <w:r w:rsidR="008E68A7">
          <w:t xml:space="preserve"> (not mandatory)</w:t>
        </w:r>
      </w:ins>
    </w:p>
    <w:p w:rsidR="00C00329" w:rsidRDefault="00C00329" w:rsidP="00C00329">
      <w:r>
        <w:t>A default practice of the above rule involves the concatenation of the following sub-strings, separated by the underscore (‘_’) character:</w:t>
      </w:r>
    </w:p>
    <w:p w:rsidR="00C00329" w:rsidRDefault="00C00329" w:rsidP="00C00329">
      <w:pPr>
        <w:numPr>
          <w:ilvl w:val="0"/>
          <w:numId w:val="26"/>
          <w:numberingChange w:id="3226" w:author="James Kulp" w:date="2008-11-13T10:51:00Z" w:original="%1:1:0:."/>
        </w:numPr>
      </w:pPr>
      <w:r>
        <w:t>The string “ocp” to indicate behavior per the OCP spec.</w:t>
      </w:r>
    </w:p>
    <w:p w:rsidR="00C00329" w:rsidRDefault="00C00329" w:rsidP="00C00329">
      <w:pPr>
        <w:numPr>
          <w:ilvl w:val="0"/>
          <w:numId w:val="26"/>
          <w:numberingChange w:id="3227" w:author="James Kulp" w:date="2008-11-13T10:51:00Z" w:original="%1:2:0:."/>
        </w:numPr>
      </w:pPr>
      <w:r>
        <w:t>The abbreviation for the interface/profile type {WCI|WSI|WMI|WMemI}</w:t>
      </w:r>
    </w:p>
    <w:p w:rsidR="00C00329" w:rsidRDefault="00C00329" w:rsidP="00C00329">
      <w:pPr>
        <w:numPr>
          <w:ilvl w:val="0"/>
          <w:numId w:val="26"/>
          <w:numberingChange w:id="3228" w:author="James Kulp" w:date="2008-11-13T10:51:00Z" w:original="%1:3:0:."/>
        </w:numPr>
      </w:pPr>
      <w:r>
        <w:t>The interface name</w:t>
      </w:r>
    </w:p>
    <w:p w:rsidR="00C00329" w:rsidRDefault="00C00329" w:rsidP="00C00329">
      <w:pPr>
        <w:numPr>
          <w:ilvl w:val="0"/>
          <w:numId w:val="26"/>
          <w:numberingChange w:id="3229" w:author="James Kulp" w:date="2008-11-13T10:51:00Z" w:original="%1:4:0:."/>
        </w:numPr>
      </w:pPr>
      <w:r>
        <w:t>The OCP signal name</w:t>
      </w:r>
    </w:p>
    <w:p w:rsidR="00C00329" w:rsidRDefault="00C00329" w:rsidP="00C00329">
      <w:r>
        <w:t>For example:</w:t>
      </w:r>
    </w:p>
    <w:p w:rsidR="00C00329" w:rsidRDefault="00C00329" w:rsidP="00C00329">
      <w:pPr>
        <w:jc w:val="center"/>
        <w:rPr>
          <w:rFonts w:ascii="Courier New" w:hAnsi="Courier New" w:cs="Courier New"/>
        </w:rPr>
      </w:pPr>
      <w:r>
        <w:rPr>
          <w:rFonts w:ascii="Courier New" w:hAnsi="Courier New" w:cs="Courier New"/>
        </w:rPr>
        <w:t>ocp_wsi_chan1</w:t>
      </w:r>
      <w:r w:rsidRPr="00EA24F9">
        <w:rPr>
          <w:rFonts w:ascii="Courier New" w:hAnsi="Courier New" w:cs="Courier New"/>
        </w:rPr>
        <w:t>_MCmd</w:t>
      </w:r>
    </w:p>
    <w:p w:rsidR="00000000" w:rsidRDefault="008E68A7">
      <w:pPr>
        <w:numPr>
          <w:ins w:id="3230" w:author="Jim Kulp" w:date="2010-07-20T09:10:00Z"/>
        </w:numPr>
        <w:rPr>
          <w:ins w:id="3231" w:author="Jim Kulp" w:date="2010-07-20T09:10:00Z"/>
        </w:rPr>
        <w:pPrChange w:id="3232" w:author="Jim Kulp" w:date="2010-07-20T09:10:00Z">
          <w:pPr>
            <w:pStyle w:val="Heading3"/>
          </w:pPr>
        </w:pPrChange>
      </w:pPr>
      <w:bookmarkStart w:id="3233" w:name="_Toc141235426"/>
      <w:ins w:id="3234" w:author="Jim Kulp" w:date="2010-07-20T09:10:00Z">
        <w:r>
          <w:t>In fact OpenCPI tools allow this prefix pattern to be defined once such that the developer</w:t>
        </w:r>
      </w:ins>
      <w:ins w:id="3235" w:author="Jim Kulp" w:date="2010-07-20T09:11:00Z">
        <w:r>
          <w:t>’s preferred signal naming pattern can be used to automatically generate module (verilog) or entity/component (VHDL) definitions.</w:t>
        </w:r>
      </w:ins>
    </w:p>
    <w:p w:rsidR="00C00329" w:rsidRDefault="00C00329" w:rsidP="00C00329">
      <w:pPr>
        <w:pStyle w:val="Heading3"/>
        <w:numPr>
          <w:numberingChange w:id="3236" w:author="James Kulp" w:date="2008-11-13T10:51:00Z" w:original="%1:2:0:.%2:10:0:.%3:3:0:"/>
        </w:numPr>
      </w:pPr>
      <w:r>
        <w:t>Signal Prefix Example</w:t>
      </w:r>
      <w:bookmarkEnd w:id="3233"/>
      <w:r>
        <w:t xml:space="preserve"> </w:t>
      </w:r>
    </w:p>
    <w:p w:rsidR="00C00329" w:rsidRDefault="00C00329" w:rsidP="00C00329">
      <w:r>
        <w:t>The VHDL code snippet below shows an example use of the signal prefix naming guideline. This is part of a worker entity declaration. The annotated sections indicate:</w:t>
      </w:r>
    </w:p>
    <w:p w:rsidR="00C00329" w:rsidRDefault="00C00329" w:rsidP="00C00329">
      <w:pPr>
        <w:numPr>
          <w:ilvl w:val="0"/>
          <w:numId w:val="28"/>
          <w:numberingChange w:id="3237" w:author="James Kulp" w:date="2008-11-13T10:51:00Z" w:original="%1:1:0:."/>
        </w:numPr>
      </w:pPr>
      <w:r>
        <w:t>There is no special “types” or “definitions” package required for the WIPs.</w:t>
      </w:r>
    </w:p>
    <w:p w:rsidR="00C00329" w:rsidRDefault="00C00329" w:rsidP="00C00329">
      <w:pPr>
        <w:numPr>
          <w:ilvl w:val="0"/>
          <w:numId w:val="28"/>
          <w:numberingChange w:id="3238" w:author="James Kulp" w:date="2008-11-13T10:51:00Z" w:original="%1:2:0:."/>
        </w:numPr>
      </w:pPr>
      <w:r>
        <w:t>These signals are not explicitly part of any interface. They may or may not be used with a particular WIP.</w:t>
      </w:r>
    </w:p>
    <w:p w:rsidR="00C00329" w:rsidRDefault="00C00329" w:rsidP="00C00329">
      <w:pPr>
        <w:numPr>
          <w:ilvl w:val="0"/>
          <w:numId w:val="28"/>
          <w:numberingChange w:id="3239" w:author="James Kulp" w:date="2008-11-13T10:51:00Z" w:original="%1:3:0:."/>
        </w:numPr>
      </w:pPr>
      <w:r>
        <w:t>Infrastructure with a WSI named “AD0”.</w:t>
      </w:r>
    </w:p>
    <w:p w:rsidR="00C00329" w:rsidRDefault="00C00329" w:rsidP="00C00329">
      <w:pPr>
        <w:numPr>
          <w:ilvl w:val="0"/>
          <w:numId w:val="28"/>
          <w:numberingChange w:id="3240" w:author="James Kulp" w:date="2008-11-13T10:51:00Z" w:original="%1:4:0:."/>
        </w:numPr>
      </w:pPr>
      <w:r>
        <w:t>Infrastructure with a WSI named “AD1”.</w:t>
      </w:r>
    </w:p>
    <w:p w:rsidR="00C00329" w:rsidRDefault="00C00329" w:rsidP="00C00329">
      <w:r>
        <w:rPr>
          <w:noProof/>
        </w:rPr>
        <w:drawing>
          <wp:inline distT="0" distB="0" distL="0" distR="0">
            <wp:extent cx="6426200" cy="40132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426200" cy="4013200"/>
                    </a:xfrm>
                    <a:prstGeom prst="rect">
                      <a:avLst/>
                    </a:prstGeom>
                    <a:noFill/>
                    <a:ln w="9525">
                      <a:noFill/>
                      <a:miter lim="800000"/>
                      <a:headEnd/>
                      <a:tailEnd/>
                    </a:ln>
                  </pic:spPr>
                </pic:pic>
              </a:graphicData>
            </a:graphic>
          </wp:inline>
        </w:drawing>
      </w:r>
    </w:p>
    <w:p w:rsidR="00C00329" w:rsidRDefault="00C00329" w:rsidP="00C00329">
      <w:r>
        <w:t>Note that entity declarations can be automatically generated using WIP-compliant tools, based on the XML format of the worker’s attributes described in the WIP XML Schema section below.</w:t>
      </w:r>
    </w:p>
    <w:p w:rsidR="00C00329" w:rsidRPr="001E2B1B" w:rsidRDefault="00C00329" w:rsidP="00C00329">
      <w:pPr>
        <w:pStyle w:val="Heading1"/>
        <w:numPr>
          <w:numberingChange w:id="3241" w:author="James Kulp" w:date="2008-11-13T10:51:00Z" w:original="%1:3:0:"/>
        </w:numPr>
        <w:shd w:val="clear" w:color="auto" w:fill="E6E6E6"/>
      </w:pPr>
      <w:bookmarkStart w:id="3242" w:name="_Toc141235427"/>
      <w:bookmarkEnd w:id="2814"/>
      <w:r w:rsidRPr="001E2B1B">
        <w:t>Worker Control Interface (WCI)</w:t>
      </w:r>
      <w:bookmarkEnd w:id="3242"/>
    </w:p>
    <w:p w:rsidR="00C00329" w:rsidRPr="001E2B1B" w:rsidRDefault="00C00329" w:rsidP="00C00329">
      <w:pPr>
        <w:pStyle w:val="Heading2"/>
        <w:numPr>
          <w:numberingChange w:id="3243" w:author="James Kulp" w:date="2008-11-13T10:51:00Z" w:original="%1:3:0:.%2:1:0:"/>
        </w:numPr>
      </w:pPr>
      <w:bookmarkStart w:id="3244" w:name="_Toc141235428"/>
      <w:r w:rsidRPr="001E2B1B">
        <w:t xml:space="preserve">WCI </w:t>
      </w:r>
      <w:r w:rsidRPr="005E5723">
        <w:t>Motivation</w:t>
      </w:r>
      <w:bookmarkEnd w:id="3244"/>
    </w:p>
    <w:p w:rsidR="00C00329" w:rsidRDefault="00C00329" w:rsidP="00C00329">
      <w:pPr>
        <w:pStyle w:val="Body"/>
      </w:pPr>
      <w:r>
        <w:t xml:space="preserve">The Worker Control Interface’s primary goal is to make control plane support simple for worker developers by </w:t>
      </w:r>
      <w:r w:rsidRPr="00B41FF8">
        <w:rPr>
          <w:b/>
          <w:i/>
        </w:rPr>
        <w:t>insulating them from platform-specific interconnection networks</w:t>
      </w:r>
      <w:r>
        <w:t>, busses, bridges and endpoints that may exist between a generic control software and the worker.  It is the interface used to control and configure workers by the “control system”, which is usually software-based, with intervening infrastructure IP and hardware between the control software and worker IP.</w:t>
      </w:r>
    </w:p>
    <w:p w:rsidR="00C00329" w:rsidRDefault="00C00329" w:rsidP="00C00329">
      <w:pPr>
        <w:pStyle w:val="Body"/>
      </w:pPr>
      <w:r>
        <w:t>The diagram below illustrates the separation of concerns between Application Software Developer, Platform Supplier, and the worker control interface (WCI) described in this section.</w:t>
      </w:r>
    </w:p>
    <w:p w:rsidR="00C00329" w:rsidRPr="001E2B1B" w:rsidRDefault="00C00329" w:rsidP="00C00329">
      <w:pPr>
        <w:pStyle w:val="Body"/>
        <w:jc w:val="center"/>
      </w:pPr>
      <w:r>
        <w:rPr>
          <w:noProof/>
        </w:rPr>
        <w:drawing>
          <wp:inline distT="0" distB="0" distL="0" distR="0">
            <wp:extent cx="4056944" cy="3361267"/>
            <wp:effectExtent l="25400" t="0" r="7056" b="0"/>
            <wp:docPr id="2" name="Picture 1" descr="CPIP-Diagrams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8.pdf"/>
                    <pic:cNvPicPr/>
                  </pic:nvPicPr>
                  <ve:AlternateContent xmlns:ma="http://schemas.microsoft.com/office/mac/drawingml/2008/main">
                    <ve:Choice Requires="ma">
                      <pic:blipFill>
                        <a:blip r:embed="rId26"/>
                        <a:srcRect l="17744" t="8450" r="14054" b="18310"/>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7"/>
                        <a:srcRect l="17744" t="8450" r="14054" b="18310"/>
                        <a:stretch>
                          <a:fillRect/>
                        </a:stretch>
                      </pic:blipFill>
                    </ve:Fallback>
                  </ve:AlternateContent>
                  <pic:spPr>
                    <a:xfrm>
                      <a:off x="0" y="0"/>
                      <a:ext cx="4056944" cy="3361267"/>
                    </a:xfrm>
                    <a:prstGeom prst="rect">
                      <a:avLst/>
                    </a:prstGeom>
                  </pic:spPr>
                </pic:pic>
              </a:graphicData>
            </a:graphic>
          </wp:inline>
        </w:drawing>
      </w:r>
    </w:p>
    <w:p w:rsidR="00C00329" w:rsidRPr="00B41FF8" w:rsidRDefault="00C00329" w:rsidP="00C00329">
      <w:pPr>
        <w:pStyle w:val="Caption"/>
        <w:rPr>
          <w:bCs/>
        </w:rPr>
      </w:pPr>
      <w:r w:rsidRPr="00B41FF8">
        <w:t xml:space="preserve">Figure </w:t>
      </w:r>
      <w:fldSimple w:instr=" SEQ Figure \* ARABIC ">
        <w:r w:rsidR="00AF5D6E">
          <w:rPr>
            <w:noProof/>
          </w:rPr>
          <w:t>4</w:t>
        </w:r>
      </w:fldSimple>
      <w:r w:rsidRPr="00B41FF8">
        <w:t xml:space="preserve"> </w:t>
      </w:r>
      <w:r>
        <w:t>–</w:t>
      </w:r>
      <w:r w:rsidRPr="00B41FF8">
        <w:t xml:space="preserve"> </w:t>
      </w:r>
      <w:r>
        <w:t>Worker Control Interface – Separation of Concerns</w:t>
      </w:r>
    </w:p>
    <w:p w:rsidR="00C00329" w:rsidDel="005E5723" w:rsidRDefault="00C00329" w:rsidP="00C00329">
      <w:pPr>
        <w:pStyle w:val="Heading2"/>
        <w:numPr>
          <w:numberingChange w:id="3245" w:author="James Kulp" w:date="2008-11-13T10:51:00Z" w:original="%1:3:0:.%2:2:0:"/>
        </w:numPr>
      </w:pPr>
      <w:bookmarkStart w:id="3246" w:name="_Toc141235429"/>
      <w:r w:rsidDel="005E5723">
        <w:t>WCI Overview</w:t>
      </w:r>
      <w:bookmarkEnd w:id="3246"/>
    </w:p>
    <w:p w:rsidR="00C00329" w:rsidRPr="001E2B1B" w:rsidRDefault="00C00329" w:rsidP="00C00329">
      <w:pPr>
        <w:pStyle w:val="Body"/>
      </w:pPr>
      <w:r w:rsidRPr="001E2B1B">
        <w:t xml:space="preserve">The WCI is how workers are controlled and configured, and exactly one WCI exists in every worker.  Worker authors make certain choices for their </w:t>
      </w:r>
      <w:r>
        <w:t>WCI</w:t>
      </w:r>
      <w:r w:rsidRPr="001E2B1B">
        <w:t xml:space="preserve">, such as the types and extent of run-time configurable properties that are to be read or written. The choices, as in all WIP interfaces, are specified in </w:t>
      </w:r>
      <w:r>
        <w:t xml:space="preserve">simple </w:t>
      </w:r>
      <w:r w:rsidRPr="001E2B1B">
        <w:t xml:space="preserve">XML-based “metadata”.  This metadata then can be used to generate (for any implementation language) the interface definition used for a particular WCI-based </w:t>
      </w:r>
      <w:r>
        <w:t>interface.</w:t>
      </w:r>
    </w:p>
    <w:p w:rsidR="00C00329" w:rsidRPr="001E2B1B" w:rsidRDefault="00C00329" w:rsidP="00C00329">
      <w:pPr>
        <w:pStyle w:val="Body"/>
      </w:pPr>
      <w:r w:rsidRPr="001E2B1B">
        <w:t>A set of workers, each with a WCI, may at some point be collected together to be part of an application, running together, collocated, within a single</w:t>
      </w:r>
      <w:r>
        <w:t xml:space="preserve"> FPGA.  </w:t>
      </w:r>
      <w:r w:rsidRPr="001E2B1B">
        <w:t xml:space="preserve">The infrastructure provider can generate Control Plane IP (CPIP) for a set of workers, each having a WCI slave. CPIP refers to an implementation of the infrastructure-side logic used to </w:t>
      </w:r>
      <w:r>
        <w:t>control</w:t>
      </w:r>
      <w:r w:rsidRPr="001E2B1B">
        <w:t xml:space="preserve"> the workers. </w:t>
      </w:r>
      <w:r>
        <w:t>The CPIP is used by control software to access the WCI of a group of workers in the FPGA.</w:t>
      </w:r>
    </w:p>
    <w:p w:rsidR="00C00329" w:rsidRPr="001E2B1B" w:rsidRDefault="00C00329" w:rsidP="00C00329">
      <w:pPr>
        <w:pStyle w:val="Body"/>
        <w:jc w:val="center"/>
      </w:pPr>
      <w:r>
        <w:rPr>
          <w:noProof/>
        </w:rPr>
        <w:drawing>
          <wp:inline distT="0" distB="0" distL="0" distR="0">
            <wp:extent cx="3692948" cy="2286512"/>
            <wp:effectExtent l="25400" t="0" r="0" b="0"/>
            <wp:docPr id="3" name="Picture 2" descr="CPIP-Diagrams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8.pdf"/>
                    <pic:cNvPicPr/>
                  </pic:nvPicPr>
                  <ve:AlternateContent xmlns:ma="http://schemas.microsoft.com/office/mac/drawingml/2008/main">
                    <ve:Choice Requires="ma">
                      <pic:blipFill>
                        <a:blip r:embed="rId28"/>
                        <a:srcRect l="17673" t="32343" r="20201" b="17871"/>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9"/>
                        <a:srcRect l="17673" t="32343" r="20201" b="17871"/>
                        <a:stretch>
                          <a:fillRect/>
                        </a:stretch>
                      </pic:blipFill>
                    </ve:Fallback>
                  </ve:AlternateContent>
                  <pic:spPr>
                    <a:xfrm>
                      <a:off x="0" y="0"/>
                      <a:ext cx="3692948" cy="2286512"/>
                    </a:xfrm>
                    <a:prstGeom prst="rect">
                      <a:avLst/>
                    </a:prstGeom>
                  </pic:spPr>
                </pic:pic>
              </a:graphicData>
            </a:graphic>
          </wp:inline>
        </w:drawing>
      </w:r>
    </w:p>
    <w:p w:rsidR="00C00329" w:rsidRPr="001E2B1B" w:rsidRDefault="00C00329" w:rsidP="00C00329">
      <w:pPr>
        <w:pStyle w:val="Caption"/>
      </w:pPr>
      <w:r w:rsidRPr="001E2B1B">
        <w:t xml:space="preserve">Figure </w:t>
      </w:r>
      <w:fldSimple w:instr=" SEQ Figure \* ARABIC ">
        <w:r w:rsidR="00AF5D6E">
          <w:rPr>
            <w:noProof/>
          </w:rPr>
          <w:t>5</w:t>
        </w:r>
      </w:fldSimple>
      <w:r w:rsidRPr="001E2B1B">
        <w:t xml:space="preserve"> - Relation of CPIP to Workers</w:t>
      </w:r>
      <w:r w:rsidRPr="001E2B1B">
        <w:tab/>
      </w:r>
    </w:p>
    <w:p w:rsidR="00C00329" w:rsidRPr="001E2B1B" w:rsidDel="005E5723" w:rsidRDefault="00C00329" w:rsidP="00C00329">
      <w:pPr>
        <w:pStyle w:val="Heading3"/>
        <w:numPr>
          <w:numberingChange w:id="3247" w:author="James Kulp" w:date="2008-11-13T10:51:00Z" w:original="%1:3:0:.%2:2:0:.%3:1:0:"/>
        </w:numPr>
      </w:pPr>
      <w:bookmarkStart w:id="3248" w:name="_Toc141235430"/>
      <w:r w:rsidRPr="001E2B1B">
        <w:t xml:space="preserve">Control </w:t>
      </w:r>
      <w:r>
        <w:t>and</w:t>
      </w:r>
      <w:r w:rsidRPr="001E2B1B">
        <w:t xml:space="preserve"> Configuration</w:t>
      </w:r>
      <w:bookmarkEnd w:id="3248"/>
    </w:p>
    <w:p w:rsidR="00C00329" w:rsidRPr="001E2B1B" w:rsidRDefault="00C00329" w:rsidP="00C00329">
      <w:r w:rsidRPr="001E2B1B">
        <w:t>WCI transactions are either “control” or “configuration”.</w:t>
      </w:r>
      <w:ins w:id="3249" w:author="Jim Kulp" w:date="2010-07-20T09:12:00Z">
        <w:r w:rsidR="008E68A7">
          <w:t xml:space="preserve">  These transactions are generally defined in the OpenCPI Generic Authoring Model Reference </w:t>
        </w:r>
      </w:ins>
      <w:ins w:id="3250" w:author="Jim Kulp" w:date="2010-07-20T09:14:00Z">
        <w:r w:rsidR="008E68A7">
          <w:t>(AMR)</w:t>
        </w:r>
      </w:ins>
      <w:ins w:id="3251" w:author="Jim Kulp" w:date="2010-07-20T09:12:00Z">
        <w:r w:rsidR="008E68A7">
          <w:t>, with any aspects specific to the HDL authoring model defined here.</w:t>
        </w:r>
      </w:ins>
    </w:p>
    <w:p w:rsidR="00C00329" w:rsidRPr="001E2B1B" w:rsidRDefault="00C00329" w:rsidP="00C00329">
      <w:r w:rsidRPr="001E2B1B">
        <w:rPr>
          <w:b/>
        </w:rPr>
        <w:t>Control</w:t>
      </w:r>
      <w:r w:rsidRPr="001E2B1B">
        <w:t xml:space="preserve"> refers to a fixed set of </w:t>
      </w:r>
      <w:r>
        <w:t xml:space="preserve">“control </w:t>
      </w:r>
      <w:r w:rsidRPr="001E2B1B">
        <w:t>operations</w:t>
      </w:r>
      <w:r>
        <w:t>”</w:t>
      </w:r>
      <w:r w:rsidRPr="001E2B1B">
        <w:t xml:space="preserve"> that every worker component</w:t>
      </w:r>
      <w:r>
        <w:t>, explicitly or implicitly,</w:t>
      </w:r>
      <w:r w:rsidRPr="001E2B1B">
        <w:t xml:space="preserve"> must support. There are seven specific control operations. For some workers, the action associated with a particular WCI Control Operation may be no action at all.  Note that while (application) workers must all be uniformly controllable according to this control scheme, infrastructure IP may be configurable using a subset of WCI when it is not appropriate for them to be controllable as application IP.</w:t>
      </w:r>
    </w:p>
    <w:p w:rsidR="00C00329" w:rsidRPr="001E2B1B" w:rsidRDefault="00C00329" w:rsidP="00C00329">
      <w:r>
        <w:t>This</w:t>
      </w:r>
      <w:r w:rsidRPr="001E2B1B">
        <w:t xml:space="preserve"> control scheme is based on a number of other similar systems, and is intended to be</w:t>
      </w:r>
      <w:r>
        <w:t xml:space="preserve"> both generally useful and also</w:t>
      </w:r>
      <w:r w:rsidRPr="001E2B1B">
        <w:t xml:space="preserve"> support enough controllability to be compliant with other component standards.  </w:t>
      </w:r>
      <w:r>
        <w:t>The general model is that workers transition through various states based on the control operations.  It is the responsibility of control software to keep track of the states and issue the control operations in the correct sequence.</w:t>
      </w:r>
      <w:r w:rsidRPr="001E2B1B">
        <w:t xml:space="preserve"> OCP transactions on the WCI interface perform (request) the </w:t>
      </w:r>
      <w:r>
        <w:t>control operations</w:t>
      </w:r>
      <w:r w:rsidRPr="001E2B1B">
        <w:t>.</w:t>
      </w:r>
      <w:r>
        <w:t xml:space="preserve">  </w:t>
      </w:r>
      <w:ins w:id="3252" w:author="Jim Kulp" w:date="2010-07-20T09:14:00Z">
        <w:r w:rsidR="008E68A7">
          <w:t>The specific control operations are defined in the AMR.</w:t>
        </w:r>
      </w:ins>
      <w:del w:id="3253" w:author="Jim Kulp" w:date="2010-07-20T09:15:00Z">
        <w:r w:rsidDel="008E68A7">
          <w:delText>Here is a summary of the control operations, which are detailed below.</w:delText>
        </w:r>
      </w:del>
    </w:p>
    <w:p w:rsidR="00C00329" w:rsidRPr="001E2B1B" w:rsidDel="008E68A7" w:rsidRDefault="00C00329" w:rsidP="00C00329">
      <w:pPr>
        <w:pStyle w:val="Caption"/>
        <w:keepNext/>
        <w:rPr>
          <w:del w:id="3254" w:author="Jim Kulp" w:date="2010-07-20T09:15:00Z"/>
        </w:rPr>
      </w:pPr>
      <w:del w:id="3255" w:author="Jim Kulp" w:date="2010-07-20T09:15:00Z">
        <w:r w:rsidRPr="001E2B1B" w:rsidDel="008E68A7">
          <w:delText xml:space="preserve">Table </w:delText>
        </w:r>
        <w:r w:rsidR="0094753D" w:rsidDel="008E68A7">
          <w:rPr>
            <w:b w:val="0"/>
          </w:rPr>
          <w:fldChar w:fldCharType="begin"/>
        </w:r>
        <w:r w:rsidR="00007F60" w:rsidDel="008E68A7">
          <w:delInstrText xml:space="preserve"> SEQ Table \* ARABIC </w:delInstrText>
        </w:r>
        <w:r w:rsidR="0094753D" w:rsidDel="008E68A7">
          <w:rPr>
            <w:b w:val="0"/>
          </w:rPr>
          <w:fldChar w:fldCharType="separate"/>
        </w:r>
        <w:r w:rsidR="00902CF7" w:rsidDel="008E68A7">
          <w:rPr>
            <w:noProof/>
          </w:rPr>
          <w:delText>4</w:delText>
        </w:r>
        <w:r w:rsidR="0094753D" w:rsidDel="008E68A7">
          <w:rPr>
            <w:b w:val="0"/>
          </w:rPr>
          <w:fldChar w:fldCharType="end"/>
        </w:r>
        <w:r w:rsidRPr="001E2B1B" w:rsidDel="008E68A7">
          <w:delText xml:space="preserve"> – WCI Fixed Control Operations – Function Overview</w:delText>
        </w:r>
      </w:del>
    </w:p>
    <w:tbl>
      <w:tblPr>
        <w:tblStyle w:val="TableGrid"/>
        <w:tblW w:w="0" w:type="auto"/>
        <w:tblLook w:val="01E0"/>
      </w:tblPr>
      <w:tblGrid>
        <w:gridCol w:w="1818"/>
        <w:gridCol w:w="7431"/>
      </w:tblGrid>
      <w:tr w:rsidR="00C00329" w:rsidRPr="005C3C65" w:rsidDel="008E68A7">
        <w:trPr>
          <w:cantSplit/>
          <w:del w:id="3256" w:author="Jim Kulp" w:date="2010-07-20T09:15:00Z"/>
        </w:trPr>
        <w:tc>
          <w:tcPr>
            <w:tcW w:w="1818" w:type="dxa"/>
            <w:shd w:val="clear" w:color="auto" w:fill="F3F3F3"/>
            <w:vAlign w:val="center"/>
          </w:tcPr>
          <w:p w:rsidR="00C00329" w:rsidRPr="005C3C65" w:rsidDel="008E68A7" w:rsidRDefault="00C00329" w:rsidP="00C00329">
            <w:pPr>
              <w:keepNext/>
              <w:keepLines/>
              <w:jc w:val="center"/>
              <w:rPr>
                <w:del w:id="3257" w:author="Jim Kulp" w:date="2010-07-20T09:15:00Z"/>
                <w:b/>
                <w:sz w:val="20"/>
              </w:rPr>
            </w:pPr>
            <w:del w:id="3258" w:author="Jim Kulp" w:date="2010-07-20T09:15:00Z">
              <w:r w:rsidRPr="005C3C65" w:rsidDel="008E68A7">
                <w:rPr>
                  <w:b/>
                  <w:sz w:val="20"/>
                </w:rPr>
                <w:delText>WCI Control Operation</w:delText>
              </w:r>
            </w:del>
          </w:p>
        </w:tc>
        <w:tc>
          <w:tcPr>
            <w:tcW w:w="7431" w:type="dxa"/>
            <w:shd w:val="clear" w:color="auto" w:fill="F3F3F3"/>
            <w:vAlign w:val="center"/>
          </w:tcPr>
          <w:p w:rsidR="00C00329" w:rsidRPr="005C3C65" w:rsidDel="008E68A7" w:rsidRDefault="00C00329" w:rsidP="00C00329">
            <w:pPr>
              <w:keepNext/>
              <w:keepLines/>
              <w:jc w:val="center"/>
              <w:rPr>
                <w:del w:id="3259" w:author="Jim Kulp" w:date="2010-07-20T09:15:00Z"/>
                <w:b/>
                <w:sz w:val="20"/>
              </w:rPr>
            </w:pPr>
            <w:del w:id="3260" w:author="Jim Kulp" w:date="2010-07-20T09:15:00Z">
              <w:r w:rsidRPr="005C3C65" w:rsidDel="008E68A7">
                <w:rPr>
                  <w:b/>
                  <w:sz w:val="20"/>
                </w:rPr>
                <w:delText>Function Overview</w:delText>
              </w:r>
            </w:del>
          </w:p>
        </w:tc>
      </w:tr>
      <w:tr w:rsidR="00C00329" w:rsidRPr="005C3C65" w:rsidDel="008E68A7">
        <w:trPr>
          <w:cantSplit/>
          <w:del w:id="3261" w:author="Jim Kulp" w:date="2010-07-20T09:15:00Z"/>
        </w:trPr>
        <w:tc>
          <w:tcPr>
            <w:tcW w:w="1818" w:type="dxa"/>
            <w:vAlign w:val="center"/>
          </w:tcPr>
          <w:p w:rsidR="00C00329" w:rsidRPr="005C3C65" w:rsidDel="008E68A7" w:rsidRDefault="00C00329" w:rsidP="00C00329">
            <w:pPr>
              <w:keepNext/>
              <w:keepLines/>
              <w:jc w:val="center"/>
              <w:rPr>
                <w:del w:id="3262" w:author="Jim Kulp" w:date="2010-07-20T09:15:00Z"/>
                <w:b/>
                <w:sz w:val="20"/>
              </w:rPr>
            </w:pPr>
            <w:del w:id="3263" w:author="Jim Kulp" w:date="2010-07-20T09:15:00Z">
              <w:r w:rsidRPr="005C3C65" w:rsidDel="008E68A7">
                <w:rPr>
                  <w:b/>
                  <w:sz w:val="20"/>
                </w:rPr>
                <w:delText>Initialize</w:delText>
              </w:r>
            </w:del>
          </w:p>
        </w:tc>
        <w:tc>
          <w:tcPr>
            <w:tcW w:w="7431" w:type="dxa"/>
            <w:vAlign w:val="center"/>
          </w:tcPr>
          <w:p w:rsidR="00C00329" w:rsidRPr="005C3C65" w:rsidDel="008E68A7" w:rsidRDefault="00C00329" w:rsidP="00C00329">
            <w:pPr>
              <w:keepNext/>
              <w:keepLines/>
              <w:rPr>
                <w:del w:id="3264" w:author="Jim Kulp" w:date="2010-07-20T09:15:00Z"/>
                <w:sz w:val="20"/>
              </w:rPr>
            </w:pPr>
            <w:del w:id="3265" w:author="Jim Kulp" w:date="2010-07-20T09:15:00Z">
              <w:r w:rsidRPr="005C3C65" w:rsidDel="008E68A7">
                <w:rPr>
                  <w:sz w:val="20"/>
                </w:rPr>
                <w:delText>Perform any post-reset initializations, before configuration.</w:delText>
              </w:r>
            </w:del>
          </w:p>
        </w:tc>
      </w:tr>
      <w:tr w:rsidR="00C00329" w:rsidRPr="005C3C65" w:rsidDel="008E68A7">
        <w:trPr>
          <w:cantSplit/>
          <w:del w:id="3266" w:author="Jim Kulp" w:date="2010-07-20T09:15:00Z"/>
        </w:trPr>
        <w:tc>
          <w:tcPr>
            <w:tcW w:w="1818" w:type="dxa"/>
            <w:vAlign w:val="center"/>
          </w:tcPr>
          <w:p w:rsidR="00C00329" w:rsidRPr="005C3C65" w:rsidDel="008E68A7" w:rsidRDefault="00C00329" w:rsidP="00C00329">
            <w:pPr>
              <w:keepNext/>
              <w:keepLines/>
              <w:jc w:val="center"/>
              <w:rPr>
                <w:del w:id="3267" w:author="Jim Kulp" w:date="2010-07-20T09:15:00Z"/>
                <w:b/>
                <w:sz w:val="20"/>
              </w:rPr>
            </w:pPr>
            <w:del w:id="3268" w:author="Jim Kulp" w:date="2010-07-20T09:15:00Z">
              <w:r w:rsidRPr="005C3C65" w:rsidDel="008E68A7">
                <w:rPr>
                  <w:b/>
                  <w:sz w:val="20"/>
                </w:rPr>
                <w:delText>Start</w:delText>
              </w:r>
            </w:del>
          </w:p>
        </w:tc>
        <w:tc>
          <w:tcPr>
            <w:tcW w:w="7431" w:type="dxa"/>
            <w:vAlign w:val="center"/>
          </w:tcPr>
          <w:p w:rsidR="00C00329" w:rsidRPr="005C3C65" w:rsidDel="008E68A7" w:rsidRDefault="00C00329" w:rsidP="00C00329">
            <w:pPr>
              <w:keepNext/>
              <w:keepLines/>
              <w:rPr>
                <w:del w:id="3269" w:author="Jim Kulp" w:date="2010-07-20T09:15:00Z"/>
                <w:sz w:val="20"/>
              </w:rPr>
            </w:pPr>
            <w:del w:id="3270" w:author="Jim Kulp" w:date="2010-07-20T09:15:00Z">
              <w:r w:rsidRPr="005C3C65" w:rsidDel="008E68A7">
                <w:rPr>
                  <w:sz w:val="20"/>
                </w:rPr>
                <w:delText>Enter the operational state; start doing the operational work.</w:delText>
              </w:r>
            </w:del>
          </w:p>
        </w:tc>
      </w:tr>
      <w:tr w:rsidR="00C00329" w:rsidRPr="005C3C65" w:rsidDel="008E68A7">
        <w:trPr>
          <w:cantSplit/>
          <w:del w:id="3271" w:author="Jim Kulp" w:date="2010-07-20T09:15:00Z"/>
        </w:trPr>
        <w:tc>
          <w:tcPr>
            <w:tcW w:w="1818" w:type="dxa"/>
            <w:vAlign w:val="center"/>
          </w:tcPr>
          <w:p w:rsidR="00C00329" w:rsidRPr="005C3C65" w:rsidDel="008E68A7" w:rsidRDefault="00C00329" w:rsidP="00C00329">
            <w:pPr>
              <w:keepNext/>
              <w:keepLines/>
              <w:jc w:val="center"/>
              <w:rPr>
                <w:del w:id="3272" w:author="Jim Kulp" w:date="2010-07-20T09:15:00Z"/>
                <w:b/>
                <w:sz w:val="20"/>
              </w:rPr>
            </w:pPr>
            <w:del w:id="3273" w:author="Jim Kulp" w:date="2010-07-20T09:15:00Z">
              <w:r w:rsidRPr="005C3C65" w:rsidDel="008E68A7">
                <w:rPr>
                  <w:b/>
                  <w:sz w:val="20"/>
                </w:rPr>
                <w:delText>Stop</w:delText>
              </w:r>
            </w:del>
          </w:p>
        </w:tc>
        <w:tc>
          <w:tcPr>
            <w:tcW w:w="7431" w:type="dxa"/>
            <w:vAlign w:val="center"/>
          </w:tcPr>
          <w:p w:rsidR="00C00329" w:rsidRPr="005C3C65" w:rsidDel="008E68A7" w:rsidRDefault="00C00329" w:rsidP="00C00329">
            <w:pPr>
              <w:keepNext/>
              <w:keepLines/>
              <w:rPr>
                <w:del w:id="3274" w:author="Jim Kulp" w:date="2010-07-20T09:15:00Z"/>
                <w:sz w:val="20"/>
              </w:rPr>
            </w:pPr>
            <w:del w:id="3275" w:author="Jim Kulp" w:date="2010-07-20T09:15:00Z">
              <w:r w:rsidRPr="005C3C65" w:rsidDel="008E68A7">
                <w:rPr>
                  <w:sz w:val="20"/>
                </w:rPr>
                <w:delText>Suspend work</w:delText>
              </w:r>
              <w:r w:rsidRPr="005C3C65" w:rsidDel="008E68A7">
                <w:rPr>
                  <w:rFonts w:cs="Arial"/>
                  <w:color w:val="000000"/>
                  <w:sz w:val="20"/>
                </w:rPr>
                <w:delText xml:space="preserve"> such that operation can be resumed.</w:delText>
              </w:r>
            </w:del>
          </w:p>
        </w:tc>
      </w:tr>
      <w:tr w:rsidR="00C00329" w:rsidRPr="005C3C65" w:rsidDel="008E68A7">
        <w:trPr>
          <w:cantSplit/>
          <w:del w:id="3276" w:author="Jim Kulp" w:date="2010-07-20T09:15:00Z"/>
        </w:trPr>
        <w:tc>
          <w:tcPr>
            <w:tcW w:w="1818" w:type="dxa"/>
            <w:vAlign w:val="center"/>
          </w:tcPr>
          <w:p w:rsidR="00C00329" w:rsidRPr="005C3C65" w:rsidDel="008E68A7" w:rsidRDefault="00C00329" w:rsidP="00C00329">
            <w:pPr>
              <w:keepNext/>
              <w:keepLines/>
              <w:jc w:val="center"/>
              <w:rPr>
                <w:del w:id="3277" w:author="Jim Kulp" w:date="2010-07-20T09:15:00Z"/>
                <w:b/>
                <w:sz w:val="20"/>
              </w:rPr>
            </w:pPr>
            <w:del w:id="3278" w:author="Jim Kulp" w:date="2010-07-20T09:15:00Z">
              <w:r w:rsidRPr="005C3C65" w:rsidDel="008E68A7">
                <w:rPr>
                  <w:b/>
                  <w:sz w:val="20"/>
                </w:rPr>
                <w:delText>Release</w:delText>
              </w:r>
            </w:del>
          </w:p>
        </w:tc>
        <w:tc>
          <w:tcPr>
            <w:tcW w:w="7431" w:type="dxa"/>
            <w:vAlign w:val="center"/>
          </w:tcPr>
          <w:p w:rsidR="00C00329" w:rsidRPr="005C3C65" w:rsidDel="008E68A7" w:rsidRDefault="00C00329" w:rsidP="00C00329">
            <w:pPr>
              <w:keepNext/>
              <w:keepLines/>
              <w:rPr>
                <w:del w:id="3279" w:author="Jim Kulp" w:date="2010-07-20T09:15:00Z"/>
                <w:sz w:val="20"/>
              </w:rPr>
            </w:pPr>
            <w:del w:id="3280" w:author="Jim Kulp" w:date="2010-07-20T09:15:00Z">
              <w:r w:rsidRPr="005C3C65" w:rsidDel="008E68A7">
                <w:rPr>
                  <w:sz w:val="20"/>
                </w:rPr>
                <w:delText>Shut down operations, undoing “initialize”.</w:delText>
              </w:r>
            </w:del>
          </w:p>
        </w:tc>
      </w:tr>
      <w:tr w:rsidR="00C00329" w:rsidRPr="005C3C65" w:rsidDel="008E68A7">
        <w:trPr>
          <w:cantSplit/>
          <w:del w:id="3281" w:author="Jim Kulp" w:date="2010-07-20T09:15:00Z"/>
        </w:trPr>
        <w:tc>
          <w:tcPr>
            <w:tcW w:w="1818" w:type="dxa"/>
            <w:vAlign w:val="center"/>
          </w:tcPr>
          <w:p w:rsidR="00C00329" w:rsidRPr="005C3C65" w:rsidDel="008E68A7" w:rsidRDefault="00C00329" w:rsidP="00C00329">
            <w:pPr>
              <w:keepNext/>
              <w:keepLines/>
              <w:jc w:val="center"/>
              <w:rPr>
                <w:del w:id="3282" w:author="Jim Kulp" w:date="2010-07-20T09:15:00Z"/>
                <w:b/>
                <w:sz w:val="20"/>
              </w:rPr>
            </w:pPr>
            <w:del w:id="3283" w:author="Jim Kulp" w:date="2010-07-20T09:15:00Z">
              <w:r w:rsidRPr="005C3C65" w:rsidDel="008E68A7">
                <w:rPr>
                  <w:b/>
                  <w:sz w:val="20"/>
                </w:rPr>
                <w:delText>Test</w:delText>
              </w:r>
            </w:del>
          </w:p>
        </w:tc>
        <w:tc>
          <w:tcPr>
            <w:tcW w:w="7431" w:type="dxa"/>
            <w:vAlign w:val="center"/>
          </w:tcPr>
          <w:p w:rsidR="00C00329" w:rsidRPr="005C3C65" w:rsidDel="008E68A7" w:rsidRDefault="00C00329" w:rsidP="00C00329">
            <w:pPr>
              <w:keepNext/>
              <w:keepLines/>
              <w:rPr>
                <w:del w:id="3284" w:author="Jim Kulp" w:date="2010-07-20T09:15:00Z"/>
                <w:rFonts w:cs="Arial"/>
                <w:color w:val="000000"/>
                <w:sz w:val="20"/>
              </w:rPr>
            </w:pPr>
            <w:del w:id="3285" w:author="Jim Kulp" w:date="2010-07-20T09:15:00Z">
              <w:r w:rsidRPr="005C3C65" w:rsidDel="008E68A7">
                <w:rPr>
                  <w:rFonts w:cs="Arial"/>
                  <w:color w:val="000000"/>
                  <w:sz w:val="20"/>
                </w:rPr>
                <w:delText>Run component-level built-in-test, if available.</w:delText>
              </w:r>
            </w:del>
          </w:p>
        </w:tc>
      </w:tr>
      <w:tr w:rsidR="00C00329" w:rsidRPr="005C3C65" w:rsidDel="008E68A7">
        <w:trPr>
          <w:cantSplit/>
          <w:del w:id="3286" w:author="Jim Kulp" w:date="2010-07-20T09:15:00Z"/>
        </w:trPr>
        <w:tc>
          <w:tcPr>
            <w:tcW w:w="1818" w:type="dxa"/>
            <w:vAlign w:val="center"/>
          </w:tcPr>
          <w:p w:rsidR="00C00329" w:rsidRPr="005C3C65" w:rsidDel="008E68A7" w:rsidRDefault="00C00329" w:rsidP="00C00329">
            <w:pPr>
              <w:keepNext/>
              <w:keepLines/>
              <w:jc w:val="center"/>
              <w:rPr>
                <w:del w:id="3287" w:author="Jim Kulp" w:date="2010-07-20T09:15:00Z"/>
                <w:b/>
                <w:sz w:val="20"/>
              </w:rPr>
            </w:pPr>
            <w:del w:id="3288" w:author="Jim Kulp" w:date="2010-07-20T09:15:00Z">
              <w:r w:rsidRPr="005C3C65" w:rsidDel="008E68A7">
                <w:rPr>
                  <w:b/>
                  <w:sz w:val="20"/>
                </w:rPr>
                <w:delText>BeforeQuery</w:delText>
              </w:r>
            </w:del>
          </w:p>
        </w:tc>
        <w:tc>
          <w:tcPr>
            <w:tcW w:w="7431" w:type="dxa"/>
            <w:vAlign w:val="center"/>
          </w:tcPr>
          <w:p w:rsidR="00C00329" w:rsidRPr="005C3C65" w:rsidDel="008E68A7" w:rsidRDefault="00C00329" w:rsidP="00C00329">
            <w:pPr>
              <w:keepNext/>
              <w:keepLines/>
              <w:rPr>
                <w:del w:id="3289" w:author="Jim Kulp" w:date="2010-07-20T09:15:00Z"/>
                <w:sz w:val="20"/>
              </w:rPr>
            </w:pPr>
            <w:del w:id="3290" w:author="Jim Kulp" w:date="2010-07-20T09:15:00Z">
              <w:r w:rsidRPr="005C3C65" w:rsidDel="008E68A7">
                <w:rPr>
                  <w:rFonts w:cs="Arial"/>
                  <w:color w:val="000000"/>
                  <w:sz w:val="20"/>
                </w:rPr>
                <w:delText>Ensure configuration properties are consistent prior to accessing.</w:delText>
              </w:r>
            </w:del>
          </w:p>
        </w:tc>
      </w:tr>
      <w:tr w:rsidR="00C00329" w:rsidRPr="005C3C65" w:rsidDel="008E68A7">
        <w:trPr>
          <w:cantSplit/>
          <w:del w:id="3291" w:author="Jim Kulp" w:date="2010-07-20T09:15:00Z"/>
        </w:trPr>
        <w:tc>
          <w:tcPr>
            <w:tcW w:w="1818" w:type="dxa"/>
            <w:vAlign w:val="center"/>
          </w:tcPr>
          <w:p w:rsidR="00C00329" w:rsidRPr="005C3C65" w:rsidDel="008E68A7" w:rsidRDefault="00C00329" w:rsidP="00C00329">
            <w:pPr>
              <w:keepNext/>
              <w:keepLines/>
              <w:jc w:val="center"/>
              <w:rPr>
                <w:del w:id="3292" w:author="Jim Kulp" w:date="2010-07-20T09:15:00Z"/>
                <w:b/>
                <w:sz w:val="20"/>
              </w:rPr>
            </w:pPr>
            <w:del w:id="3293" w:author="Jim Kulp" w:date="2010-07-20T09:15:00Z">
              <w:r w:rsidRPr="005C3C65" w:rsidDel="008E68A7">
                <w:rPr>
                  <w:b/>
                  <w:sz w:val="20"/>
                </w:rPr>
                <w:delText>AfterConfig</w:delText>
              </w:r>
            </w:del>
          </w:p>
        </w:tc>
        <w:tc>
          <w:tcPr>
            <w:tcW w:w="7431" w:type="dxa"/>
            <w:vAlign w:val="center"/>
          </w:tcPr>
          <w:p w:rsidR="00C00329" w:rsidRPr="005C3C65" w:rsidDel="008E68A7" w:rsidRDefault="00C00329" w:rsidP="00C00329">
            <w:pPr>
              <w:keepNext/>
              <w:keepLines/>
              <w:rPr>
                <w:del w:id="3294" w:author="Jim Kulp" w:date="2010-07-20T09:15:00Z"/>
                <w:sz w:val="20"/>
              </w:rPr>
            </w:pPr>
            <w:del w:id="3295" w:author="Jim Kulp" w:date="2010-07-20T09:15:00Z">
              <w:r w:rsidRPr="005C3C65" w:rsidDel="008E68A7">
                <w:rPr>
                  <w:sz w:val="20"/>
                </w:rPr>
                <w:delText>Act on multiple interdependent configuration property settings.</w:delText>
              </w:r>
            </w:del>
          </w:p>
        </w:tc>
      </w:tr>
    </w:tbl>
    <w:p w:rsidR="00C00329" w:rsidRDefault="00C00329" w:rsidP="00C00329">
      <w:pPr>
        <w:rPr>
          <w:rFonts w:cs="Arial"/>
          <w:color w:val="000000"/>
        </w:rPr>
      </w:pPr>
      <w:r w:rsidRPr="001E2B1B">
        <w:rPr>
          <w:b/>
        </w:rPr>
        <w:t>Configuration</w:t>
      </w:r>
      <w:r w:rsidRPr="001E2B1B">
        <w:t xml:space="preserve"> (</w:t>
      </w:r>
      <w:r w:rsidRPr="001E2B1B">
        <w:rPr>
          <w:b/>
        </w:rPr>
        <w:t>Properties)</w:t>
      </w:r>
      <w:r w:rsidRPr="001E2B1B">
        <w:t xml:space="preserve"> refers to the set of and access to writeable and readable properties, with and without side effects, within the worker. This is the typical “register file” configuration pattern in many IP designs.  Components may also implement their own worker-specific specialized control schemes by read and/or write side effects within the configuration property space</w:t>
      </w:r>
      <w:ins w:id="3296" w:author="Jim Kulp" w:date="2010-07-20T09:16:00Z">
        <w:r w:rsidR="008E68A7">
          <w:t xml:space="preserve"> (although this is discouraged since it requires more complex, worker-specific control software)</w:t>
        </w:r>
      </w:ins>
      <w:r w:rsidRPr="001E2B1B">
        <w:t xml:space="preserve">. </w:t>
      </w:r>
      <w:r w:rsidRPr="001E2B1B">
        <w:rPr>
          <w:rFonts w:cs="Arial"/>
          <w:color w:val="000000"/>
        </w:rPr>
        <w:t>WCI provides the interface to access a worker's configuration properties at run time.</w:t>
      </w:r>
    </w:p>
    <w:p w:rsidR="00C00329" w:rsidRPr="001E2B1B" w:rsidRDefault="00C00329" w:rsidP="00C00329">
      <w:r w:rsidRPr="001E2B1B">
        <w:rPr>
          <w:rFonts w:cs="Arial"/>
          <w:color w:val="000000"/>
        </w:rPr>
        <w:t>The worker is responsible for the mechanism, which might be an array of registers with write-enable logic and read-back multiplexers.  If required or desired by a given worker implementation, properties may be smaller than 32 bits (i.e. 8 or 16), and “packed” with multiple 8 or 16-bit properties in the same 32 bit word.  All properties must appear in the configuration “space” on their natural boundaries (see the “force_aligned” semantic in the OCP specification).</w:t>
      </w:r>
      <w:r>
        <w:rPr>
          <w:rFonts w:cs="Arial"/>
          <w:color w:val="000000"/>
        </w:rPr>
        <w:t xml:space="preserve">  If a property value is larger than 32 bits, then when the control software changes it, the first 32-bit word of the property value is written </w:t>
      </w:r>
      <w:r w:rsidRPr="00C15F10">
        <w:rPr>
          <w:rFonts w:cs="Arial"/>
          <w:i/>
          <w:color w:val="000000"/>
        </w:rPr>
        <w:t>last</w:t>
      </w:r>
      <w:r>
        <w:rPr>
          <w:rFonts w:cs="Arial"/>
          <w:color w:val="000000"/>
        </w:rPr>
        <w:t>, so that the worker knows when the entire value has been updated via the WCI.</w:t>
      </w:r>
    </w:p>
    <w:p w:rsidR="00C00329" w:rsidRDefault="00C00329" w:rsidP="00C00329">
      <w:pPr>
        <w:pStyle w:val="Heading3"/>
        <w:numPr>
          <w:numberingChange w:id="3297" w:author="James Kulp" w:date="2008-11-13T10:51:00Z" w:original="%1:3:0:.%2:2:0:.%3:2:0:"/>
        </w:numPr>
      </w:pPr>
      <w:bookmarkStart w:id="3298" w:name="_Toc141235431"/>
      <w:r w:rsidRPr="001E2B1B">
        <w:t xml:space="preserve">WCI Control </w:t>
      </w:r>
      <w:r w:rsidRPr="00EF148D">
        <w:t>Operations</w:t>
      </w:r>
      <w:bookmarkEnd w:id="3298"/>
    </w:p>
    <w:p w:rsidR="00C00329" w:rsidRPr="001E2B1B" w:rsidRDefault="00C00329" w:rsidP="00C00329">
      <w:r w:rsidRPr="001E2B1B">
        <w:t>In order to keep workers as simple as possible in common cases:</w:t>
      </w:r>
    </w:p>
    <w:p w:rsidR="00C00329" w:rsidRPr="005E5723" w:rsidRDefault="00C00329" w:rsidP="00C00329">
      <w:pPr>
        <w:pStyle w:val="ListBullet"/>
        <w:numPr>
          <w:numberingChange w:id="3299" w:author="James Kulp" w:date="2008-11-13T10:51:00Z" w:original=""/>
        </w:numPr>
      </w:pPr>
      <w:r w:rsidRPr="005E5723">
        <w:t>It is the responsibility of software to sequence these operations properly, so workers do not need to check for invalid control operations (issued in the wrong state or in the wrong order)</w:t>
      </w:r>
    </w:p>
    <w:p w:rsidR="00C00329" w:rsidRPr="001E2B1B" w:rsidRDefault="00C00329" w:rsidP="00C00329">
      <w:pPr>
        <w:pStyle w:val="ListBullet"/>
        <w:numPr>
          <w:numberingChange w:id="3300" w:author="James Kulp" w:date="2008-11-13T10:51:00Z" w:original=""/>
        </w:numPr>
      </w:pPr>
      <w:r w:rsidRPr="001E2B1B">
        <w:t xml:space="preserve">Metadata known to control software can indicate </w:t>
      </w:r>
      <w:r>
        <w:t xml:space="preserve">whether operations are implemented at all (except start, which </w:t>
      </w:r>
      <w:r w:rsidRPr="007C11F4">
        <w:rPr>
          <w:i/>
        </w:rPr>
        <w:t>must be implemented</w:t>
      </w:r>
      <w:r>
        <w:t>).  See the ControlOperations attribute below.</w:t>
      </w:r>
    </w:p>
    <w:p w:rsidR="00C00329" w:rsidRDefault="000C3AA7">
      <w:ins w:id="3301" w:author="Jim Kulp" w:date="2010-07-20T09:17:00Z">
        <w:r>
          <w:t>While the AMR defines all the control operations, there are several specific aspects of the control operations that are specific to the HDL</w:t>
        </w:r>
        <w:r w:rsidR="003B19AB">
          <w:t xml:space="preserve"> Authoring Model as implemented by the WCI. </w:t>
        </w:r>
      </w:ins>
      <w:del w:id="3302" w:author="Jim Kulp" w:date="2010-07-20T09:17:00Z">
        <w:r w:rsidR="00C00329" w:rsidDel="003B19AB">
          <w:delText>The operations</w:delText>
        </w:r>
      </w:del>
      <w:ins w:id="3303" w:author="Jim Kulp" w:date="2010-07-20T09:17:00Z">
        <w:r w:rsidR="003B19AB">
          <w:t>These</w:t>
        </w:r>
      </w:ins>
      <w:r w:rsidR="00C00329">
        <w:t xml:space="preserve"> are:</w:t>
      </w:r>
    </w:p>
    <w:p w:rsidR="00000000" w:rsidRDefault="00C00329">
      <w:pPr>
        <w:pStyle w:val="ListBullet"/>
        <w:numPr>
          <w:ins w:id="3304" w:author="Jim Kulp" w:date="2010-01-29T12:59:00Z"/>
        </w:numPr>
        <w:rPr>
          <w:ins w:id="3305" w:author="Jim Kulp" w:date="2010-01-29T12:58:00Z"/>
        </w:rPr>
        <w:pPrChange w:id="3306" w:author="Jim Kulp" w:date="2010-01-29T12:59:00Z">
          <w:pPr>
            <w:pStyle w:val="ListBullet2"/>
          </w:pPr>
        </w:pPrChange>
      </w:pPr>
      <w:r>
        <w:rPr>
          <w:b/>
        </w:rPr>
        <w:t>(</w:t>
      </w:r>
      <w:r>
        <w:t>Implicit</w:t>
      </w:r>
      <w:r>
        <w:rPr>
          <w:b/>
        </w:rPr>
        <w:t>)</w:t>
      </w:r>
      <w:r w:rsidRPr="001E2B1B">
        <w:t xml:space="preserve"> </w:t>
      </w:r>
      <w:ins w:id="3307" w:author="Jim Kulp" w:date="2010-07-20T09:18:00Z">
        <w:r w:rsidR="0094753D" w:rsidRPr="0094753D">
          <w:rPr>
            <w:b/>
            <w:rPrChange w:id="3308" w:author="Jim Kulp" w:date="2010-07-20T09:18:00Z">
              <w:rPr>
                <w:i w:val="0"/>
              </w:rPr>
            </w:rPrChange>
          </w:rPr>
          <w:t>Instantiation</w:t>
        </w:r>
        <w:r w:rsidR="003B19AB">
          <w:t xml:space="preserve"> </w:t>
        </w:r>
      </w:ins>
      <w:ins w:id="3309" w:author="Jim Kulp" w:date="2010-07-20T09:19:00Z">
        <w:r w:rsidR="003B19AB">
          <w:t xml:space="preserve">(in the AMR) </w:t>
        </w:r>
      </w:ins>
      <w:ins w:id="3310" w:author="Jim Kulp" w:date="2010-07-20T09:18:00Z">
        <w:r w:rsidR="003B19AB">
          <w:t xml:space="preserve">is </w:t>
        </w:r>
      </w:ins>
      <w:r w:rsidRPr="00C15F10">
        <w:rPr>
          <w:b/>
        </w:rPr>
        <w:t>Reset</w:t>
      </w:r>
      <w:r w:rsidRPr="001E2B1B">
        <w:t xml:space="preserve"> via </w:t>
      </w:r>
      <w:r>
        <w:t xml:space="preserve">the WCI’s </w:t>
      </w:r>
      <w:r w:rsidRPr="001E2B1B">
        <w:t>Mreset_n signal</w:t>
      </w:r>
    </w:p>
    <w:p w:rsidR="00000000" w:rsidRDefault="00D454E5">
      <w:pPr>
        <w:pStyle w:val="ListBullet2"/>
        <w:numPr>
          <w:ins w:id="3311" w:author="Unknown"/>
        </w:numPr>
        <w:rPr>
          <w:del w:id="3312" w:author="Jim Kulp" w:date="2010-01-29T12:58:00Z"/>
          <w:rPrChange w:id="3313" w:author="Jim Kulp" w:date="2010-01-29T12:59:00Z">
            <w:rPr>
              <w:del w:id="3314" w:author="Jim Kulp" w:date="2010-01-29T12:58:00Z"/>
            </w:rPr>
          </w:rPrChange>
        </w:rPr>
        <w:pPrChange w:id="3315" w:author="Jim Kulp" w:date="2010-01-29T13:03:00Z">
          <w:pPr>
            <w:pStyle w:val="ListBullet"/>
          </w:pPr>
        </w:pPrChange>
      </w:pPr>
    </w:p>
    <w:p w:rsidR="00000000" w:rsidRDefault="0094753D">
      <w:pPr>
        <w:pStyle w:val="ListBullet2"/>
        <w:numPr>
          <w:ins w:id="3316" w:author="Unknown"/>
        </w:numPr>
        <w:pPrChange w:id="3317" w:author="Jim Kulp" w:date="2010-01-29T13:03:00Z">
          <w:pPr>
            <w:pStyle w:val="ListBullet"/>
          </w:pPr>
        </w:pPrChange>
      </w:pPr>
      <w:r w:rsidRPr="0094753D">
        <w:rPr>
          <w:rPrChange w:id="3318" w:author="Jim Kulp" w:date="2010-01-29T12:59:00Z">
            <w:rPr>
              <w:b/>
            </w:rPr>
          </w:rPrChange>
        </w:rPr>
        <w:t>After</w:t>
      </w:r>
      <w:r w:rsidR="00C00329" w:rsidRPr="001E2B1B">
        <w:t xml:space="preserve"> </w:t>
      </w:r>
      <w:r w:rsidR="00DD6922">
        <w:t>loading or</w:t>
      </w:r>
      <w:r w:rsidR="00C00329" w:rsidRPr="001E2B1B">
        <w:t xml:space="preserve"> unsuccessful release, a hard reset to known state</w:t>
      </w:r>
    </w:p>
    <w:p w:rsidR="00000000" w:rsidRDefault="00C00329">
      <w:pPr>
        <w:pStyle w:val="ListBullet2"/>
        <w:numPr>
          <w:ins w:id="3319" w:author="Unknown"/>
        </w:numPr>
        <w:pPrChange w:id="3320" w:author="Jim Kulp" w:date="2010-01-29T13:03:00Z">
          <w:pPr>
            <w:pStyle w:val="ListBullet2"/>
          </w:pPr>
        </w:pPrChange>
      </w:pPr>
      <w:r w:rsidRPr="001E2B1B">
        <w:t>Infrastructure/control system automatically asserts reset upon loading</w:t>
      </w:r>
    </w:p>
    <w:p w:rsidR="00000000" w:rsidRDefault="00C00329">
      <w:pPr>
        <w:pStyle w:val="ListBullet2"/>
        <w:numPr>
          <w:ins w:id="3321" w:author="Unknown"/>
        </w:numPr>
        <w:pPrChange w:id="3322" w:author="Jim Kulp" w:date="2010-01-29T13:03:00Z">
          <w:pPr>
            <w:pStyle w:val="ListBullet2"/>
          </w:pPr>
        </w:pPrChange>
      </w:pPr>
      <w:r w:rsidRPr="001E2B1B">
        <w:t xml:space="preserve">Worker must be ready to accept </w:t>
      </w:r>
      <w:r>
        <w:rPr>
          <w:b/>
        </w:rPr>
        <w:t>I</w:t>
      </w:r>
      <w:r w:rsidRPr="00C15F10">
        <w:rPr>
          <w:b/>
        </w:rPr>
        <w:t>nitialize</w:t>
      </w:r>
      <w:r w:rsidRPr="001E2B1B">
        <w:t xml:space="preserve"> operation after reset is deasserted</w:t>
      </w:r>
    </w:p>
    <w:p w:rsidR="00000000" w:rsidRDefault="00C00329">
      <w:pPr>
        <w:pStyle w:val="ListBullet2"/>
        <w:numPr>
          <w:ins w:id="3323" w:author="Unknown"/>
        </w:numPr>
        <w:pPrChange w:id="3324" w:author="Jim Kulp" w:date="2010-01-29T13:03:00Z">
          <w:pPr>
            <w:pStyle w:val="ListBullet2"/>
          </w:pPr>
        </w:pPrChange>
      </w:pPr>
      <w:r w:rsidRPr="001E2B1B">
        <w:t>Worker can count on reset being asserted for 16 cycles, per OCP</w:t>
      </w:r>
    </w:p>
    <w:p w:rsidR="00000000" w:rsidRDefault="00C00329">
      <w:pPr>
        <w:pStyle w:val="ListBullet2"/>
        <w:numPr>
          <w:ins w:id="3325" w:author="Unknown"/>
        </w:numPr>
        <w:pPrChange w:id="3326" w:author="Jim Kulp" w:date="2010-01-29T13:03:00Z">
          <w:pPr>
            <w:pStyle w:val="ListBullet2"/>
          </w:pPr>
        </w:pPrChange>
      </w:pPr>
      <w:r w:rsidRPr="001E2B1B">
        <w:t xml:space="preserve">If there is any possibility that 16 cycles are not enough, use </w:t>
      </w:r>
      <w:r w:rsidRPr="00C15F10">
        <w:rPr>
          <w:b/>
        </w:rPr>
        <w:t>initialize</w:t>
      </w:r>
      <w:r>
        <w:t xml:space="preserve"> to perform initializations that take more time.</w:t>
      </w:r>
    </w:p>
    <w:p w:rsidR="00000000" w:rsidRDefault="00C00329">
      <w:pPr>
        <w:pStyle w:val="ListBullet2"/>
        <w:numPr>
          <w:ins w:id="3327" w:author="Unknown"/>
        </w:numPr>
        <w:pPrChange w:id="3328" w:author="Jim Kulp" w:date="2010-01-29T13:03:00Z">
          <w:pPr>
            <w:pStyle w:val="ListBullet2"/>
          </w:pPr>
        </w:pPrChange>
      </w:pPr>
      <w:r>
        <w:t xml:space="preserve">WCI Reset has special meaning for other interfaces. It is described in section 2.9 on </w:t>
      </w:r>
      <w:r w:rsidRPr="000C0DC8">
        <w:t>Reset Propagation and Behavior</w:t>
      </w:r>
      <w:r>
        <w:t>.</w:t>
      </w:r>
    </w:p>
    <w:p w:rsidR="00000000" w:rsidRDefault="00C00329">
      <w:pPr>
        <w:pStyle w:val="ListBullet2"/>
        <w:numPr>
          <w:ins w:id="3329" w:author="Unknown"/>
        </w:numPr>
        <w:pPrChange w:id="3330" w:author="Jim Kulp" w:date="2010-01-29T13:03:00Z">
          <w:pPr>
            <w:pStyle w:val="ListBullet2"/>
          </w:pPr>
        </w:pPrChange>
      </w:pPr>
      <w:r>
        <w:t>Workers must be reusable via a reset assertion multiple times after a bitstream load.</w:t>
      </w:r>
    </w:p>
    <w:p w:rsidR="00C00329" w:rsidRDefault="00C00329" w:rsidP="00C00329">
      <w:pPr>
        <w:pStyle w:val="ListBullet"/>
        <w:numPr>
          <w:numberingChange w:id="3331" w:author="James Kulp" w:date="2008-11-13T10:51:00Z" w:original=""/>
        </w:numPr>
      </w:pPr>
      <w:r w:rsidRPr="00C15F10">
        <w:t>Initialize</w:t>
      </w:r>
    </w:p>
    <w:p w:rsidR="00000000" w:rsidRDefault="00C00329">
      <w:pPr>
        <w:pStyle w:val="ListBullet2"/>
        <w:numPr>
          <w:ins w:id="3332" w:author="Unknown"/>
        </w:numPr>
        <w:pPrChange w:id="3333" w:author="Jim Kulp" w:date="2010-01-29T13:03:00Z">
          <w:pPr>
            <w:pStyle w:val="ListBullet2"/>
          </w:pPr>
        </w:pPrChange>
      </w:pPr>
      <w:r w:rsidRPr="001E2B1B" w:rsidDel="005E5723">
        <w:t>Needed when additional initialization is required that is not done during reset.</w:t>
      </w:r>
    </w:p>
    <w:p w:rsidR="00000000" w:rsidRDefault="00C00329">
      <w:pPr>
        <w:pStyle w:val="ListBullet2"/>
        <w:numPr>
          <w:ins w:id="3334" w:author="Unknown"/>
        </w:numPr>
        <w:pPrChange w:id="3335" w:author="Jim Kulp" w:date="2010-01-29T13:03:00Z">
          <w:pPr>
            <w:pStyle w:val="ListBullet2"/>
          </w:pPr>
        </w:pPrChange>
      </w:pPr>
      <w:r w:rsidRPr="001E2B1B">
        <w:t>Allows worker to perform initial work not under reset, to achieve a known ready-to-run state</w:t>
      </w:r>
    </w:p>
    <w:p w:rsidR="00000000" w:rsidRDefault="00C00329">
      <w:pPr>
        <w:pStyle w:val="ListBullet2"/>
        <w:numPr>
          <w:ins w:id="3336" w:author="Unknown"/>
        </w:numPr>
        <w:pPrChange w:id="3337" w:author="Jim Kulp" w:date="2010-01-29T13:03:00Z">
          <w:pPr>
            <w:pStyle w:val="ListBullet2"/>
          </w:pPr>
        </w:pPrChange>
      </w:pPr>
      <w:r w:rsidRPr="001E2B1B">
        <w:t xml:space="preserve">Appropriate place for worker to </w:t>
      </w:r>
      <w:r>
        <w:t xml:space="preserve">perform runtime initialization </w:t>
      </w:r>
      <w:r w:rsidRPr="001E2B1B">
        <w:t>(e.g. programmatic initialization of a LUT</w:t>
      </w:r>
      <w:r>
        <w:t>).</w:t>
      </w:r>
    </w:p>
    <w:p w:rsidR="00000000" w:rsidRDefault="00C00329">
      <w:pPr>
        <w:pStyle w:val="ListBullet2"/>
        <w:numPr>
          <w:ins w:id="3338" w:author="Unknown"/>
        </w:numPr>
        <w:pPrChange w:id="3339" w:author="Jim Kulp" w:date="2010-01-29T13:03:00Z">
          <w:pPr>
            <w:pStyle w:val="ListBullet2"/>
          </w:pPr>
        </w:pPrChange>
      </w:pPr>
      <w:r w:rsidRPr="001E2B1B">
        <w:t xml:space="preserve">Worker can </w:t>
      </w:r>
      <w:r>
        <w:t xml:space="preserve">internally </w:t>
      </w:r>
      <w:r w:rsidRPr="001E2B1B">
        <w:t xml:space="preserve">set initial/default values of properties (if not done via </w:t>
      </w:r>
      <w:r w:rsidRPr="00C15F10">
        <w:rPr>
          <w:b/>
        </w:rPr>
        <w:t>Reset</w:t>
      </w:r>
      <w:r w:rsidRPr="001E2B1B">
        <w:t>)</w:t>
      </w:r>
    </w:p>
    <w:p w:rsidR="00000000" w:rsidRDefault="0094753D">
      <w:pPr>
        <w:pStyle w:val="ListBullet2"/>
        <w:numPr>
          <w:ins w:id="3340" w:author="Unknown"/>
        </w:numPr>
        <w:rPr>
          <w:del w:id="3341" w:author="Jim Kulp" w:date="2010-07-20T09:19:00Z"/>
          <w:b/>
          <w:rPrChange w:id="3342" w:author="Jim Kulp" w:date="2010-07-20T09:22:00Z">
            <w:rPr>
              <w:del w:id="3343" w:author="Jim Kulp" w:date="2010-07-20T09:19:00Z"/>
            </w:rPr>
          </w:rPrChange>
        </w:rPr>
        <w:pPrChange w:id="3344" w:author="Jim Kulp" w:date="2010-01-29T13:03:00Z">
          <w:pPr>
            <w:pStyle w:val="ListBullet2"/>
          </w:pPr>
        </w:pPrChange>
      </w:pPr>
      <w:del w:id="3345" w:author="Jim Kulp" w:date="2010-07-20T09:19:00Z">
        <w:r w:rsidRPr="0094753D">
          <w:rPr>
            <w:b/>
            <w:i w:val="0"/>
            <w:rPrChange w:id="3346" w:author="Jim Kulp" w:date="2010-07-20T09:22:00Z">
              <w:rPr>
                <w:i w:val="0"/>
              </w:rPr>
            </w:rPrChange>
          </w:rPr>
          <w:delText>Worker can’t do one-time work based on software-configured properties.  They are not valid yet since control software has not set them yet.  Control software will not perform property access until Initialize completes.</w:delText>
        </w:r>
      </w:del>
    </w:p>
    <w:p w:rsidR="00C00329" w:rsidRDefault="0094753D" w:rsidP="00C00329">
      <w:pPr>
        <w:pStyle w:val="ListBullet"/>
        <w:numPr>
          <w:numberingChange w:id="3347" w:author="James Kulp" w:date="2008-11-13T10:51:00Z" w:original=""/>
        </w:numPr>
      </w:pPr>
      <w:r w:rsidRPr="0094753D">
        <w:rPr>
          <w:b/>
          <w:rPrChange w:id="3348" w:author="Jim Kulp" w:date="2010-07-20T09:22:00Z">
            <w:rPr>
              <w:i/>
            </w:rPr>
          </w:rPrChange>
        </w:rPr>
        <w:t>Start</w:t>
      </w:r>
      <w:del w:id="3349" w:author="Jim Kulp" w:date="2010-07-20T09:22:00Z">
        <w:r w:rsidR="00C00329" w:rsidRPr="00C15F10" w:rsidDel="00FF66CC">
          <w:delText xml:space="preserve">: </w:delText>
        </w:r>
      </w:del>
    </w:p>
    <w:p w:rsidR="003B19AB" w:rsidRDefault="003B19AB">
      <w:pPr>
        <w:pStyle w:val="ListBullet2"/>
        <w:numPr>
          <w:ins w:id="3350" w:author="Jim Kulp" w:date="2010-07-20T09:21:00Z"/>
        </w:numPr>
        <w:rPr>
          <w:ins w:id="3351" w:author="Jim Kulp" w:date="2010-07-20T09:21:00Z"/>
        </w:rPr>
      </w:pPr>
      <w:ins w:id="3352" w:author="Jim Kulp" w:date="2010-07-20T09:21:00Z">
        <w:r>
          <w:t xml:space="preserve">For WCI, and the HDL </w:t>
        </w:r>
      </w:ins>
      <w:ins w:id="3353" w:author="Jim Kulp" w:date="2010-07-20T09:22:00Z">
        <w:r>
          <w:t>authoring</w:t>
        </w:r>
      </w:ins>
      <w:ins w:id="3354" w:author="Jim Kulp" w:date="2010-07-20T09:21:00Z">
        <w:r>
          <w:t xml:space="preserve"> model, all workers </w:t>
        </w:r>
        <w:r w:rsidR="0094753D" w:rsidRPr="0094753D">
          <w:rPr>
            <w:u w:val="single"/>
            <w:rPrChange w:id="3355" w:author="Jim Kulp" w:date="2010-07-20T09:22:00Z">
              <w:rPr/>
            </w:rPrChange>
          </w:rPr>
          <w:t>must</w:t>
        </w:r>
        <w:r>
          <w:t xml:space="preserve"> implement the </w:t>
        </w:r>
        <w:r w:rsidR="0094753D" w:rsidRPr="0094753D">
          <w:rPr>
            <w:b/>
            <w:rPrChange w:id="3356" w:author="Jim Kulp" w:date="2010-07-20T09:22:00Z">
              <w:rPr/>
            </w:rPrChange>
          </w:rPr>
          <w:t>start</w:t>
        </w:r>
        <w:r>
          <w:t xml:space="preserve"> control operation.</w:t>
        </w:r>
      </w:ins>
    </w:p>
    <w:p w:rsidR="00000000" w:rsidRDefault="00C00329">
      <w:pPr>
        <w:pStyle w:val="ListBullet2"/>
        <w:numPr>
          <w:ins w:id="3357" w:author="Unknown"/>
        </w:numPr>
        <w:rPr>
          <w:del w:id="3358" w:author="Jim Kulp" w:date="2010-07-20T09:19:00Z"/>
        </w:rPr>
        <w:pPrChange w:id="3359" w:author="Jim Kulp" w:date="2010-01-29T13:03:00Z">
          <w:pPr>
            <w:pStyle w:val="ListBullet2"/>
          </w:pPr>
        </w:pPrChange>
      </w:pPr>
      <w:del w:id="3360" w:author="Jim Kulp" w:date="2010-07-20T09:19:00Z">
        <w:r w:rsidRPr="001E2B1B" w:rsidDel="003B19AB">
          <w:delText>Transition to operational - to doing the real work based on property values and data (at data interfaces).</w:delText>
        </w:r>
      </w:del>
    </w:p>
    <w:p w:rsidR="00000000" w:rsidRDefault="00C00329">
      <w:pPr>
        <w:pStyle w:val="ListBullet2"/>
        <w:numPr>
          <w:ins w:id="3361" w:author="Unknown"/>
        </w:numPr>
        <w:rPr>
          <w:del w:id="3362" w:author="Jim Kulp" w:date="2010-07-20T09:19:00Z"/>
        </w:rPr>
        <w:pPrChange w:id="3363" w:author="Jim Kulp" w:date="2010-01-29T13:03:00Z">
          <w:pPr>
            <w:pStyle w:val="ListBullet2"/>
          </w:pPr>
        </w:pPrChange>
      </w:pPr>
      <w:del w:id="3364" w:author="Jim Kulp" w:date="2010-07-20T09:19:00Z">
        <w:r w:rsidRPr="001E2B1B" w:rsidDel="003B19AB">
          <w:delText xml:space="preserve">Must do any one-time initializations that depend on </w:delText>
        </w:r>
        <w:r w:rsidDel="003B19AB">
          <w:delText xml:space="preserve">software-configured </w:delText>
        </w:r>
        <w:r w:rsidRPr="001E2B1B" w:rsidDel="003B19AB">
          <w:delText>property values</w:delText>
        </w:r>
        <w:r w:rsidDel="003B19AB">
          <w:delText xml:space="preserve">, since </w:delText>
        </w:r>
        <w:r w:rsidDel="003B19AB">
          <w:rPr>
            <w:b/>
          </w:rPr>
          <w:delText>I</w:delText>
        </w:r>
        <w:r w:rsidRPr="00C15F10" w:rsidDel="003B19AB">
          <w:rPr>
            <w:b/>
          </w:rPr>
          <w:delText>nitialize</w:delText>
        </w:r>
        <w:r w:rsidDel="003B19AB">
          <w:delText xml:space="preserve"> cannot do this (properties are not set yet).</w:delText>
        </w:r>
      </w:del>
    </w:p>
    <w:p w:rsidR="00000000" w:rsidRDefault="00C00329">
      <w:pPr>
        <w:pStyle w:val="ListBullet2"/>
        <w:numPr>
          <w:ins w:id="3365" w:author="Unknown"/>
        </w:numPr>
        <w:rPr>
          <w:del w:id="3366" w:author="Jim Kulp" w:date="2010-07-20T09:19:00Z"/>
        </w:rPr>
        <w:pPrChange w:id="3367" w:author="Jim Kulp" w:date="2010-01-29T13:03:00Z">
          <w:pPr>
            <w:pStyle w:val="ListBullet2"/>
          </w:pPr>
        </w:pPrChange>
      </w:pPr>
      <w:del w:id="3368" w:author="Jim Kulp" w:date="2010-07-20T09:19:00Z">
        <w:r w:rsidRPr="001E2B1B" w:rsidDel="003B19AB">
          <w:delText xml:space="preserve">Starting operation is based on property values set </w:delText>
        </w:r>
        <w:r w:rsidRPr="00C15F10" w:rsidDel="003B19AB">
          <w:delText>after</w:delText>
        </w:r>
        <w:r w:rsidRPr="001E2B1B" w:rsidDel="003B19AB">
          <w:delText xml:space="preserve"> </w:delText>
        </w:r>
        <w:r w:rsidDel="003B19AB">
          <w:rPr>
            <w:b/>
            <w:bCs/>
          </w:rPr>
          <w:delText>I</w:delText>
        </w:r>
        <w:r w:rsidRPr="001E2B1B" w:rsidDel="003B19AB">
          <w:rPr>
            <w:b/>
            <w:bCs/>
          </w:rPr>
          <w:delText xml:space="preserve">nitialize </w:delText>
        </w:r>
        <w:r w:rsidRPr="001E2B1B" w:rsidDel="003B19AB">
          <w:delText>completes</w:delText>
        </w:r>
      </w:del>
    </w:p>
    <w:p w:rsidR="00000000" w:rsidRDefault="005F6890">
      <w:pPr>
        <w:pStyle w:val="ListBullet2"/>
        <w:numPr>
          <w:ins w:id="3369" w:author="Jim Kulp" w:date="2010-01-29T13:03:00Z"/>
        </w:numPr>
        <w:rPr>
          <w:ins w:id="3370" w:author="Jim Kulp" w:date="2010-01-29T13:02:00Z"/>
        </w:rPr>
        <w:pPrChange w:id="3371" w:author="Jim Kulp" w:date="2010-01-29T13:03:00Z">
          <w:pPr>
            <w:pStyle w:val="ListBullet2"/>
          </w:pPr>
        </w:pPrChange>
      </w:pPr>
      <w:ins w:id="3372" w:author="Jim Kulp" w:date="2010-01-29T13:02:00Z">
        <w:r>
          <w:t xml:space="preserve">No OCP </w:t>
        </w:r>
      </w:ins>
      <w:ins w:id="3373" w:author="Jim Kulp" w:date="2010-01-29T13:04:00Z">
        <w:r w:rsidR="00F72BB1">
          <w:t>commands</w:t>
        </w:r>
      </w:ins>
      <w:ins w:id="3374" w:author="Jim Kulp" w:date="2010-01-29T13:02:00Z">
        <w:r>
          <w:t xml:space="preserve"> on </w:t>
        </w:r>
        <w:r w:rsidR="0094753D" w:rsidRPr="0094753D">
          <w:rPr>
            <w:b/>
            <w:rPrChange w:id="3375" w:author="Jim Kulp" w:date="2010-01-29T13:03:00Z">
              <w:rPr/>
            </w:rPrChange>
          </w:rPr>
          <w:t>data</w:t>
        </w:r>
        <w:r>
          <w:t xml:space="preserve"> interfaces are allowed before this operation.</w:t>
        </w:r>
      </w:ins>
      <w:ins w:id="3376" w:author="Jim Kulp" w:date="2010-01-29T13:03:00Z">
        <w:r w:rsidR="00F72BB1">
          <w:t xml:space="preserve">  Thus </w:t>
        </w:r>
      </w:ins>
      <w:ins w:id="3377" w:author="Jim Kulp" w:date="2010-07-20T09:20:00Z">
        <w:r w:rsidR="003B19AB">
          <w:t xml:space="preserve">data interface </w:t>
        </w:r>
      </w:ins>
      <w:ins w:id="3378" w:author="Jim Kulp" w:date="2010-01-29T13:03:00Z">
        <w:r w:rsidR="00F72BB1">
          <w:t xml:space="preserve">slaves </w:t>
        </w:r>
      </w:ins>
      <w:ins w:id="3379" w:author="Jim Kulp" w:date="2010-07-20T09:20:00Z">
        <w:r w:rsidR="003B19AB">
          <w:t xml:space="preserve">(see WSI below) </w:t>
        </w:r>
      </w:ins>
      <w:ins w:id="3380" w:author="Jim Kulp" w:date="2010-01-29T13:03:00Z">
        <w:r w:rsidR="00F72BB1">
          <w:t xml:space="preserve">must assert OCP SThreadBusy upon reset and not deassert it until </w:t>
        </w:r>
        <w:r w:rsidR="0094753D" w:rsidRPr="0094753D">
          <w:rPr>
            <w:b/>
            <w:rPrChange w:id="3381" w:author="Jim Kulp" w:date="2010-01-29T13:04:00Z">
              <w:rPr/>
            </w:rPrChange>
          </w:rPr>
          <w:t>start</w:t>
        </w:r>
        <w:r w:rsidR="00F72BB1">
          <w:t>.</w:t>
        </w:r>
      </w:ins>
      <w:ins w:id="3382" w:author="Jim Kulp" w:date="2010-01-29T13:04:00Z">
        <w:r w:rsidR="00F72BB1">
          <w:t xml:space="preserve">  Masters </w:t>
        </w:r>
      </w:ins>
      <w:ins w:id="3383" w:author="Jim Kulp" w:date="2010-07-20T09:20:00Z">
        <w:r w:rsidR="003B19AB">
          <w:t xml:space="preserve">(see WSI or WMI below) </w:t>
        </w:r>
      </w:ins>
      <w:ins w:id="3384" w:author="Jim Kulp" w:date="2010-01-29T13:04:00Z">
        <w:r w:rsidR="00F72BB1">
          <w:t xml:space="preserve">must not issue commands until </w:t>
        </w:r>
        <w:r w:rsidR="0094753D" w:rsidRPr="0094753D">
          <w:rPr>
            <w:b/>
            <w:rPrChange w:id="3385" w:author="Jim Kulp" w:date="2010-01-29T13:04:00Z">
              <w:rPr/>
            </w:rPrChange>
          </w:rPr>
          <w:t>start</w:t>
        </w:r>
        <w:r w:rsidR="00F72BB1">
          <w:t>.</w:t>
        </w:r>
      </w:ins>
    </w:p>
    <w:p w:rsidR="00C00329" w:rsidRDefault="0094753D" w:rsidP="00C00329">
      <w:pPr>
        <w:pStyle w:val="ListBullet"/>
        <w:numPr>
          <w:numberingChange w:id="3386" w:author="James Kulp" w:date="2008-11-13T10:51:00Z" w:original=""/>
        </w:numPr>
      </w:pPr>
      <w:r w:rsidRPr="0094753D">
        <w:rPr>
          <w:b/>
          <w:rPrChange w:id="3387" w:author="Jim Kulp" w:date="2010-07-20T09:22:00Z">
            <w:rPr>
              <w:i/>
            </w:rPr>
          </w:rPrChange>
        </w:rPr>
        <w:t>Stop</w:t>
      </w:r>
    </w:p>
    <w:p w:rsidR="00000000" w:rsidRDefault="00C00329">
      <w:pPr>
        <w:pStyle w:val="ListBullet2"/>
        <w:numPr>
          <w:ins w:id="3388" w:author="Unknown"/>
        </w:numPr>
        <w:rPr>
          <w:del w:id="3389" w:author="Jim Kulp" w:date="2010-07-20T09:20:00Z"/>
        </w:rPr>
        <w:pPrChange w:id="3390" w:author="Jim Kulp" w:date="2010-01-29T13:03:00Z">
          <w:pPr>
            <w:pStyle w:val="ListBullet2"/>
          </w:pPr>
        </w:pPrChange>
      </w:pPr>
      <w:del w:id="3391" w:author="Jim Kulp" w:date="2010-07-20T09:20:00Z">
        <w:r w:rsidRPr="001E2B1B" w:rsidDel="003B19AB">
          <w:delText>Make the worker inactive</w:delText>
        </w:r>
        <w:r w:rsidDel="003B19AB">
          <w:delText>/</w:delText>
        </w:r>
        <w:r w:rsidRPr="001E2B1B" w:rsidDel="003B19AB">
          <w:delText>paused</w:delText>
        </w:r>
        <w:r w:rsidDel="003B19AB">
          <w:delText>/suspended</w:delText>
        </w:r>
        <w:r w:rsidRPr="001E2B1B" w:rsidDel="003B19AB">
          <w:delText>, such that it can be resumed</w:delText>
        </w:r>
        <w:r w:rsidDel="003B19AB">
          <w:delText xml:space="preserve"> (via </w:delText>
        </w:r>
        <w:r w:rsidDel="003B19AB">
          <w:rPr>
            <w:b/>
          </w:rPr>
          <w:delText>S</w:delText>
        </w:r>
        <w:r w:rsidRPr="00C15F10" w:rsidDel="003B19AB">
          <w:rPr>
            <w:b/>
          </w:rPr>
          <w:delText>tart</w:delText>
        </w:r>
        <w:r w:rsidDel="003B19AB">
          <w:delText>)</w:delText>
        </w:r>
        <w:r w:rsidRPr="001E2B1B" w:rsidDel="003B19AB">
          <w:delText>; maintain resources/state</w:delText>
        </w:r>
        <w:r w:rsidDel="003B19AB">
          <w:delText>/properties</w:delText>
        </w:r>
        <w:r w:rsidRPr="001E2B1B" w:rsidDel="003B19AB">
          <w:delText xml:space="preserve"> for </w:delText>
        </w:r>
        <w:r w:rsidDel="003B19AB">
          <w:delText>examination.</w:delText>
        </w:r>
      </w:del>
    </w:p>
    <w:p w:rsidR="00000000" w:rsidRDefault="00C00329">
      <w:pPr>
        <w:pStyle w:val="ListBullet2"/>
        <w:numPr>
          <w:ins w:id="3392" w:author="Unknown"/>
        </w:numPr>
        <w:pPrChange w:id="3393" w:author="Jim Kulp" w:date="2010-01-29T13:03:00Z">
          <w:pPr>
            <w:pStyle w:val="ListBullet2"/>
          </w:pPr>
        </w:pPrChange>
      </w:pPr>
      <w:r w:rsidRPr="001E2B1B">
        <w:t xml:space="preserve">When this operation is complete, data interfaces are “between messages”.  This is a “graceful” </w:t>
      </w:r>
      <w:r>
        <w:t>suspension</w:t>
      </w:r>
      <w:r w:rsidRPr="001E2B1B">
        <w:t>, not an immediate destructive stop</w:t>
      </w:r>
      <w:r>
        <w:t xml:space="preserve"> or abort</w:t>
      </w:r>
      <w:r w:rsidRPr="001E2B1B">
        <w:t>.</w:t>
      </w:r>
    </w:p>
    <w:p w:rsidR="00000000" w:rsidRDefault="00C00329">
      <w:pPr>
        <w:pStyle w:val="ListBullet2"/>
        <w:numPr>
          <w:ins w:id="3394" w:author="Unknown"/>
        </w:numPr>
        <w:pPrChange w:id="3395" w:author="Jim Kulp" w:date="2010-01-29T13:03:00Z">
          <w:pPr>
            <w:pStyle w:val="ListBullet2"/>
          </w:pPr>
        </w:pPrChange>
      </w:pPr>
      <w:r w:rsidRPr="001E2B1B">
        <w:t xml:space="preserve">Worker is suspended, </w:t>
      </w:r>
      <w:r>
        <w:t>data interfaces</w:t>
      </w:r>
      <w:r w:rsidRPr="001E2B1B">
        <w:t xml:space="preserve"> can be reset by connected workers (if implementation is capable of it)</w:t>
      </w:r>
    </w:p>
    <w:p w:rsidR="00C00329" w:rsidRDefault="0094753D" w:rsidP="00C00329">
      <w:pPr>
        <w:pStyle w:val="ListBullet"/>
        <w:numPr>
          <w:numberingChange w:id="3396" w:author="James Kulp" w:date="2008-11-13T10:51:00Z" w:original=""/>
        </w:numPr>
      </w:pPr>
      <w:r w:rsidRPr="0094753D">
        <w:rPr>
          <w:b/>
          <w:rPrChange w:id="3397" w:author="Jim Kulp" w:date="2010-07-20T09:23:00Z">
            <w:rPr>
              <w:i/>
            </w:rPr>
          </w:rPrChange>
        </w:rPr>
        <w:t>Re</w:t>
      </w:r>
      <w:r w:rsidRPr="0094753D">
        <w:rPr>
          <w:b/>
          <w:rPrChange w:id="3398" w:author="Jim Kulp" w:date="2010-07-20T09:22:00Z">
            <w:rPr>
              <w:i/>
            </w:rPr>
          </w:rPrChange>
        </w:rPr>
        <w:t>lease</w:t>
      </w:r>
    </w:p>
    <w:p w:rsidR="00000000" w:rsidRDefault="00C00329">
      <w:pPr>
        <w:pStyle w:val="ListBullet2"/>
        <w:numPr>
          <w:ins w:id="3399" w:author="Unknown"/>
        </w:numPr>
        <w:pPrChange w:id="3400" w:author="Jim Kulp" w:date="2010-01-29T13:03:00Z">
          <w:pPr>
            <w:pStyle w:val="ListBullet2"/>
          </w:pPr>
        </w:pPrChange>
      </w:pPr>
      <w:r w:rsidRPr="001E2B1B">
        <w:t xml:space="preserve">Can be no-op if all un-initialization must be done under </w:t>
      </w:r>
      <w:r w:rsidRPr="00C15F10">
        <w:rPr>
          <w:b/>
        </w:rPr>
        <w:t>Reset</w:t>
      </w:r>
      <w:r w:rsidRPr="001E2B1B">
        <w:t>: it returns failure in this case.</w:t>
      </w:r>
    </w:p>
    <w:p w:rsidR="00000000" w:rsidRDefault="00C00329">
      <w:pPr>
        <w:pStyle w:val="ListBullet2"/>
        <w:numPr>
          <w:ins w:id="3401" w:author="Unknown"/>
        </w:numPr>
        <w:rPr>
          <w:del w:id="3402" w:author="Jim Kulp" w:date="2010-07-20T09:21:00Z"/>
        </w:rPr>
        <w:pPrChange w:id="3403" w:author="Jim Kulp" w:date="2010-01-29T13:03:00Z">
          <w:pPr>
            <w:pStyle w:val="ListBullet2"/>
          </w:pPr>
        </w:pPrChange>
      </w:pPr>
      <w:del w:id="3404" w:author="Jim Kulp" w:date="2010-07-20T09:21:00Z">
        <w:r w:rsidRPr="001E2B1B" w:rsidDel="003B19AB">
          <w:delText>Shut down/abort</w:delText>
        </w:r>
      </w:del>
      <w:del w:id="3405" w:author="Jim Kulp" w:date="2010-02-01T09:17:00Z">
        <w:r w:rsidRPr="001E2B1B" w:rsidDel="0095325F">
          <w:delText xml:space="preserve"> </w:delText>
        </w:r>
      </w:del>
      <w:del w:id="3406" w:author="Jim Kulp" w:date="2010-07-20T09:21:00Z">
        <w:r w:rsidRPr="001E2B1B" w:rsidDel="003B19AB">
          <w:delText xml:space="preserve"> operations, discard any state (state is now undefined)</w:delText>
        </w:r>
      </w:del>
    </w:p>
    <w:p w:rsidR="00000000" w:rsidRDefault="00C00329">
      <w:pPr>
        <w:pStyle w:val="ListBullet2"/>
        <w:numPr>
          <w:ins w:id="3407" w:author="Unknown"/>
        </w:numPr>
        <w:rPr>
          <w:iCs/>
        </w:rPr>
        <w:pPrChange w:id="3408" w:author="Jim Kulp" w:date="2010-01-29T13:03:00Z">
          <w:pPr>
            <w:pStyle w:val="ListBullet2"/>
          </w:pPr>
        </w:pPrChange>
      </w:pPr>
      <w:r w:rsidRPr="001E2B1B">
        <w:t xml:space="preserve">If release fails, worker is </w:t>
      </w:r>
      <w:r w:rsidRPr="001E2B1B">
        <w:rPr>
          <w:iCs/>
        </w:rPr>
        <w:t>unusable until reset.</w:t>
      </w:r>
    </w:p>
    <w:p w:rsidR="00000000" w:rsidRDefault="00C00329">
      <w:pPr>
        <w:pStyle w:val="ListBullet2"/>
        <w:numPr>
          <w:ins w:id="3409" w:author="Unknown"/>
        </w:numPr>
        <w:pPrChange w:id="3410" w:author="Jim Kulp" w:date="2010-01-29T13:03:00Z">
          <w:pPr>
            <w:pStyle w:val="ListBullet2"/>
          </w:pPr>
        </w:pPrChange>
      </w:pPr>
      <w:r>
        <w:t>May be called after any operation, but not immediately after deassertion of reset.</w:t>
      </w:r>
    </w:p>
    <w:p w:rsidR="00C00329" w:rsidDel="003B19AB" w:rsidRDefault="00C00329" w:rsidP="00C00329">
      <w:pPr>
        <w:pStyle w:val="ListBullet"/>
        <w:numPr>
          <w:numberingChange w:id="3411" w:author="James Kulp" w:date="2008-11-13T10:51:00Z" w:original=""/>
        </w:numPr>
        <w:rPr>
          <w:del w:id="3412" w:author="Jim Kulp" w:date="2010-07-20T09:21:00Z"/>
        </w:rPr>
      </w:pPr>
      <w:del w:id="3413" w:author="Jim Kulp" w:date="2010-07-20T09:21:00Z">
        <w:r w:rsidRPr="005E5723" w:rsidDel="003B19AB">
          <w:delText>BeforeQuery</w:delText>
        </w:r>
      </w:del>
    </w:p>
    <w:p w:rsidR="00000000" w:rsidRDefault="00C00329">
      <w:pPr>
        <w:pStyle w:val="ListBullet2"/>
        <w:numPr>
          <w:ins w:id="3414" w:author="Unknown"/>
        </w:numPr>
        <w:rPr>
          <w:del w:id="3415" w:author="Jim Kulp" w:date="2010-07-20T09:21:00Z"/>
        </w:rPr>
        <w:pPrChange w:id="3416" w:author="Jim Kulp" w:date="2010-01-29T13:03:00Z">
          <w:pPr>
            <w:pStyle w:val="ListBullet2"/>
          </w:pPr>
        </w:pPrChange>
      </w:pPr>
      <w:del w:id="3417" w:author="Jim Kulp" w:date="2010-07-20T09:21:00Z">
        <w:r w:rsidDel="003B19AB">
          <w:delText xml:space="preserve">After </w:delText>
        </w:r>
        <w:r w:rsidDel="003B19AB">
          <w:rPr>
            <w:b/>
          </w:rPr>
          <w:delText>I</w:delText>
        </w:r>
        <w:r w:rsidRPr="00C15F10" w:rsidDel="003B19AB">
          <w:rPr>
            <w:b/>
          </w:rPr>
          <w:delText>nitialize</w:delText>
        </w:r>
        <w:r w:rsidDel="003B19AB">
          <w:delText xml:space="preserve">, </w:delText>
        </w:r>
        <w:r w:rsidDel="003B19AB">
          <w:rPr>
            <w:b/>
          </w:rPr>
          <w:delText>S</w:delText>
        </w:r>
        <w:r w:rsidRPr="00C15F10" w:rsidDel="003B19AB">
          <w:rPr>
            <w:b/>
          </w:rPr>
          <w:delText>tart</w:delText>
        </w:r>
        <w:r w:rsidDel="003B19AB">
          <w:delText xml:space="preserve">, or </w:delText>
        </w:r>
        <w:r w:rsidDel="003B19AB">
          <w:rPr>
            <w:b/>
          </w:rPr>
          <w:delText>S</w:delText>
        </w:r>
        <w:r w:rsidRPr="00C15F10" w:rsidDel="003B19AB">
          <w:rPr>
            <w:b/>
          </w:rPr>
          <w:delText>top</w:delText>
        </w:r>
        <w:r w:rsidRPr="001E2B1B" w:rsidDel="003B19AB">
          <w:delText>, informs worker that a group of related property queries (configuration reads) will be made and their values should be consistent.</w:delText>
        </w:r>
      </w:del>
    </w:p>
    <w:p w:rsidR="00000000" w:rsidRDefault="00C00329">
      <w:pPr>
        <w:pStyle w:val="ListBullet2"/>
        <w:numPr>
          <w:ins w:id="3418" w:author="Unknown"/>
        </w:numPr>
        <w:rPr>
          <w:del w:id="3419" w:author="Jim Kulp" w:date="2010-07-20T09:21:00Z"/>
        </w:rPr>
        <w:pPrChange w:id="3420" w:author="Jim Kulp" w:date="2010-01-29T13:03:00Z">
          <w:pPr>
            <w:pStyle w:val="ListBullet2"/>
          </w:pPr>
        </w:pPrChange>
      </w:pPr>
      <w:del w:id="3421" w:author="Jim Kulp" w:date="2010-07-20T09:21:00Z">
        <w:r w:rsidRPr="001E2B1B" w:rsidDel="003B19AB">
          <w:delText>Used to enable coherent access to multiple property values</w:delText>
        </w:r>
        <w:r w:rsidDel="003B19AB">
          <w:delText>.</w:delText>
        </w:r>
      </w:del>
    </w:p>
    <w:p w:rsidR="00000000" w:rsidRDefault="00C00329">
      <w:pPr>
        <w:pStyle w:val="ListBullet2"/>
        <w:numPr>
          <w:ins w:id="3422" w:author="Unknown"/>
        </w:numPr>
        <w:rPr>
          <w:del w:id="3423" w:author="Jim Kulp" w:date="2010-07-20T09:21:00Z"/>
        </w:rPr>
        <w:pPrChange w:id="3424" w:author="Jim Kulp" w:date="2010-01-29T13:03:00Z">
          <w:pPr>
            <w:pStyle w:val="ListBullet2"/>
          </w:pPr>
        </w:pPrChange>
      </w:pPr>
      <w:del w:id="3425" w:author="Jim Kulp" w:date="2010-07-20T09:21:00Z">
        <w:r w:rsidRPr="001E2B1B" w:rsidDel="003B19AB">
          <w:delText>Only necessary when property values depend on each other and need to be properly updated to be meaningful/correct.</w:delText>
        </w:r>
      </w:del>
    </w:p>
    <w:p w:rsidR="00C00329" w:rsidRPr="001E2B1B" w:rsidDel="003B19AB" w:rsidRDefault="00C00329" w:rsidP="00C00329">
      <w:pPr>
        <w:pStyle w:val="ListBullet"/>
        <w:numPr>
          <w:numberingChange w:id="3426" w:author="James Kulp" w:date="2008-11-13T10:51:00Z" w:original=""/>
        </w:numPr>
        <w:rPr>
          <w:del w:id="3427" w:author="Jim Kulp" w:date="2010-07-20T09:21:00Z"/>
        </w:rPr>
      </w:pPr>
      <w:del w:id="3428" w:author="Jim Kulp" w:date="2010-07-20T09:21:00Z">
        <w:r w:rsidRPr="005E5723" w:rsidDel="003B19AB">
          <w:delText>AfterConfig</w:delText>
        </w:r>
      </w:del>
    </w:p>
    <w:p w:rsidR="00000000" w:rsidRDefault="00C00329">
      <w:pPr>
        <w:pStyle w:val="ListBullet2"/>
        <w:numPr>
          <w:ins w:id="3429" w:author="Unknown"/>
        </w:numPr>
        <w:rPr>
          <w:del w:id="3430" w:author="Jim Kulp" w:date="2010-07-20T09:21:00Z"/>
        </w:rPr>
        <w:pPrChange w:id="3431" w:author="Jim Kulp" w:date="2010-01-29T13:03:00Z">
          <w:pPr>
            <w:pStyle w:val="ListBullet2"/>
          </w:pPr>
        </w:pPrChange>
      </w:pPr>
      <w:del w:id="3432" w:author="Jim Kulp" w:date="2010-07-20T09:21:00Z">
        <w:r w:rsidDel="003B19AB">
          <w:delText xml:space="preserve">After </w:delText>
        </w:r>
        <w:r w:rsidDel="003B19AB">
          <w:rPr>
            <w:b/>
          </w:rPr>
          <w:delText>I</w:delText>
        </w:r>
        <w:r w:rsidRPr="000D34CE" w:rsidDel="003B19AB">
          <w:rPr>
            <w:b/>
          </w:rPr>
          <w:delText>nitialize</w:delText>
        </w:r>
        <w:r w:rsidDel="003B19AB">
          <w:delText xml:space="preserve">, </w:delText>
        </w:r>
        <w:r w:rsidDel="003B19AB">
          <w:rPr>
            <w:b/>
          </w:rPr>
          <w:delText>S</w:delText>
        </w:r>
        <w:r w:rsidRPr="000D34CE" w:rsidDel="003B19AB">
          <w:rPr>
            <w:b/>
          </w:rPr>
          <w:delText>tart</w:delText>
        </w:r>
        <w:r w:rsidDel="003B19AB">
          <w:delText xml:space="preserve">, or </w:delText>
        </w:r>
        <w:r w:rsidDel="003B19AB">
          <w:rPr>
            <w:b/>
          </w:rPr>
          <w:delText>S</w:delText>
        </w:r>
        <w:r w:rsidRPr="000D34CE" w:rsidDel="003B19AB">
          <w:rPr>
            <w:b/>
          </w:rPr>
          <w:delText>top</w:delText>
        </w:r>
        <w:r w:rsidDel="003B19AB">
          <w:rPr>
            <w:b/>
          </w:rPr>
          <w:delText xml:space="preserve">, </w:delText>
        </w:r>
        <w:r w:rsidRPr="001E2B1B" w:rsidDel="003B19AB">
          <w:delText>informs worker that a group of related property changes have been made.</w:delText>
        </w:r>
      </w:del>
    </w:p>
    <w:p w:rsidR="00000000" w:rsidRDefault="00C00329">
      <w:pPr>
        <w:pStyle w:val="ListBullet2"/>
        <w:numPr>
          <w:ins w:id="3433" w:author="Unknown"/>
        </w:numPr>
        <w:rPr>
          <w:del w:id="3434" w:author="Jim Kulp" w:date="2010-07-20T09:21:00Z"/>
        </w:rPr>
        <w:pPrChange w:id="3435" w:author="Jim Kulp" w:date="2010-01-29T13:03:00Z">
          <w:pPr>
            <w:pStyle w:val="ListBullet2"/>
          </w:pPr>
        </w:pPrChange>
      </w:pPr>
      <w:del w:id="3436" w:author="Jim Kulp" w:date="2010-07-20T09:21:00Z">
        <w:r w:rsidRPr="001E2B1B" w:rsidDel="003B19AB">
          <w:delText>Informs worker that changes to a set of interrelated property values can be processed.</w:delText>
        </w:r>
      </w:del>
    </w:p>
    <w:p w:rsidR="00C00329" w:rsidDel="003B19AB" w:rsidRDefault="00C00329" w:rsidP="00C00329">
      <w:pPr>
        <w:pStyle w:val="ListBullet"/>
        <w:numPr>
          <w:numberingChange w:id="3437" w:author="James Kulp" w:date="2008-11-13T10:51:00Z" w:original=""/>
        </w:numPr>
        <w:rPr>
          <w:del w:id="3438" w:author="Jim Kulp" w:date="2010-07-20T09:21:00Z"/>
        </w:rPr>
      </w:pPr>
      <w:del w:id="3439" w:author="Jim Kulp" w:date="2010-07-20T09:21:00Z">
        <w:r w:rsidRPr="00C15F10" w:rsidDel="003B19AB">
          <w:delText>Test</w:delText>
        </w:r>
      </w:del>
    </w:p>
    <w:p w:rsidR="00000000" w:rsidRDefault="00C00329">
      <w:pPr>
        <w:pStyle w:val="ListBullet2"/>
        <w:numPr>
          <w:ins w:id="3440" w:author="Unknown"/>
        </w:numPr>
        <w:rPr>
          <w:del w:id="3441" w:author="Jim Kulp" w:date="2010-07-20T09:21:00Z"/>
        </w:rPr>
        <w:pPrChange w:id="3442" w:author="Jim Kulp" w:date="2010-01-29T13:03:00Z">
          <w:pPr>
            <w:pStyle w:val="ListBullet2"/>
          </w:pPr>
        </w:pPrChange>
      </w:pPr>
      <w:del w:id="3443" w:author="Jim Kulp" w:date="2010-07-20T09:21:00Z">
        <w:r w:rsidDel="003B19AB">
          <w:delText xml:space="preserve">After </w:delText>
        </w:r>
        <w:r w:rsidDel="003B19AB">
          <w:rPr>
            <w:b/>
          </w:rPr>
          <w:delText>I</w:delText>
        </w:r>
        <w:r w:rsidRPr="00C15F10" w:rsidDel="003B19AB">
          <w:rPr>
            <w:b/>
          </w:rPr>
          <w:delText>nitialize</w:delText>
        </w:r>
        <w:r w:rsidDel="003B19AB">
          <w:delText>, u</w:delText>
        </w:r>
        <w:r w:rsidRPr="001E2B1B" w:rsidDel="003B19AB">
          <w:delText xml:space="preserve">sed to run component-specific </w:delText>
        </w:r>
        <w:r w:rsidDel="003B19AB">
          <w:delText xml:space="preserve">built-in </w:delText>
        </w:r>
        <w:r w:rsidRPr="001E2B1B" w:rsidDel="003B19AB">
          <w:delText>tests, parameterized by current configuration property settings.</w:delText>
        </w:r>
      </w:del>
    </w:p>
    <w:p w:rsidR="00000000" w:rsidRDefault="00C00329">
      <w:pPr>
        <w:pStyle w:val="ListBullet2"/>
        <w:numPr>
          <w:ins w:id="3444" w:author="Unknown"/>
        </w:numPr>
        <w:rPr>
          <w:del w:id="3445" w:author="Jim Kulp" w:date="2010-07-20T09:21:00Z"/>
        </w:rPr>
        <w:pPrChange w:id="3446" w:author="Jim Kulp" w:date="2010-01-29T13:03:00Z">
          <w:pPr>
            <w:pStyle w:val="ListBullet2"/>
          </w:pPr>
        </w:pPrChange>
      </w:pPr>
      <w:del w:id="3447" w:author="Jim Kulp" w:date="2010-07-20T09:21:00Z">
        <w:r w:rsidRPr="001E2B1B" w:rsidDel="003B19AB">
          <w:delText>In a given system or application, the overall system built-in-test can be easily parameterized for each worker by specifying the configuration property settings prior to running "test", and the expected configuration property settings after running "test".</w:delText>
        </w:r>
      </w:del>
    </w:p>
    <w:p w:rsidR="00000000" w:rsidRDefault="00C00329">
      <w:pPr>
        <w:pStyle w:val="ListBullet2"/>
        <w:numPr>
          <w:ins w:id="3448" w:author="Unknown"/>
        </w:numPr>
        <w:rPr>
          <w:del w:id="3449" w:author="Jim Kulp" w:date="2010-07-20T09:21:00Z"/>
        </w:rPr>
        <w:pPrChange w:id="3450" w:author="Jim Kulp" w:date="2010-01-29T13:03:00Z">
          <w:pPr>
            <w:pStyle w:val="ListBullet2"/>
          </w:pPr>
        </w:pPrChange>
      </w:pPr>
      <w:del w:id="3451" w:author="Jim Kulp" w:date="2010-07-20T09:21:00Z">
        <w:r w:rsidRPr="001E2B1B" w:rsidDel="003B19AB">
          <w:delText xml:space="preserve">Simple workers that have no tests </w:delText>
        </w:r>
        <w:r w:rsidDel="003B19AB">
          <w:delText>can indicate it in metadata.</w:delText>
        </w:r>
      </w:del>
    </w:p>
    <w:p w:rsidR="00C00329" w:rsidRDefault="00C00329">
      <w:pPr>
        <w:pStyle w:val="Heading4"/>
        <w:numPr>
          <w:numberingChange w:id="3452" w:author="James Kulp" w:date="2008-11-13T10:51:00Z" w:original="%1:3:0:.%2:2:0:.%3:2:0:.%4:1:0:"/>
        </w:numPr>
      </w:pPr>
      <w:r w:rsidRPr="001E2B1B" w:rsidDel="005E5723">
        <w:t>Simple workers can be very simple for control operations</w:t>
      </w:r>
    </w:p>
    <w:p w:rsidR="00C00329" w:rsidRPr="001E2B1B" w:rsidDel="005E5723" w:rsidRDefault="00C00329" w:rsidP="00C00329">
      <w:r w:rsidRPr="001E2B1B" w:rsidDel="005E5723">
        <w:t xml:space="preserve">For the simplest workers, </w:t>
      </w:r>
      <w:r>
        <w:t xml:space="preserve">only the </w:t>
      </w:r>
      <w:r w:rsidRPr="007C11F4">
        <w:rPr>
          <w:b/>
        </w:rPr>
        <w:t>Start</w:t>
      </w:r>
      <w:r>
        <w:t xml:space="preserve"> operation is mandatory.  The implications are:</w:t>
      </w:r>
    </w:p>
    <w:p w:rsidR="00C00329" w:rsidRDefault="00C00329" w:rsidP="00C00329">
      <w:pPr>
        <w:pStyle w:val="ListBullet"/>
        <w:numPr>
          <w:numberingChange w:id="3453" w:author="James Kulp" w:date="2008-11-13T10:51:00Z" w:original=""/>
        </w:numPr>
      </w:pPr>
      <w:r>
        <w:rPr>
          <w:b/>
        </w:rPr>
        <w:t>Initialize</w:t>
      </w:r>
      <w:r w:rsidRPr="001E2B1B" w:rsidDel="005E5723">
        <w:t xml:space="preserve"> is </w:t>
      </w:r>
      <w:r>
        <w:t>not needed – all initialization is performed during reset, and after reset is deasserted, the worker can accept configuration accesses.</w:t>
      </w:r>
    </w:p>
    <w:p w:rsidR="00C00329" w:rsidRPr="001E2B1B" w:rsidDel="005E5723" w:rsidRDefault="00C00329" w:rsidP="00C00329">
      <w:pPr>
        <w:pStyle w:val="ListBullet"/>
        <w:numPr>
          <w:numberingChange w:id="3454" w:author="James Kulp" w:date="2008-11-13T10:51:00Z" w:original=""/>
        </w:numPr>
      </w:pPr>
      <w:r w:rsidRPr="00C15F10">
        <w:rPr>
          <w:b/>
        </w:rPr>
        <w:t>Release</w:t>
      </w:r>
      <w:r w:rsidRPr="001E2B1B" w:rsidDel="005E5723">
        <w:t xml:space="preserve"> is </w:t>
      </w:r>
      <w:r>
        <w:t>not needed, and the implementation forces control software to reset the worker (which will propagate the reset to adjacent workers).  This reduces system debugging and reloading flexibility, since this “software reset” is not possible.</w:t>
      </w:r>
    </w:p>
    <w:p w:rsidR="00C00329" w:rsidRPr="001E2B1B" w:rsidDel="005E5723" w:rsidRDefault="00C00329" w:rsidP="00C00329">
      <w:pPr>
        <w:pStyle w:val="ListBullet"/>
        <w:numPr>
          <w:numberingChange w:id="3455" w:author="James Kulp" w:date="2008-11-13T10:51:00Z" w:original=""/>
        </w:numPr>
      </w:pPr>
      <w:r w:rsidRPr="00C15F10">
        <w:rPr>
          <w:b/>
        </w:rPr>
        <w:t>Stop</w:t>
      </w:r>
      <w:r w:rsidRPr="001E2B1B" w:rsidDel="005E5723">
        <w:t xml:space="preserve"> </w:t>
      </w:r>
      <w:r>
        <w:t>is not implemented, and thus the worker cannot be paused/suspended at all.</w:t>
      </w:r>
      <w:r w:rsidRPr="001E2B1B" w:rsidDel="005E5723">
        <w:t xml:space="preserve"> This forces whole applications to not be stoppable and thus degrade</w:t>
      </w:r>
      <w:r>
        <w:t>s</w:t>
      </w:r>
      <w:r w:rsidRPr="001E2B1B" w:rsidDel="005E5723">
        <w:t xml:space="preserve"> application and system-level debugging.</w:t>
      </w:r>
    </w:p>
    <w:p w:rsidR="00C00329" w:rsidRPr="001E2B1B" w:rsidDel="005E5723" w:rsidRDefault="00C00329" w:rsidP="00C00329">
      <w:pPr>
        <w:pStyle w:val="ListBullet"/>
        <w:numPr>
          <w:numberingChange w:id="3456" w:author="James Kulp" w:date="2008-11-13T10:51:00Z" w:original=""/>
        </w:numPr>
      </w:pPr>
      <w:r w:rsidRPr="00C15F10">
        <w:rPr>
          <w:b/>
        </w:rPr>
        <w:t>Test</w:t>
      </w:r>
      <w:r w:rsidRPr="001E2B1B" w:rsidDel="005E5723">
        <w:t xml:space="preserve"> </w:t>
      </w:r>
      <w:r>
        <w:t>is not implemented: there is no built-in test capability.</w:t>
      </w:r>
    </w:p>
    <w:p w:rsidR="00C00329" w:rsidRPr="001E2B1B" w:rsidDel="005E5723" w:rsidRDefault="00C00329" w:rsidP="00C00329">
      <w:pPr>
        <w:pStyle w:val="ListBullet"/>
        <w:numPr>
          <w:numberingChange w:id="3457" w:author="James Kulp" w:date="2008-11-13T10:51:00Z" w:original=""/>
        </w:numPr>
      </w:pPr>
      <w:r w:rsidRPr="00C15F10">
        <w:rPr>
          <w:b/>
        </w:rPr>
        <w:t>BeforeQuery</w:t>
      </w:r>
      <w:r w:rsidRPr="001E2B1B" w:rsidDel="005E5723">
        <w:t xml:space="preserve"> and </w:t>
      </w:r>
      <w:r w:rsidRPr="00C15F10">
        <w:rPr>
          <w:b/>
        </w:rPr>
        <w:t>AfterConfig</w:t>
      </w:r>
      <w:r w:rsidRPr="001E2B1B" w:rsidDel="005E5723">
        <w:t xml:space="preserve"> operations </w:t>
      </w:r>
      <w:r>
        <w:t>are not needed</w:t>
      </w:r>
      <w:r w:rsidRPr="001E2B1B" w:rsidDel="005E5723">
        <w:t xml:space="preserve"> if there are no interdependent property values that must be used atomically and/or consistently.</w:t>
      </w:r>
    </w:p>
    <w:p w:rsidR="00C00329" w:rsidRPr="001E2B1B" w:rsidDel="005E5723" w:rsidRDefault="00C00329" w:rsidP="00C00329">
      <w:r w:rsidRPr="001E2B1B" w:rsidDel="005E5723">
        <w:t xml:space="preserve">Thus simple, but useful, workers are only required to implement the </w:t>
      </w:r>
      <w:r>
        <w:rPr>
          <w:b/>
        </w:rPr>
        <w:t>S</w:t>
      </w:r>
      <w:r w:rsidRPr="00C15F10">
        <w:rPr>
          <w:b/>
        </w:rPr>
        <w:t>tart</w:t>
      </w:r>
      <w:r w:rsidRPr="001E2B1B" w:rsidDel="005E5723">
        <w:t xml:space="preserve"> operation; all others can </w:t>
      </w:r>
      <w:r>
        <w:t>be specified as unimplemented in metadata</w:t>
      </w:r>
      <w:ins w:id="3458" w:author="Jim Kulp" w:date="2010-07-20T09:23:00Z">
        <w:r w:rsidR="00972DB0">
          <w:t xml:space="preserve"> (see OID description below)</w:t>
        </w:r>
      </w:ins>
      <w:r w:rsidRPr="001E2B1B" w:rsidDel="005E5723">
        <w:t>.</w:t>
      </w:r>
    </w:p>
    <w:p w:rsidR="00C00329" w:rsidRDefault="00C00329">
      <w:pPr>
        <w:pStyle w:val="Heading3"/>
        <w:numPr>
          <w:numberingChange w:id="3459" w:author="James Kulp" w:date="2008-11-13T10:51:00Z" w:original="%1:3:0:.%2:2:0:.%3:3:0:"/>
        </w:numPr>
        <w:rPr>
          <w:szCs w:val="28"/>
        </w:rPr>
      </w:pPr>
      <w:r w:rsidRPr="001E2B1B" w:rsidDel="00C146B6">
        <w:rPr>
          <w:szCs w:val="28"/>
        </w:rPr>
        <w:t xml:space="preserve"> </w:t>
      </w:r>
      <w:bookmarkStart w:id="3460" w:name="_Toc141235432"/>
      <w:r w:rsidRPr="001E2B1B">
        <w:rPr>
          <w:szCs w:val="28"/>
        </w:rPr>
        <w:t>WCI States</w:t>
      </w:r>
      <w:bookmarkEnd w:id="3460"/>
    </w:p>
    <w:p w:rsidR="00C00329" w:rsidRPr="001E2B1B" w:rsidDel="005E5723" w:rsidRDefault="00C00329" w:rsidP="00C00329">
      <w:r>
        <w:t>Since control software is required to issue control operations correctly, in the appropriate sequence as defined above, these states are not normative, but are use to further clarify the use of control operations.</w:t>
      </w:r>
      <w:ins w:id="3461" w:author="Jim Kulp" w:date="2010-07-20T09:24:00Z">
        <w:r w:rsidR="00972DB0">
          <w:t xml:space="preserve">  The AMR specifies the control states of all workers.  For WCI and the HDL authoring model, the following comments also apply:</w:t>
        </w:r>
      </w:ins>
    </w:p>
    <w:p w:rsidR="00C00329" w:rsidRDefault="00C00329" w:rsidP="00C00329">
      <w:pPr>
        <w:pStyle w:val="ListBullet"/>
        <w:numPr>
          <w:numberingChange w:id="3462" w:author="James Kulp" w:date="2008-11-13T10:51:00Z" w:original=""/>
        </w:numPr>
      </w:pPr>
      <w:r w:rsidRPr="00C15F10">
        <w:t>State</w:t>
      </w:r>
      <w:r>
        <w:rPr>
          <w:b/>
        </w:rPr>
        <w:t xml:space="preserve">: </w:t>
      </w:r>
      <w:r w:rsidRPr="00C15F10">
        <w:rPr>
          <w:b/>
        </w:rPr>
        <w:t>Exists</w:t>
      </w:r>
      <w:r>
        <w:t xml:space="preserve">: after deassertion of reset </w:t>
      </w:r>
      <w:ins w:id="3463" w:author="Jim Kulp" w:date="2010-07-20T09:25:00Z">
        <w:r w:rsidR="00972DB0">
          <w:t xml:space="preserve">(termed “Instantiate” in the AMR) </w:t>
        </w:r>
      </w:ins>
      <w:r>
        <w:t xml:space="preserve">or after successful </w:t>
      </w:r>
      <w:r w:rsidRPr="00C15F10">
        <w:rPr>
          <w:b/>
        </w:rPr>
        <w:t>release</w:t>
      </w:r>
      <w:r>
        <w:t xml:space="preserve"> operation, ready for </w:t>
      </w:r>
      <w:r w:rsidRPr="00C15F10">
        <w:rPr>
          <w:b/>
        </w:rPr>
        <w:t>initialize</w:t>
      </w:r>
      <w:r>
        <w:t>.</w:t>
      </w:r>
    </w:p>
    <w:p w:rsidR="00000000" w:rsidRDefault="00C00329">
      <w:pPr>
        <w:pStyle w:val="ListBullet2"/>
        <w:numPr>
          <w:ins w:id="3464" w:author="Unknown"/>
        </w:numPr>
        <w:pPrChange w:id="3465" w:author="Jim Kulp" w:date="2010-01-29T13:03:00Z">
          <w:pPr>
            <w:pStyle w:val="ListBullet2"/>
          </w:pPr>
        </w:pPrChange>
      </w:pPr>
      <w:r w:rsidRPr="001E2B1B">
        <w:t>The worker is loaded (if necessary</w:t>
      </w:r>
      <w:r>
        <w:t xml:space="preserve">), </w:t>
      </w:r>
      <w:r w:rsidRPr="001E2B1B">
        <w:t xml:space="preserve">not necessarily fully initialized, configuration properties </w:t>
      </w:r>
      <w:r>
        <w:t xml:space="preserve">are </w:t>
      </w:r>
      <w:r w:rsidRPr="001E2B1B">
        <w:t xml:space="preserve">not valid, property access </w:t>
      </w:r>
      <w:r>
        <w:t xml:space="preserve">is </w:t>
      </w:r>
      <w:r w:rsidRPr="001E2B1B">
        <w:t>not valid</w:t>
      </w:r>
      <w:r>
        <w:t xml:space="preserve">, but reset is </w:t>
      </w:r>
      <w:r w:rsidR="0094753D" w:rsidRPr="0094753D">
        <w:rPr>
          <w:u w:val="single"/>
          <w:rPrChange w:id="3466" w:author="Jim Kulp" w:date="2010-07-20T09:25:00Z">
            <w:rPr/>
          </w:rPrChange>
        </w:rPr>
        <w:t>deasserted</w:t>
      </w:r>
      <w:r w:rsidRPr="001E2B1B">
        <w:t>.</w:t>
      </w:r>
    </w:p>
    <w:p w:rsidR="00000000" w:rsidRDefault="00C00329">
      <w:pPr>
        <w:pStyle w:val="ListBullet2"/>
        <w:numPr>
          <w:ins w:id="3467" w:author="Unknown"/>
        </w:numPr>
        <w:rPr>
          <w:del w:id="3468" w:author="Jim Kulp" w:date="2010-07-20T09:25:00Z"/>
        </w:rPr>
        <w:pPrChange w:id="3469" w:author="Jim Kulp" w:date="2010-01-29T13:03:00Z">
          <w:pPr>
            <w:pStyle w:val="ListBullet2"/>
          </w:pPr>
        </w:pPrChange>
      </w:pPr>
      <w:del w:id="3470" w:author="Jim Kulp" w:date="2010-07-20T09:25:00Z">
        <w:r w:rsidDel="00972DB0">
          <w:delText xml:space="preserve">Only the </w:delText>
        </w:r>
        <w:r w:rsidRPr="00C15F10" w:rsidDel="00972DB0">
          <w:rPr>
            <w:b/>
          </w:rPr>
          <w:delText>initialize</w:delText>
        </w:r>
        <w:r w:rsidDel="00972DB0">
          <w:delText xml:space="preserve"> operation will be issued.  If successful the worker is considered to be in the “initialized” state.</w:delText>
        </w:r>
      </w:del>
    </w:p>
    <w:p w:rsidR="00C00329" w:rsidDel="0030225A" w:rsidRDefault="00C00329" w:rsidP="00C00329">
      <w:pPr>
        <w:pStyle w:val="ListBullet"/>
        <w:numPr>
          <w:numberingChange w:id="3471" w:author="James Kulp" w:date="2008-11-13T10:51:00Z" w:original=""/>
        </w:numPr>
        <w:rPr>
          <w:del w:id="3472" w:author="Jim Kulp" w:date="2010-07-20T09:26:00Z"/>
          <w:b/>
        </w:rPr>
      </w:pPr>
      <w:del w:id="3473" w:author="Jim Kulp" w:date="2010-07-20T09:26:00Z">
        <w:r w:rsidDel="0030225A">
          <w:delText xml:space="preserve">State: </w:delText>
        </w:r>
        <w:r w:rsidRPr="00C15F10" w:rsidDel="0030225A">
          <w:rPr>
            <w:b/>
          </w:rPr>
          <w:delText>Initialized</w:delText>
        </w:r>
        <w:r w:rsidDel="0030225A">
          <w:rPr>
            <w:b/>
          </w:rPr>
          <w:delText xml:space="preserve">: </w:delText>
        </w:r>
        <w:r w:rsidRPr="00C15F10" w:rsidDel="0030225A">
          <w:delText xml:space="preserve">after successful </w:delText>
        </w:r>
        <w:r w:rsidDel="0030225A">
          <w:rPr>
            <w:b/>
          </w:rPr>
          <w:delText>initialize</w:delText>
        </w:r>
        <w:r w:rsidRPr="00C15F10" w:rsidDel="0030225A">
          <w:delText xml:space="preserve"> operation</w:delText>
        </w:r>
        <w:r w:rsidDel="0030225A">
          <w:rPr>
            <w:b/>
          </w:rPr>
          <w:delText xml:space="preserve">, </w:delText>
        </w:r>
        <w:r w:rsidRPr="00C15F10" w:rsidDel="0030225A">
          <w:delText xml:space="preserve">ready to </w:delText>
        </w:r>
        <w:r w:rsidDel="0030225A">
          <w:rPr>
            <w:b/>
          </w:rPr>
          <w:delText>start</w:delText>
        </w:r>
        <w:r w:rsidRPr="00C15F10" w:rsidDel="0030225A">
          <w:rPr>
            <w:b/>
          </w:rPr>
          <w:delText xml:space="preserve"> </w:delText>
        </w:r>
        <w:r w:rsidRPr="00C15F10" w:rsidDel="0030225A">
          <w:delText>(or</w:delText>
        </w:r>
        <w:r w:rsidDel="0030225A">
          <w:rPr>
            <w:b/>
          </w:rPr>
          <w:delText xml:space="preserve"> release</w:delText>
        </w:r>
        <w:r w:rsidRPr="00C15F10" w:rsidDel="0030225A">
          <w:delText>)</w:delText>
        </w:r>
      </w:del>
    </w:p>
    <w:p w:rsidR="00000000" w:rsidRDefault="00C00329">
      <w:pPr>
        <w:pStyle w:val="ListBullet2"/>
        <w:numPr>
          <w:ins w:id="3474" w:author="Unknown"/>
        </w:numPr>
        <w:rPr>
          <w:del w:id="3475" w:author="Jim Kulp" w:date="2010-07-20T09:26:00Z"/>
        </w:rPr>
        <w:pPrChange w:id="3476" w:author="Jim Kulp" w:date="2010-01-29T13:03:00Z">
          <w:pPr>
            <w:pStyle w:val="ListBullet2"/>
          </w:pPr>
        </w:pPrChange>
      </w:pPr>
      <w:del w:id="3477" w:author="Jim Kulp" w:date="2010-07-20T09:26:00Z">
        <w:r w:rsidRPr="001E2B1B" w:rsidDel="0030225A">
          <w:delText>The worker has been completed any run-time</w:delText>
        </w:r>
        <w:r w:rsidDel="0030225A">
          <w:delText xml:space="preserve"> initialization</w:delText>
        </w:r>
        <w:r w:rsidRPr="001E2B1B" w:rsidDel="0030225A">
          <w:delText xml:space="preserve">, doing whatever is necessary or appropriate </w:delText>
        </w:r>
        <w:r w:rsidRPr="001E2B1B" w:rsidDel="0030225A">
          <w:rPr>
            <w:iCs/>
          </w:rPr>
          <w:delText>after reset was deasserted</w:delText>
        </w:r>
        <w:r w:rsidRPr="001E2B1B" w:rsidDel="0030225A">
          <w:delText>.</w:delText>
        </w:r>
      </w:del>
    </w:p>
    <w:p w:rsidR="00000000" w:rsidRDefault="00C00329">
      <w:pPr>
        <w:pStyle w:val="ListBullet2"/>
        <w:numPr>
          <w:ins w:id="3478" w:author="Unknown"/>
        </w:numPr>
        <w:rPr>
          <w:del w:id="3479" w:author="Jim Kulp" w:date="2010-07-20T09:26:00Z"/>
        </w:rPr>
        <w:pPrChange w:id="3480" w:author="Jim Kulp" w:date="2010-01-29T13:03:00Z">
          <w:pPr>
            <w:pStyle w:val="ListBullet2"/>
          </w:pPr>
        </w:pPrChange>
      </w:pPr>
      <w:del w:id="3481" w:author="Jim Kulp" w:date="2010-07-20T09:26:00Z">
        <w:r w:rsidDel="0030225A">
          <w:delText xml:space="preserve">The </w:delText>
        </w:r>
        <w:r w:rsidRPr="001E2B1B" w:rsidDel="0030225A">
          <w:delText>worker is in a known, stable, initial state “ready to start doing work”, but not operational.</w:delText>
        </w:r>
      </w:del>
    </w:p>
    <w:p w:rsidR="00000000" w:rsidRDefault="00C00329">
      <w:pPr>
        <w:pStyle w:val="ListBullet2"/>
        <w:numPr>
          <w:ins w:id="3482" w:author="Unknown"/>
        </w:numPr>
        <w:rPr>
          <w:del w:id="3483" w:author="Jim Kulp" w:date="2010-07-20T09:26:00Z"/>
        </w:rPr>
        <w:pPrChange w:id="3484" w:author="Jim Kulp" w:date="2010-01-29T13:03:00Z">
          <w:pPr>
            <w:pStyle w:val="ListBullet2"/>
          </w:pPr>
        </w:pPrChange>
      </w:pPr>
      <w:del w:id="3485" w:author="Jim Kulp" w:date="2010-07-20T09:26:00Z">
        <w:r w:rsidRPr="001E2B1B" w:rsidDel="0030225A">
          <w:delText>Configuration properties can be read and written (SW software can see the result of initialization, and can configure the worker prior to normal operation).</w:delText>
        </w:r>
        <w:r w:rsidDel="0030225A">
          <w:delText xml:space="preserve"> Thus</w:delText>
        </w:r>
        <w:r w:rsidDel="0030225A">
          <w:rPr>
            <w:bCs/>
          </w:rPr>
          <w:delText xml:space="preserve"> t</w:delText>
        </w:r>
        <w:r w:rsidRPr="00C15F10" w:rsidDel="0030225A">
          <w:rPr>
            <w:bCs/>
          </w:rPr>
          <w:delText>he</w:delText>
        </w:r>
        <w:r w:rsidDel="0030225A">
          <w:rPr>
            <w:b/>
            <w:bCs/>
          </w:rPr>
          <w:delText xml:space="preserve"> BeforeQuery </w:delText>
        </w:r>
        <w:r w:rsidRPr="00C15F10" w:rsidDel="0030225A">
          <w:rPr>
            <w:bCs/>
          </w:rPr>
          <w:delText>or</w:delText>
        </w:r>
        <w:r w:rsidDel="0030225A">
          <w:rPr>
            <w:b/>
            <w:bCs/>
          </w:rPr>
          <w:delText xml:space="preserve"> AfterConfig</w:delText>
        </w:r>
        <w:r w:rsidRPr="001E2B1B" w:rsidDel="0030225A">
          <w:delText xml:space="preserve"> operations maintain this </w:delText>
        </w:r>
        <w:r w:rsidDel="0030225A">
          <w:delText>state</w:delText>
        </w:r>
        <w:r w:rsidRPr="001E2B1B" w:rsidDel="0030225A">
          <w:delText>.</w:delText>
        </w:r>
      </w:del>
    </w:p>
    <w:p w:rsidR="00C00329" w:rsidDel="0030225A" w:rsidRDefault="00C00329" w:rsidP="00C00329">
      <w:pPr>
        <w:pStyle w:val="ListBullet"/>
        <w:numPr>
          <w:numberingChange w:id="3486" w:author="James Kulp" w:date="2008-11-13T10:51:00Z" w:original=""/>
        </w:numPr>
        <w:rPr>
          <w:del w:id="3487" w:author="Jim Kulp" w:date="2010-07-20T09:26:00Z"/>
          <w:b/>
        </w:rPr>
      </w:pPr>
      <w:del w:id="3488" w:author="Jim Kulp" w:date="2010-07-20T09:26:00Z">
        <w:r w:rsidRPr="00C15F10" w:rsidDel="0030225A">
          <w:delText>State:</w:delText>
        </w:r>
        <w:r w:rsidDel="0030225A">
          <w:rPr>
            <w:b/>
          </w:rPr>
          <w:delText xml:space="preserve"> Operating: </w:delText>
        </w:r>
        <w:r w:rsidRPr="00C15F10" w:rsidDel="0030225A">
          <w:delText>after successful</w:delText>
        </w:r>
        <w:r w:rsidDel="0030225A">
          <w:rPr>
            <w:b/>
          </w:rPr>
          <w:delText xml:space="preserve"> Start </w:delText>
        </w:r>
        <w:r w:rsidRPr="00C15F10" w:rsidDel="0030225A">
          <w:delText>operation</w:delText>
        </w:r>
        <w:r w:rsidDel="0030225A">
          <w:rPr>
            <w:b/>
          </w:rPr>
          <w:delText xml:space="preserve">, </w:delText>
        </w:r>
        <w:r w:rsidRPr="00C15F10" w:rsidDel="0030225A">
          <w:delText>ready to</w:delText>
        </w:r>
        <w:r w:rsidDel="0030225A">
          <w:rPr>
            <w:b/>
          </w:rPr>
          <w:delText xml:space="preserve"> Stop </w:delText>
        </w:r>
        <w:r w:rsidRPr="00C15F10" w:rsidDel="0030225A">
          <w:delText>(or</w:delText>
        </w:r>
        <w:r w:rsidDel="0030225A">
          <w:rPr>
            <w:b/>
          </w:rPr>
          <w:delText xml:space="preserve"> Release</w:delText>
        </w:r>
        <w:r w:rsidRPr="00C15F10" w:rsidDel="0030225A">
          <w:delText>)</w:delText>
        </w:r>
      </w:del>
    </w:p>
    <w:p w:rsidR="00000000" w:rsidRDefault="00C00329">
      <w:pPr>
        <w:pStyle w:val="ListBullet2"/>
        <w:numPr>
          <w:ins w:id="3489" w:author="Unknown"/>
        </w:numPr>
        <w:rPr>
          <w:del w:id="3490" w:author="Jim Kulp" w:date="2010-07-20T09:26:00Z"/>
        </w:rPr>
        <w:pPrChange w:id="3491" w:author="Jim Kulp" w:date="2010-01-29T13:03:00Z">
          <w:pPr>
            <w:pStyle w:val="ListBullet2"/>
          </w:pPr>
        </w:pPrChange>
      </w:pPr>
      <w:del w:id="3492" w:author="Jim Kulp" w:date="2010-07-20T09:26:00Z">
        <w:r w:rsidRPr="001E2B1B" w:rsidDel="0030225A">
          <w:delText>The worker is doing normal work based on propert</w:delText>
        </w:r>
        <w:r w:rsidDel="0030225A">
          <w:delText>ies</w:delText>
        </w:r>
        <w:r w:rsidRPr="001E2B1B" w:rsidDel="0030225A">
          <w:delText xml:space="preserve"> and data interfaces; it is “processing</w:delText>
        </w:r>
        <w:r w:rsidDel="0030225A">
          <w:delText xml:space="preserve">”. </w:delText>
        </w:r>
      </w:del>
    </w:p>
    <w:p w:rsidR="00000000" w:rsidRDefault="00C00329">
      <w:pPr>
        <w:pStyle w:val="ListBullet2"/>
        <w:numPr>
          <w:ins w:id="3493" w:author="Unknown"/>
        </w:numPr>
        <w:rPr>
          <w:del w:id="3494" w:author="Jim Kulp" w:date="2010-07-20T09:26:00Z"/>
        </w:rPr>
        <w:pPrChange w:id="3495" w:author="Jim Kulp" w:date="2010-01-29T13:03:00Z">
          <w:pPr>
            <w:pStyle w:val="ListBullet2"/>
          </w:pPr>
        </w:pPrChange>
      </w:pPr>
      <w:del w:id="3496" w:author="Jim Kulp" w:date="2010-07-20T09:26:00Z">
        <w:r w:rsidDel="0030225A">
          <w:delText>Configuration p</w:delText>
        </w:r>
        <w:r w:rsidRPr="001E2B1B" w:rsidDel="0030225A">
          <w:delText>r</w:delText>
        </w:r>
        <w:r w:rsidDel="0030225A">
          <w:delText xml:space="preserve">operties can be read or written, including </w:delText>
        </w:r>
        <w:r w:rsidDel="0030225A">
          <w:rPr>
            <w:b/>
          </w:rPr>
          <w:delText>B</w:delText>
        </w:r>
        <w:r w:rsidRPr="00C15F10" w:rsidDel="0030225A">
          <w:rPr>
            <w:b/>
          </w:rPr>
          <w:delText>eforeQuery</w:delText>
        </w:r>
        <w:r w:rsidDel="0030225A">
          <w:delText xml:space="preserve"> or </w:delText>
        </w:r>
        <w:r w:rsidDel="0030225A">
          <w:rPr>
            <w:b/>
          </w:rPr>
          <w:delText>A</w:delText>
        </w:r>
        <w:r w:rsidRPr="00C15F10" w:rsidDel="0030225A">
          <w:rPr>
            <w:b/>
          </w:rPr>
          <w:delText>fterConfig</w:delText>
        </w:r>
        <w:r w:rsidDel="0030225A">
          <w:delText xml:space="preserve"> operations</w:delText>
        </w:r>
      </w:del>
    </w:p>
    <w:p w:rsidR="00C00329" w:rsidRDefault="00C00329" w:rsidP="00C00329">
      <w:pPr>
        <w:pStyle w:val="ListBullet"/>
        <w:numPr>
          <w:numberingChange w:id="3497" w:author="James Kulp" w:date="2008-11-13T10:51:00Z" w:original=""/>
        </w:numPr>
      </w:pPr>
      <w:r>
        <w:t xml:space="preserve">State: </w:t>
      </w:r>
      <w:del w:id="3498" w:author="Jim Kulp" w:date="2009-07-10T13:14:00Z">
        <w:r w:rsidRPr="00C15F10" w:rsidDel="00F3098A">
          <w:rPr>
            <w:b/>
          </w:rPr>
          <w:delText>Stopped</w:delText>
        </w:r>
      </w:del>
      <w:ins w:id="3499" w:author="Jim Kulp" w:date="2009-07-10T13:14:00Z">
        <w:r w:rsidR="00F3098A" w:rsidRPr="00C15F10">
          <w:rPr>
            <w:b/>
          </w:rPr>
          <w:t>S</w:t>
        </w:r>
        <w:r w:rsidR="00F3098A">
          <w:rPr>
            <w:b/>
          </w:rPr>
          <w:t>uspend</w:t>
        </w:r>
        <w:r w:rsidR="00F3098A" w:rsidRPr="00C15F10">
          <w:rPr>
            <w:b/>
          </w:rPr>
          <w:t>ed</w:t>
        </w:r>
      </w:ins>
      <w:r>
        <w:rPr>
          <w:b/>
        </w:rPr>
        <w:t xml:space="preserve">: </w:t>
      </w:r>
      <w:r>
        <w:t xml:space="preserve">after successful </w:t>
      </w:r>
      <w:r>
        <w:rPr>
          <w:b/>
        </w:rPr>
        <w:t>Stop</w:t>
      </w:r>
      <w:r>
        <w:t xml:space="preserve"> operation, ready to </w:t>
      </w:r>
      <w:r>
        <w:rPr>
          <w:b/>
        </w:rPr>
        <w:t>Start</w:t>
      </w:r>
      <w:r>
        <w:t xml:space="preserve"> (or </w:t>
      </w:r>
      <w:r>
        <w:rPr>
          <w:b/>
        </w:rPr>
        <w:t>Release</w:t>
      </w:r>
      <w:r>
        <w:t>)</w:t>
      </w:r>
    </w:p>
    <w:p w:rsidR="00000000" w:rsidRDefault="00C00329">
      <w:pPr>
        <w:pStyle w:val="ListBullet2"/>
        <w:numPr>
          <w:ins w:id="3500" w:author="Unknown"/>
        </w:numPr>
        <w:pPrChange w:id="3501" w:author="Jim Kulp" w:date="2010-01-29T13:03:00Z">
          <w:pPr>
            <w:pStyle w:val="ListBullet2"/>
          </w:pPr>
        </w:pPrChange>
      </w:pPr>
      <w:r w:rsidRPr="001E2B1B">
        <w:t xml:space="preserve">The worker is suspended; data interfaces can be reset by connected workers (if the implementation is capable of </w:t>
      </w:r>
      <w:ins w:id="3502" w:author="Jim Kulp" w:date="2010-07-20T09:26:00Z">
        <w:r w:rsidR="0094753D" w:rsidRPr="0094753D">
          <w:rPr>
            <w:b/>
            <w:rPrChange w:id="3503" w:author="Jim Kulp" w:date="2010-07-20T09:26:00Z">
              <w:rPr/>
            </w:rPrChange>
          </w:rPr>
          <w:t>stop</w:t>
        </w:r>
      </w:ins>
      <w:del w:id="3504" w:author="Jim Kulp" w:date="2010-07-20T09:26:00Z">
        <w:r w:rsidRPr="001E2B1B" w:rsidDel="0030225A">
          <w:delText>it</w:delText>
        </w:r>
      </w:del>
      <w:r w:rsidRPr="001E2B1B">
        <w:t>).</w:t>
      </w:r>
    </w:p>
    <w:p w:rsidR="00000000" w:rsidRDefault="00C00329">
      <w:pPr>
        <w:pStyle w:val="ListBullet2"/>
        <w:numPr>
          <w:ins w:id="3505" w:author="Unknown"/>
        </w:numPr>
        <w:rPr>
          <w:del w:id="3506" w:author="Jim Kulp" w:date="2010-07-20T09:26:00Z"/>
        </w:rPr>
        <w:pPrChange w:id="3507" w:author="Jim Kulp" w:date="2010-01-29T13:03:00Z">
          <w:pPr>
            <w:pStyle w:val="ListBullet2"/>
          </w:pPr>
        </w:pPrChange>
      </w:pPr>
      <w:del w:id="3508" w:author="Jim Kulp" w:date="2010-07-20T09:26:00Z">
        <w:r w:rsidRPr="001E2B1B" w:rsidDel="0030225A">
          <w:delText>Configuration pr</w:delText>
        </w:r>
        <w:r w:rsidDel="0030225A">
          <w:delText xml:space="preserve">operties can be read or written, including </w:delText>
        </w:r>
        <w:r w:rsidDel="0030225A">
          <w:rPr>
            <w:b/>
          </w:rPr>
          <w:delText>B</w:delText>
        </w:r>
        <w:r w:rsidRPr="000B4C10" w:rsidDel="0030225A">
          <w:rPr>
            <w:b/>
          </w:rPr>
          <w:delText>eforeQuery</w:delText>
        </w:r>
        <w:r w:rsidDel="0030225A">
          <w:delText xml:space="preserve"> or </w:delText>
        </w:r>
        <w:r w:rsidDel="0030225A">
          <w:rPr>
            <w:b/>
          </w:rPr>
          <w:delText>A</w:delText>
        </w:r>
        <w:r w:rsidRPr="000B4C10" w:rsidDel="0030225A">
          <w:rPr>
            <w:b/>
          </w:rPr>
          <w:delText>fterConfig</w:delText>
        </w:r>
        <w:r w:rsidDel="0030225A">
          <w:delText xml:space="preserve"> operations</w:delText>
        </w:r>
      </w:del>
    </w:p>
    <w:p w:rsidR="00C00329" w:rsidRDefault="00C00329" w:rsidP="00C00329">
      <w:pPr>
        <w:pStyle w:val="ListBullet"/>
        <w:numPr>
          <w:numberingChange w:id="3509" w:author="James Kulp" w:date="2008-11-13T10:51:00Z" w:original=""/>
        </w:numPr>
      </w:pPr>
      <w:r>
        <w:t xml:space="preserve">State: </w:t>
      </w:r>
      <w:r w:rsidRPr="00C15F10">
        <w:rPr>
          <w:b/>
        </w:rPr>
        <w:t>Unusable</w:t>
      </w:r>
      <w:r>
        <w:t xml:space="preserve">: after unsuccessful </w:t>
      </w:r>
      <w:r>
        <w:rPr>
          <w:b/>
        </w:rPr>
        <w:t>Release</w:t>
      </w:r>
      <w:r>
        <w:t xml:space="preserve"> operation</w:t>
      </w:r>
    </w:p>
    <w:p w:rsidR="00000000" w:rsidRDefault="00C00329">
      <w:pPr>
        <w:pStyle w:val="ListBullet2"/>
        <w:numPr>
          <w:ins w:id="3510" w:author="Unknown"/>
        </w:numPr>
        <w:pPrChange w:id="3511" w:author="Jim Kulp" w:date="2010-01-29T13:03:00Z">
          <w:pPr>
            <w:pStyle w:val="ListBullet2"/>
          </w:pPr>
        </w:pPrChange>
      </w:pPr>
      <w:r>
        <w:t>In this</w:t>
      </w:r>
      <w:r w:rsidRPr="001E2B1B">
        <w:t xml:space="preserve"> state </w:t>
      </w:r>
      <w:r>
        <w:t>the only action to take is to assert WCI reset.</w:t>
      </w:r>
    </w:p>
    <w:p w:rsidR="00C00329" w:rsidRPr="001E2B1B" w:rsidDel="005E5723" w:rsidRDefault="00C00329" w:rsidP="00C00329">
      <w:pPr>
        <w:pStyle w:val="Heading3"/>
        <w:numPr>
          <w:numberingChange w:id="3512" w:author="James Kulp" w:date="2008-11-13T10:51:00Z" w:original="%1:3:0:.%2:2:0:.%3:4:0:"/>
        </w:numPr>
        <w:rPr>
          <w:szCs w:val="28"/>
        </w:rPr>
      </w:pPr>
      <w:bookmarkStart w:id="3513" w:name="_Toc141235433"/>
      <w:r w:rsidRPr="001E2B1B" w:rsidDel="005E5723">
        <w:rPr>
          <w:szCs w:val="28"/>
        </w:rPr>
        <w:t>WCI Errors</w:t>
      </w:r>
      <w:bookmarkEnd w:id="3513"/>
    </w:p>
    <w:p w:rsidR="00C00329" w:rsidRDefault="00C00329">
      <w:r>
        <w:t xml:space="preserve">WCI errors are indicated via the OCP SResp signal taking the ERR value for control operations. </w:t>
      </w:r>
      <w:r w:rsidRPr="001E2B1B">
        <w:t xml:space="preserve">Metadata indicates whether errors are transient - whether retrying operations </w:t>
      </w:r>
      <w:r>
        <w:t xml:space="preserve">(other than </w:t>
      </w:r>
      <w:r w:rsidRPr="00C15F10">
        <w:rPr>
          <w:b/>
        </w:rPr>
        <w:t>release</w:t>
      </w:r>
      <w:r>
        <w:t xml:space="preserve">) </w:t>
      </w:r>
      <w:r w:rsidRPr="001E2B1B">
        <w:t>makes any sense for an implementation.</w:t>
      </w:r>
    </w:p>
    <w:p w:rsidR="00C00329" w:rsidRDefault="00C00329" w:rsidP="00C00329">
      <w:pPr>
        <w:pStyle w:val="ListBullet"/>
        <w:numPr>
          <w:numberingChange w:id="3514" w:author="James Kulp" w:date="2008-11-13T10:51:00Z" w:original=""/>
        </w:numPr>
      </w:pPr>
      <w:r w:rsidRPr="001E2B1B">
        <w:t xml:space="preserve">All </w:t>
      </w:r>
      <w:r w:rsidRPr="00C15F10">
        <w:rPr>
          <w:b/>
        </w:rPr>
        <w:t>release</w:t>
      </w:r>
      <w:r w:rsidRPr="001E2B1B">
        <w:t xml:space="preserve"> </w:t>
      </w:r>
      <w:r>
        <w:t>errors indicate unusable worker circuit state requiring reset before re-use</w:t>
      </w:r>
    </w:p>
    <w:p w:rsidR="00C00329" w:rsidRDefault="00C00329" w:rsidP="00C00329">
      <w:pPr>
        <w:pStyle w:val="ListBullet"/>
        <w:numPr>
          <w:numberingChange w:id="3515" w:author="James Kulp" w:date="2008-11-13T10:51:00Z" w:original=""/>
        </w:numPr>
      </w:pPr>
      <w:r w:rsidRPr="001E2B1B">
        <w:t xml:space="preserve">If </w:t>
      </w:r>
      <w:r>
        <w:t>I</w:t>
      </w:r>
      <w:r w:rsidRPr="00C15F10">
        <w:t>nitialize</w:t>
      </w:r>
      <w:r w:rsidRPr="001E2B1B">
        <w:t xml:space="preserve">, </w:t>
      </w:r>
      <w:r>
        <w:t>S</w:t>
      </w:r>
      <w:r w:rsidRPr="00C15F10">
        <w:t>tart</w:t>
      </w:r>
      <w:r w:rsidRPr="001E2B1B">
        <w:t xml:space="preserve">, </w:t>
      </w:r>
      <w:r>
        <w:t>S</w:t>
      </w:r>
      <w:r w:rsidRPr="00C15F10">
        <w:t>top</w:t>
      </w:r>
      <w:r w:rsidRPr="001E2B1B">
        <w:t xml:space="preserve">, </w:t>
      </w:r>
      <w:r>
        <w:t>B</w:t>
      </w:r>
      <w:r w:rsidRPr="00C15F10">
        <w:t>eforeQuery</w:t>
      </w:r>
      <w:r w:rsidRPr="001E2B1B">
        <w:t xml:space="preserve"> or </w:t>
      </w:r>
      <w:r>
        <w:t>A</w:t>
      </w:r>
      <w:r w:rsidRPr="00C15F10">
        <w:t>fterConfig</w:t>
      </w:r>
      <w:r w:rsidRPr="001E2B1B">
        <w:t xml:space="preserve"> return an error</w:t>
      </w:r>
    </w:p>
    <w:p w:rsidR="00000000" w:rsidRDefault="00C00329">
      <w:pPr>
        <w:pStyle w:val="ListBullet2"/>
        <w:numPr>
          <w:ins w:id="3516" w:author="Unknown"/>
        </w:numPr>
        <w:pPrChange w:id="3517" w:author="Jim Kulp" w:date="2010-01-29T13:03:00Z">
          <w:pPr>
            <w:pStyle w:val="ListBullet2"/>
          </w:pPr>
        </w:pPrChange>
      </w:pPr>
      <w:r w:rsidRPr="001E2B1B">
        <w:t xml:space="preserve">If metadata </w:t>
      </w:r>
      <w:r>
        <w:t xml:space="preserve">(the </w:t>
      </w:r>
      <w:r w:rsidRPr="00C15F10">
        <w:rPr>
          <w:b/>
        </w:rPr>
        <w:t>Retry</w:t>
      </w:r>
      <w:r>
        <w:t xml:space="preserve"> attribute) </w:t>
      </w:r>
      <w:r w:rsidRPr="001E2B1B">
        <w:t xml:space="preserve">says retries are </w:t>
      </w:r>
      <w:r>
        <w:t>possible</w:t>
      </w:r>
      <w:r w:rsidRPr="001E2B1B">
        <w:t xml:space="preserve">, try </w:t>
      </w:r>
      <w:r>
        <w:t>again.</w:t>
      </w:r>
    </w:p>
    <w:p w:rsidR="00000000" w:rsidRDefault="00C00329">
      <w:pPr>
        <w:pStyle w:val="ListBullet2"/>
        <w:numPr>
          <w:ins w:id="3518" w:author="Unknown"/>
        </w:numPr>
        <w:pPrChange w:id="3519" w:author="Jim Kulp" w:date="2010-01-29T13:03:00Z">
          <w:pPr>
            <w:pStyle w:val="ListBullet2"/>
          </w:pPr>
        </w:pPrChange>
      </w:pPr>
      <w:r w:rsidRPr="001E2B1B">
        <w:t xml:space="preserve">If not, (or after unsuccessful retries) then </w:t>
      </w:r>
      <w:r>
        <w:rPr>
          <w:b/>
        </w:rPr>
        <w:t>R</w:t>
      </w:r>
      <w:r w:rsidRPr="00C15F10">
        <w:rPr>
          <w:b/>
        </w:rPr>
        <w:t>elease</w:t>
      </w:r>
      <w:r>
        <w:rPr>
          <w:b/>
        </w:rPr>
        <w:t xml:space="preserve"> </w:t>
      </w:r>
      <w:r w:rsidRPr="00C15F10">
        <w:t>may be attempted</w:t>
      </w:r>
      <w:r w:rsidRPr="001E2B1B">
        <w:t>.</w:t>
      </w:r>
    </w:p>
    <w:p w:rsidR="00C00329" w:rsidRDefault="00C00329" w:rsidP="00C00329">
      <w:pPr>
        <w:pStyle w:val="ListBullet"/>
        <w:numPr>
          <w:numberingChange w:id="3520" w:author="James Kulp" w:date="2008-11-13T10:51:00Z" w:original=""/>
        </w:numPr>
      </w:pPr>
      <w:r>
        <w:t xml:space="preserve">After a successful </w:t>
      </w:r>
      <w:r>
        <w:rPr>
          <w:b/>
        </w:rPr>
        <w:t>S</w:t>
      </w:r>
      <w:r w:rsidRPr="00C15F10">
        <w:rPr>
          <w:b/>
        </w:rPr>
        <w:t>tart</w:t>
      </w:r>
      <w:r>
        <w:t xml:space="preserve"> operation</w:t>
      </w:r>
      <w:r w:rsidRPr="001E2B1B">
        <w:t xml:space="preserve">, worker may assert </w:t>
      </w:r>
      <w:r>
        <w:t xml:space="preserve">the attention signal (see semantics for </w:t>
      </w:r>
      <w:r w:rsidRPr="001E2B1B">
        <w:t xml:space="preserve">Sflag[0] </w:t>
      </w:r>
      <w:r>
        <w:t xml:space="preserve">below) </w:t>
      </w:r>
      <w:r w:rsidRPr="001E2B1B">
        <w:t xml:space="preserve">to indicate </w:t>
      </w:r>
      <w:r>
        <w:t xml:space="preserve">that </w:t>
      </w:r>
      <w:r w:rsidRPr="001E2B1B">
        <w:t xml:space="preserve">an error </w:t>
      </w:r>
      <w:r>
        <w:t xml:space="preserve">has occurred </w:t>
      </w:r>
      <w:r w:rsidRPr="001E2B1B">
        <w:t>or attention is required</w:t>
      </w:r>
    </w:p>
    <w:p w:rsidR="00000000" w:rsidRDefault="00C00329">
      <w:pPr>
        <w:pStyle w:val="ListBullet2"/>
        <w:numPr>
          <w:ins w:id="3521" w:author="Unknown"/>
        </w:numPr>
        <w:pPrChange w:id="3522" w:author="Jim Kulp" w:date="2010-01-29T13:03:00Z">
          <w:pPr>
            <w:pStyle w:val="ListBullet2"/>
          </w:pPr>
        </w:pPrChange>
      </w:pPr>
      <w:r w:rsidRPr="001E2B1B">
        <w:t>What</w:t>
      </w:r>
      <w:r>
        <w:t xml:space="preserve"> this means is worker dependent, but generic software knows to inform users or invoke attention handlers for the worker.</w:t>
      </w:r>
    </w:p>
    <w:p w:rsidR="00000000" w:rsidRDefault="00C00329">
      <w:pPr>
        <w:pStyle w:val="ListBullet2"/>
        <w:numPr>
          <w:ins w:id="3523" w:author="Unknown"/>
        </w:numPr>
        <w:pPrChange w:id="3524" w:author="Jim Kulp" w:date="2010-01-29T13:03:00Z">
          <w:pPr>
            <w:pStyle w:val="ListBullet2"/>
          </w:pPr>
        </w:pPrChange>
      </w:pPr>
      <w:r w:rsidRPr="001E2B1B">
        <w:t xml:space="preserve">Should be cleared by worker </w:t>
      </w:r>
      <w:r>
        <w:t xml:space="preserve">during </w:t>
      </w:r>
      <w:r>
        <w:rPr>
          <w:b/>
        </w:rPr>
        <w:t>R</w:t>
      </w:r>
      <w:r w:rsidRPr="00C15F10">
        <w:rPr>
          <w:b/>
        </w:rPr>
        <w:t>elease</w:t>
      </w:r>
      <w:r>
        <w:t xml:space="preserve"> operation (and reset).</w:t>
      </w:r>
    </w:p>
    <w:p w:rsidR="00C00329" w:rsidRPr="001E2B1B" w:rsidRDefault="00C00329" w:rsidP="00C00329">
      <w:pPr>
        <w:pStyle w:val="Heading2"/>
        <w:numPr>
          <w:numberingChange w:id="3525" w:author="James Kulp" w:date="2008-11-13T10:51:00Z" w:original="%1:3:0:.%2:3:0:"/>
        </w:numPr>
      </w:pPr>
      <w:bookmarkStart w:id="3526" w:name="_Toc141235434"/>
      <w:r w:rsidRPr="001E2B1B">
        <w:t>WCI Attributes</w:t>
      </w:r>
      <w:bookmarkEnd w:id="3526"/>
    </w:p>
    <w:p w:rsidR="00C00329" w:rsidRDefault="00C00329" w:rsidP="00C00329">
      <w:pPr>
        <w:rPr>
          <w:rFonts w:cs="Arial"/>
          <w:color w:val="000000"/>
        </w:rPr>
      </w:pPr>
      <w:r>
        <w:rPr>
          <w:rFonts w:cs="Arial"/>
          <w:color w:val="000000"/>
        </w:rPr>
        <w:t>W</w:t>
      </w:r>
      <w:r w:rsidRPr="001E2B1B">
        <w:rPr>
          <w:rFonts w:cs="Arial"/>
          <w:color w:val="000000"/>
        </w:rPr>
        <w:t>orker author</w:t>
      </w:r>
      <w:r>
        <w:rPr>
          <w:rFonts w:cs="Arial"/>
          <w:color w:val="000000"/>
        </w:rPr>
        <w:t>s</w:t>
      </w:r>
      <w:r w:rsidRPr="001E2B1B">
        <w:rPr>
          <w:rFonts w:cs="Arial"/>
          <w:color w:val="000000"/>
        </w:rPr>
        <w:t xml:space="preserve"> </w:t>
      </w:r>
      <w:r>
        <w:rPr>
          <w:rFonts w:cs="Arial"/>
          <w:color w:val="000000"/>
        </w:rPr>
        <w:t>specify</w:t>
      </w:r>
      <w:r w:rsidRPr="001E2B1B">
        <w:rPr>
          <w:rFonts w:cs="Arial"/>
          <w:color w:val="000000"/>
        </w:rPr>
        <w:t xml:space="preserve"> their </w:t>
      </w:r>
      <w:r>
        <w:rPr>
          <w:rFonts w:cs="Arial"/>
          <w:color w:val="000000"/>
        </w:rPr>
        <w:t xml:space="preserve">WCI </w:t>
      </w:r>
      <w:r w:rsidRPr="001E2B1B">
        <w:rPr>
          <w:rFonts w:cs="Arial"/>
          <w:color w:val="000000"/>
        </w:rPr>
        <w:t>implementation choices via the following</w:t>
      </w:r>
      <w:r>
        <w:rPr>
          <w:rFonts w:cs="Arial"/>
          <w:color w:val="000000"/>
        </w:rPr>
        <w:t xml:space="preserve"> attributes</w:t>
      </w:r>
      <w:r w:rsidRPr="001E2B1B">
        <w:rPr>
          <w:rFonts w:cs="Arial"/>
          <w:color w:val="000000"/>
        </w:rPr>
        <w:t>, from which all OCP configuration parameters and signals are derived.</w:t>
      </w:r>
      <w:ins w:id="3527" w:author="Jim Kulp" w:date="2010-07-20T09:28:00Z">
        <w:r w:rsidR="00263625">
          <w:rPr>
            <w:rFonts w:cs="Arial"/>
            <w:color w:val="000000"/>
          </w:rPr>
          <w:t xml:space="preserve">  When the HDL worker is fully described by an OpenCPI Component Specification, and an HDL OID (see below), these attributes are all automatically inferred from the that XML information.</w:t>
        </w:r>
      </w:ins>
      <w:ins w:id="3528" w:author="Jim Kulp" w:date="2010-07-20T09:29:00Z">
        <w:r w:rsidR="00263625">
          <w:rPr>
            <w:rFonts w:cs="Arial"/>
            <w:color w:val="000000"/>
          </w:rPr>
          <w:t xml:space="preserve">  In particular, the property-related attributes are derived from the combination of OCS properties and any additional OID properties.</w:t>
        </w:r>
      </w:ins>
    </w:p>
    <w:p w:rsidR="00C00329" w:rsidRDefault="00C00329" w:rsidP="00C00329">
      <w:pPr>
        <w:rPr>
          <w:ins w:id="3529" w:author="James Kulp" w:date="2008-11-13T14:22:00Z"/>
        </w:rPr>
      </w:pPr>
      <w:r>
        <w:t>Each attribute is labeled indicating whether the attribute value relates to the worker’s interface (and thus applies to all implementations), or whether the attribute value is specific to a particular implementation of the same interface common to all related implementations.  The metadata formats (XML Schema described below) separates attributes that are about high level interface behavior (e.g. properties) from those that are implementation-specific.</w:t>
      </w:r>
    </w:p>
    <w:p w:rsidR="004F5DC7" w:rsidRPr="001E2B1B" w:rsidRDefault="004F5DC7" w:rsidP="00C00329">
      <w:pPr>
        <w:numPr>
          <w:ins w:id="3530" w:author="James Kulp" w:date="2008-11-13T14:22:00Z"/>
        </w:numPr>
      </w:pPr>
      <w:ins w:id="3531" w:author="James Kulp" w:date="2008-11-13T14:22:00Z">
        <w:r>
          <w:t>The Clock and ClockSignal attributes, described in section 2.6, are applicable to WCI</w:t>
        </w:r>
      </w:ins>
      <w:ins w:id="3532" w:author="James Kulp" w:date="2008-11-13T14:23:00Z">
        <w:r>
          <w:t>.</w:t>
        </w:r>
      </w:ins>
    </w:p>
    <w:p w:rsidR="00C00329" w:rsidRPr="001E2B1B" w:rsidRDefault="00C00329" w:rsidP="00C00329">
      <w:pPr>
        <w:pStyle w:val="Heading3"/>
        <w:numPr>
          <w:numberingChange w:id="3533" w:author="James Kulp" w:date="2008-11-13T10:51:00Z" w:original="%1:3:0:.%2:3:0:.%3:1:0:"/>
        </w:numPr>
      </w:pPr>
      <w:bookmarkStart w:id="3534" w:name="_Toc141235435"/>
      <w:r w:rsidRPr="001E2B1B">
        <w:t>WCI Worker Attribute Summary</w:t>
      </w:r>
      <w:bookmarkEnd w:id="3534"/>
    </w:p>
    <w:p w:rsidR="00C00329" w:rsidRPr="001E2B1B" w:rsidRDefault="00C00329" w:rsidP="00C00329">
      <w:pPr>
        <w:pStyle w:val="Caption"/>
        <w:keepNext/>
      </w:pPr>
      <w:r w:rsidRPr="001E2B1B">
        <w:t xml:space="preserve">Table </w:t>
      </w:r>
      <w:fldSimple w:instr=" SEQ Table \* ARABIC ">
        <w:ins w:id="3535" w:author="Jim Kulp" w:date="2010-07-20T09:47:00Z">
          <w:r w:rsidR="00AF5D6E">
            <w:rPr>
              <w:noProof/>
            </w:rPr>
            <w:t>4</w:t>
          </w:r>
        </w:ins>
        <w:del w:id="3536" w:author="Jim Kulp" w:date="2010-07-20T09:47:00Z">
          <w:r w:rsidR="00902CF7" w:rsidDel="00AF5D6E">
            <w:rPr>
              <w:noProof/>
            </w:rPr>
            <w:delText>5</w:delText>
          </w:r>
        </w:del>
      </w:fldSimple>
      <w:r w:rsidRPr="001E2B1B">
        <w:t xml:space="preserve"> – WCI Worker Canonical Attribute Table</w:t>
      </w:r>
    </w:p>
    <w:tbl>
      <w:tblPr>
        <w:tblStyle w:val="TableGrid"/>
        <w:tblW w:w="9540" w:type="dxa"/>
        <w:tblInd w:w="-72"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40"/>
        <w:gridCol w:w="1260"/>
        <w:gridCol w:w="1170"/>
        <w:gridCol w:w="990"/>
        <w:gridCol w:w="3780"/>
      </w:tblGrid>
      <w:tr w:rsidR="00C00329" w:rsidRPr="001E2B1B">
        <w:tc>
          <w:tcPr>
            <w:tcW w:w="2340" w:type="dxa"/>
            <w:tcBorders>
              <w:top w:val="single" w:sz="4" w:space="0" w:color="000000"/>
              <w:bottom w:val="single" w:sz="6" w:space="0" w:color="00000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Attribute Name</w:t>
            </w:r>
          </w:p>
        </w:tc>
        <w:tc>
          <w:tcPr>
            <w:tcW w:w="1260" w:type="dxa"/>
            <w:tcBorders>
              <w:top w:val="single" w:sz="4" w:space="0" w:color="000000"/>
              <w:bottom w:val="single" w:sz="6" w:space="0" w:color="000000"/>
            </w:tcBorders>
            <w:shd w:val="clear" w:color="auto" w:fill="F3F3F3"/>
            <w:vAlign w:val="center"/>
          </w:tcPr>
          <w:p w:rsidR="00C00329" w:rsidRPr="000C4B76" w:rsidRDefault="00C00329" w:rsidP="00C00329">
            <w:pPr>
              <w:jc w:val="center"/>
              <w:rPr>
                <w:rFonts w:ascii="Verdana" w:hAnsi="Verdana"/>
                <w:b/>
                <w:sz w:val="20"/>
              </w:rPr>
            </w:pPr>
            <w:r w:rsidRPr="000C4B76">
              <w:rPr>
                <w:rFonts w:ascii="Verdana" w:hAnsi="Verdana"/>
                <w:b/>
                <w:sz w:val="20"/>
              </w:rPr>
              <w:t>Type</w:t>
            </w:r>
          </w:p>
          <w:p w:rsidR="00C00329" w:rsidRPr="001E2B1B" w:rsidRDefault="00C00329" w:rsidP="00C00329">
            <w:pPr>
              <w:jc w:val="center"/>
              <w:rPr>
                <w:rFonts w:ascii="Verdana" w:hAnsi="Verdana"/>
                <w:b/>
              </w:rPr>
            </w:pPr>
            <w:r w:rsidRPr="001E2B1B">
              <w:rPr>
                <w:rFonts w:ascii="Verdana" w:hAnsi="Verdana"/>
                <w:sz w:val="16"/>
                <w:szCs w:val="16"/>
              </w:rPr>
              <w:t>(per XML Schema)</w:t>
            </w:r>
          </w:p>
        </w:tc>
        <w:tc>
          <w:tcPr>
            <w:tcW w:w="1170" w:type="dxa"/>
            <w:tcBorders>
              <w:top w:val="single" w:sz="4" w:space="0" w:color="000000"/>
              <w:bottom w:val="single" w:sz="6" w:space="0" w:color="000000"/>
            </w:tcBorders>
            <w:shd w:val="clear" w:color="auto" w:fill="F3F3F3"/>
            <w:vAlign w:val="center"/>
          </w:tcPr>
          <w:p w:rsidR="00C00329" w:rsidRPr="000C4B76" w:rsidRDefault="00C00329" w:rsidP="00C00329">
            <w:pPr>
              <w:jc w:val="center"/>
              <w:rPr>
                <w:rFonts w:ascii="Verdana" w:hAnsi="Verdana"/>
                <w:b/>
                <w:sz w:val="16"/>
              </w:rPr>
            </w:pPr>
            <w:r w:rsidRPr="000C4B76">
              <w:rPr>
                <w:rFonts w:ascii="Verdana" w:hAnsi="Verdana"/>
                <w:b/>
                <w:sz w:val="16"/>
                <w:u w:val="single"/>
              </w:rPr>
              <w:t>Int</w:t>
            </w:r>
            <w:r w:rsidRPr="000C4B76">
              <w:rPr>
                <w:rFonts w:ascii="Verdana" w:hAnsi="Verdana"/>
                <w:b/>
                <w:sz w:val="16"/>
              </w:rPr>
              <w:t>erface</w:t>
            </w:r>
            <w:r w:rsidRPr="000C4B76">
              <w:rPr>
                <w:rFonts w:ascii="Verdana" w:hAnsi="Verdana"/>
                <w:b/>
                <w:sz w:val="16"/>
              </w:rPr>
              <w:br/>
              <w:t>vs.</w:t>
            </w:r>
            <w:r w:rsidRPr="000C4B76">
              <w:rPr>
                <w:rFonts w:ascii="Verdana" w:hAnsi="Verdana"/>
                <w:b/>
                <w:sz w:val="16"/>
              </w:rPr>
              <w:br/>
            </w:r>
            <w:r w:rsidRPr="000C4B76">
              <w:rPr>
                <w:rFonts w:ascii="Verdana" w:hAnsi="Verdana"/>
                <w:b/>
                <w:sz w:val="16"/>
                <w:u w:val="single"/>
              </w:rPr>
              <w:t>Imp</w:t>
            </w:r>
            <w:r w:rsidRPr="000C4B76">
              <w:rPr>
                <w:rFonts w:ascii="Verdana" w:hAnsi="Verdana"/>
                <w:b/>
                <w:sz w:val="16"/>
              </w:rPr>
              <w:t>le-</w:t>
            </w:r>
            <w:r w:rsidRPr="000C4B76">
              <w:rPr>
                <w:rFonts w:ascii="Verdana" w:hAnsi="Verdana"/>
                <w:b/>
                <w:sz w:val="16"/>
              </w:rPr>
              <w:br/>
              <w:t>mentation</w:t>
            </w:r>
          </w:p>
        </w:tc>
        <w:tc>
          <w:tcPr>
            <w:tcW w:w="990" w:type="dxa"/>
            <w:tcBorders>
              <w:top w:val="single" w:sz="4" w:space="0" w:color="000000"/>
              <w:bottom w:val="single" w:sz="6" w:space="0" w:color="000000"/>
            </w:tcBorders>
            <w:shd w:val="clear" w:color="auto" w:fill="F3F3F3"/>
            <w:vAlign w:val="center"/>
          </w:tcPr>
          <w:p w:rsidR="00C00329" w:rsidRPr="005E5723" w:rsidRDefault="00C00329" w:rsidP="00C00329">
            <w:pPr>
              <w:jc w:val="center"/>
              <w:rPr>
                <w:rFonts w:ascii="Verdana" w:hAnsi="Verdana"/>
                <w:b/>
                <w:sz w:val="18"/>
              </w:rPr>
            </w:pPr>
            <w:r w:rsidRPr="00C15F10">
              <w:rPr>
                <w:rFonts w:ascii="Verdana" w:hAnsi="Verdana"/>
                <w:b/>
                <w:sz w:val="18"/>
              </w:rPr>
              <w:t>Default</w:t>
            </w:r>
          </w:p>
          <w:p w:rsidR="00C00329" w:rsidRPr="001E2B1B" w:rsidRDefault="00C00329" w:rsidP="00C00329">
            <w:pPr>
              <w:jc w:val="center"/>
              <w:rPr>
                <w:rFonts w:ascii="Verdana" w:hAnsi="Verdana"/>
                <w:b/>
              </w:rPr>
            </w:pPr>
            <w:r w:rsidRPr="00C15F10">
              <w:rPr>
                <w:rFonts w:ascii="Verdana" w:hAnsi="Verdana"/>
                <w:b/>
                <w:sz w:val="18"/>
              </w:rPr>
              <w:t>Value</w:t>
            </w:r>
          </w:p>
        </w:tc>
        <w:tc>
          <w:tcPr>
            <w:tcW w:w="3780" w:type="dxa"/>
            <w:tcBorders>
              <w:top w:val="single" w:sz="4" w:space="0" w:color="000000"/>
              <w:bottom w:val="single" w:sz="6" w:space="0" w:color="000000"/>
            </w:tcBorders>
            <w:shd w:val="clear" w:color="auto" w:fill="F3F3F3"/>
          </w:tcPr>
          <w:p w:rsidR="00C00329" w:rsidRPr="001E2B1B" w:rsidRDefault="00C00329" w:rsidP="00C00329">
            <w:pPr>
              <w:jc w:val="center"/>
              <w:rPr>
                <w:rFonts w:ascii="Verdana" w:hAnsi="Verdana"/>
                <w:b/>
              </w:rPr>
            </w:pPr>
            <w:r w:rsidRPr="001E2B1B">
              <w:rPr>
                <w:rFonts w:ascii="Verdana" w:hAnsi="Verdana"/>
                <w:b/>
              </w:rPr>
              <w:t>Description</w:t>
            </w:r>
          </w:p>
          <w:p w:rsidR="00C00329" w:rsidRPr="001E2B1B" w:rsidRDefault="00C00329" w:rsidP="00C00329">
            <w:pPr>
              <w:jc w:val="center"/>
              <w:rPr>
                <w:rFonts w:ascii="Verdana" w:hAnsi="Verdana"/>
                <w:sz w:val="16"/>
                <w:szCs w:val="16"/>
              </w:rPr>
            </w:pPr>
            <w:r w:rsidRPr="001E2B1B">
              <w:rPr>
                <w:rFonts w:ascii="Verdana" w:hAnsi="Verdana"/>
                <w:sz w:val="16"/>
                <w:szCs w:val="16"/>
              </w:rPr>
              <w:t>(OCP configuration parameters affected by this choice)</w:t>
            </w:r>
          </w:p>
        </w:tc>
      </w:tr>
      <w:tr w:rsidR="00C00329" w:rsidRPr="001E2B1B">
        <w:tc>
          <w:tcPr>
            <w:tcW w:w="2340" w:type="dxa"/>
            <w:tcBorders>
              <w:top w:val="single" w:sz="6" w:space="0" w:color="000000"/>
            </w:tcBorders>
            <w:vAlign w:val="center"/>
          </w:tcPr>
          <w:p w:rsidR="00C00329" w:rsidRPr="001E2B1B" w:rsidRDefault="00C00329" w:rsidP="00C00329">
            <w:pPr>
              <w:pStyle w:val="ICTableEntry"/>
            </w:pPr>
            <w:r w:rsidRPr="001E2B1B">
              <w:t>SizeOfConfigSpace</w:t>
            </w:r>
          </w:p>
        </w:tc>
        <w:tc>
          <w:tcPr>
            <w:tcW w:w="1260" w:type="dxa"/>
            <w:tcBorders>
              <w:top w:val="single" w:sz="6" w:space="0" w:color="000000"/>
            </w:tcBorders>
            <w:vAlign w:val="center"/>
          </w:tcPr>
          <w:p w:rsidR="00C00329" w:rsidRPr="001E2B1B" w:rsidRDefault="00C00329" w:rsidP="00C00329">
            <w:pPr>
              <w:pStyle w:val="ICTableEntry"/>
            </w:pPr>
            <w:r w:rsidRPr="001E2B1B">
              <w:t>unsignedInt</w:t>
            </w:r>
          </w:p>
        </w:tc>
        <w:tc>
          <w:tcPr>
            <w:tcW w:w="1170" w:type="dxa"/>
            <w:tcBorders>
              <w:top w:val="single" w:sz="6" w:space="0" w:color="000000"/>
            </w:tcBorders>
            <w:vAlign w:val="center"/>
          </w:tcPr>
          <w:p w:rsidR="00C00329" w:rsidRPr="001E2B1B" w:rsidRDefault="00C00329" w:rsidP="00C00329">
            <w:pPr>
              <w:pStyle w:val="ICTableEntry"/>
            </w:pPr>
            <w:r w:rsidRPr="001E2B1B">
              <w:t>Int</w:t>
            </w:r>
          </w:p>
        </w:tc>
        <w:tc>
          <w:tcPr>
            <w:tcW w:w="990" w:type="dxa"/>
            <w:tcBorders>
              <w:top w:val="single" w:sz="6" w:space="0" w:color="000000"/>
            </w:tcBorders>
            <w:vAlign w:val="center"/>
          </w:tcPr>
          <w:p w:rsidR="00C00329" w:rsidRPr="001E2B1B" w:rsidRDefault="00C00329" w:rsidP="00C00329">
            <w:pPr>
              <w:pStyle w:val="ICTableEntry"/>
            </w:pPr>
            <w:r w:rsidRPr="001E2B1B">
              <w:t>0</w:t>
            </w:r>
          </w:p>
        </w:tc>
        <w:tc>
          <w:tcPr>
            <w:tcW w:w="3780" w:type="dxa"/>
            <w:tcBorders>
              <w:top w:val="single" w:sz="6" w:space="0" w:color="000000"/>
            </w:tcBorders>
            <w:vAlign w:val="center"/>
          </w:tcPr>
          <w:p w:rsidR="00C00329" w:rsidRPr="001E2B1B" w:rsidRDefault="00C00329" w:rsidP="00C00329">
            <w:pPr>
              <w:pStyle w:val="ICTableEntry"/>
            </w:pPr>
            <w:r w:rsidRPr="001E2B1B">
              <w:t>Size (in Bytes) of worker’s configurable property space</w:t>
            </w:r>
          </w:p>
        </w:tc>
      </w:tr>
      <w:tr w:rsidR="00C00329" w:rsidRPr="001E2B1B">
        <w:tc>
          <w:tcPr>
            <w:tcW w:w="2340" w:type="dxa"/>
            <w:vAlign w:val="center"/>
          </w:tcPr>
          <w:p w:rsidR="00C00329" w:rsidRPr="001E2B1B" w:rsidRDefault="00C00329" w:rsidP="00C00329">
            <w:pPr>
              <w:pStyle w:val="ICTableEntry"/>
            </w:pPr>
            <w:r w:rsidRPr="001E2B1B">
              <w:t>WritableConfigProperties</w:t>
            </w:r>
          </w:p>
        </w:tc>
        <w:tc>
          <w:tcPr>
            <w:tcW w:w="1260" w:type="dxa"/>
            <w:vAlign w:val="center"/>
          </w:tcPr>
          <w:p w:rsidR="00C00329" w:rsidRPr="001E2B1B" w:rsidRDefault="00C00329" w:rsidP="00C00329">
            <w:pPr>
              <w:pStyle w:val="ICTableEntry"/>
            </w:pPr>
            <w:r w:rsidRPr="001E2B1B">
              <w:t>boolean</w:t>
            </w:r>
          </w:p>
        </w:tc>
        <w:tc>
          <w:tcPr>
            <w:tcW w:w="1170" w:type="dxa"/>
            <w:vAlign w:val="center"/>
          </w:tcPr>
          <w:p w:rsidR="00C00329" w:rsidRPr="001E2B1B" w:rsidRDefault="00C00329" w:rsidP="00C00329">
            <w:pPr>
              <w:pStyle w:val="ICTableEntry"/>
            </w:pPr>
            <w:r w:rsidRPr="001E2B1B">
              <w:t>Int</w:t>
            </w:r>
          </w:p>
        </w:tc>
        <w:tc>
          <w:tcPr>
            <w:tcW w:w="990" w:type="dxa"/>
            <w:vAlign w:val="center"/>
          </w:tcPr>
          <w:p w:rsidR="00C00329" w:rsidRPr="001E2B1B" w:rsidRDefault="00C00329" w:rsidP="00C00329">
            <w:pPr>
              <w:pStyle w:val="ICTableEntry"/>
            </w:pPr>
            <w:r w:rsidRPr="001E2B1B">
              <w:t>false</w:t>
            </w:r>
          </w:p>
        </w:tc>
        <w:tc>
          <w:tcPr>
            <w:tcW w:w="3780" w:type="dxa"/>
            <w:vAlign w:val="center"/>
          </w:tcPr>
          <w:p w:rsidR="00C00329" w:rsidRPr="001E2B1B" w:rsidRDefault="00C00329" w:rsidP="00C00329">
            <w:pPr>
              <w:pStyle w:val="ICTableEntry"/>
            </w:pPr>
            <w:r w:rsidRPr="001E2B1B">
              <w:t>TRUE</w:t>
            </w:r>
            <w:r>
              <w:t xml:space="preserve">: </w:t>
            </w:r>
            <w:r w:rsidRPr="001E2B1B">
              <w:t>there are wri</w:t>
            </w:r>
            <w:r>
              <w:t>table configuration properties</w:t>
            </w:r>
          </w:p>
        </w:tc>
      </w:tr>
      <w:tr w:rsidR="00C00329" w:rsidRPr="001E2B1B">
        <w:tc>
          <w:tcPr>
            <w:tcW w:w="2340" w:type="dxa"/>
            <w:vAlign w:val="center"/>
          </w:tcPr>
          <w:p w:rsidR="00C00329" w:rsidRPr="001E2B1B" w:rsidRDefault="00C00329" w:rsidP="00C00329">
            <w:pPr>
              <w:pStyle w:val="ICTableEntry"/>
            </w:pPr>
            <w:r w:rsidRPr="001E2B1B">
              <w:t>ReadableConfigProperties</w:t>
            </w:r>
          </w:p>
        </w:tc>
        <w:tc>
          <w:tcPr>
            <w:tcW w:w="1260" w:type="dxa"/>
            <w:vAlign w:val="center"/>
          </w:tcPr>
          <w:p w:rsidR="00C00329" w:rsidRPr="001E2B1B" w:rsidRDefault="00C00329" w:rsidP="00C00329">
            <w:pPr>
              <w:pStyle w:val="ICTableEntry"/>
            </w:pPr>
            <w:r w:rsidRPr="001E2B1B">
              <w:t>boolean</w:t>
            </w:r>
          </w:p>
        </w:tc>
        <w:tc>
          <w:tcPr>
            <w:tcW w:w="1170" w:type="dxa"/>
            <w:vAlign w:val="center"/>
          </w:tcPr>
          <w:p w:rsidR="00C00329" w:rsidRPr="001E2B1B" w:rsidRDefault="00C00329" w:rsidP="00C00329">
            <w:pPr>
              <w:pStyle w:val="ICTableEntry"/>
            </w:pPr>
            <w:r w:rsidRPr="001E2B1B">
              <w:t>Int</w:t>
            </w:r>
          </w:p>
        </w:tc>
        <w:tc>
          <w:tcPr>
            <w:tcW w:w="990" w:type="dxa"/>
            <w:vAlign w:val="center"/>
          </w:tcPr>
          <w:p w:rsidR="00C00329" w:rsidRPr="001E2B1B" w:rsidRDefault="00C00329" w:rsidP="00C00329">
            <w:pPr>
              <w:pStyle w:val="ICTableEntry"/>
            </w:pPr>
            <w:r w:rsidRPr="001E2B1B">
              <w:t>false</w:t>
            </w:r>
          </w:p>
        </w:tc>
        <w:tc>
          <w:tcPr>
            <w:tcW w:w="3780" w:type="dxa"/>
            <w:vAlign w:val="center"/>
          </w:tcPr>
          <w:p w:rsidR="00C00329" w:rsidRPr="001E2B1B" w:rsidRDefault="00C00329" w:rsidP="00C00329">
            <w:pPr>
              <w:pStyle w:val="ICTableEntry"/>
            </w:pPr>
            <w:r w:rsidRPr="001E2B1B">
              <w:t>TRUE</w:t>
            </w:r>
            <w:r>
              <w:t xml:space="preserve">: </w:t>
            </w:r>
            <w:r w:rsidRPr="001E2B1B">
              <w:t xml:space="preserve">there are </w:t>
            </w:r>
            <w:r>
              <w:t>readable configuration properties</w:t>
            </w:r>
          </w:p>
        </w:tc>
      </w:tr>
      <w:tr w:rsidR="00C00329" w:rsidRPr="001E2B1B">
        <w:tc>
          <w:tcPr>
            <w:tcW w:w="2340" w:type="dxa"/>
            <w:vAlign w:val="center"/>
          </w:tcPr>
          <w:p w:rsidR="00C00329" w:rsidRPr="001E2B1B" w:rsidRDefault="00C00329" w:rsidP="00C00329">
            <w:pPr>
              <w:pStyle w:val="ICTableEntry"/>
            </w:pPr>
            <w:r w:rsidRPr="001E2B1B">
              <w:t>Sub32bitConfigProperties</w:t>
            </w:r>
          </w:p>
        </w:tc>
        <w:tc>
          <w:tcPr>
            <w:tcW w:w="1260" w:type="dxa"/>
            <w:vAlign w:val="center"/>
          </w:tcPr>
          <w:p w:rsidR="00C00329" w:rsidRPr="001E2B1B" w:rsidRDefault="00C00329" w:rsidP="00C00329">
            <w:pPr>
              <w:pStyle w:val="ICTableEntry"/>
            </w:pPr>
            <w:r w:rsidRPr="001E2B1B">
              <w:t>boolean</w:t>
            </w:r>
          </w:p>
        </w:tc>
        <w:tc>
          <w:tcPr>
            <w:tcW w:w="1170" w:type="dxa"/>
            <w:vAlign w:val="center"/>
          </w:tcPr>
          <w:p w:rsidR="00C00329" w:rsidRPr="001E2B1B" w:rsidRDefault="00C00329" w:rsidP="00C00329">
            <w:pPr>
              <w:pStyle w:val="ICTableEntry"/>
            </w:pPr>
            <w:r w:rsidRPr="001E2B1B">
              <w:t>Int</w:t>
            </w:r>
          </w:p>
        </w:tc>
        <w:tc>
          <w:tcPr>
            <w:tcW w:w="990" w:type="dxa"/>
            <w:vAlign w:val="center"/>
          </w:tcPr>
          <w:p w:rsidR="00C00329" w:rsidRPr="001E2B1B" w:rsidRDefault="00C00329" w:rsidP="00C00329">
            <w:pPr>
              <w:pStyle w:val="ICTableEntry"/>
            </w:pPr>
            <w:r w:rsidRPr="001E2B1B">
              <w:t>false</w:t>
            </w:r>
          </w:p>
        </w:tc>
        <w:tc>
          <w:tcPr>
            <w:tcW w:w="3780" w:type="dxa"/>
            <w:vAlign w:val="center"/>
          </w:tcPr>
          <w:p w:rsidR="00C00329" w:rsidRPr="001E2B1B" w:rsidRDefault="00C00329" w:rsidP="00C00329">
            <w:pPr>
              <w:pStyle w:val="ICTableEntry"/>
            </w:pPr>
            <w:r w:rsidRPr="001E2B1B">
              <w:t>TRUE</w:t>
            </w:r>
            <w:r>
              <w:t xml:space="preserve">: </w:t>
            </w:r>
            <w:r w:rsidRPr="001E2B1B">
              <w:t>there are properties that are smaller than 4-Byte values</w:t>
            </w:r>
          </w:p>
        </w:tc>
      </w:tr>
      <w:tr w:rsidR="00C00329" w:rsidRPr="001E2B1B">
        <w:tc>
          <w:tcPr>
            <w:tcW w:w="2340" w:type="dxa"/>
            <w:vAlign w:val="center"/>
          </w:tcPr>
          <w:p w:rsidR="00C00329" w:rsidRPr="001E2B1B" w:rsidRDefault="00C00329" w:rsidP="00C00329">
            <w:pPr>
              <w:pStyle w:val="ICTableEntry"/>
            </w:pPr>
            <w:r>
              <w:t>ControlOperations</w:t>
            </w:r>
          </w:p>
        </w:tc>
        <w:tc>
          <w:tcPr>
            <w:tcW w:w="1260" w:type="dxa"/>
            <w:vAlign w:val="center"/>
          </w:tcPr>
          <w:p w:rsidR="00C00329" w:rsidRPr="001E2B1B" w:rsidRDefault="00C00329" w:rsidP="00C00329">
            <w:pPr>
              <w:pStyle w:val="ICTableEntry"/>
            </w:pPr>
            <w:r>
              <w:t>string</w:t>
            </w:r>
          </w:p>
        </w:tc>
        <w:tc>
          <w:tcPr>
            <w:tcW w:w="1170" w:type="dxa"/>
            <w:vAlign w:val="center"/>
          </w:tcPr>
          <w:p w:rsidR="00C00329" w:rsidRPr="001E2B1B" w:rsidRDefault="00C00329" w:rsidP="00C00329">
            <w:pPr>
              <w:pStyle w:val="ICTableEntry"/>
            </w:pPr>
            <w:r w:rsidRPr="001E2B1B">
              <w:t>Imp</w:t>
            </w:r>
          </w:p>
        </w:tc>
        <w:tc>
          <w:tcPr>
            <w:tcW w:w="990" w:type="dxa"/>
            <w:vAlign w:val="center"/>
          </w:tcPr>
          <w:p w:rsidR="00C00329" w:rsidRPr="001E2B1B" w:rsidRDefault="00C00329" w:rsidP="00C00329">
            <w:pPr>
              <w:pStyle w:val="ICTableEntry"/>
            </w:pPr>
            <w:r>
              <w:t>empty</w:t>
            </w:r>
          </w:p>
        </w:tc>
        <w:tc>
          <w:tcPr>
            <w:tcW w:w="3780" w:type="dxa"/>
            <w:vAlign w:val="center"/>
          </w:tcPr>
          <w:p w:rsidR="00C00329" w:rsidRPr="001E2B1B" w:rsidRDefault="00C00329" w:rsidP="00C00329">
            <w:pPr>
              <w:pStyle w:val="ICTableEntry"/>
            </w:pPr>
            <w:r>
              <w:t>List of supported control operations (start is assumed and mandatory)</w:t>
            </w:r>
          </w:p>
        </w:tc>
      </w:tr>
      <w:tr w:rsidR="00C00329" w:rsidRPr="001E2B1B">
        <w:tc>
          <w:tcPr>
            <w:tcW w:w="2340" w:type="dxa"/>
            <w:vAlign w:val="center"/>
          </w:tcPr>
          <w:p w:rsidR="00C00329" w:rsidRPr="001E2B1B" w:rsidRDefault="00C00329" w:rsidP="00F3098A">
            <w:pPr>
              <w:pStyle w:val="ICTableEntry"/>
            </w:pPr>
            <w:del w:id="3537" w:author="Jim Kulp" w:date="2009-07-10T13:14:00Z">
              <w:r w:rsidDel="00F3098A">
                <w:delText>ResetWhile</w:delText>
              </w:r>
              <w:r w:rsidRPr="001E2B1B" w:rsidDel="00F3098A">
                <w:delText>Stopped</w:delText>
              </w:r>
            </w:del>
            <w:ins w:id="3538" w:author="Jim Kulp" w:date="2009-07-10T13:14:00Z">
              <w:r w:rsidR="00F3098A">
                <w:t>ResetWhile</w:t>
              </w:r>
              <w:r w:rsidR="00F3098A" w:rsidRPr="001E2B1B">
                <w:t>S</w:t>
              </w:r>
              <w:r w:rsidR="00F3098A">
                <w:t>uspended</w:t>
              </w:r>
            </w:ins>
          </w:p>
        </w:tc>
        <w:tc>
          <w:tcPr>
            <w:tcW w:w="1260" w:type="dxa"/>
            <w:vAlign w:val="center"/>
          </w:tcPr>
          <w:p w:rsidR="00C00329" w:rsidRPr="001E2B1B" w:rsidRDefault="00C00329" w:rsidP="00C00329">
            <w:pPr>
              <w:pStyle w:val="ICTableEntry"/>
            </w:pPr>
            <w:r w:rsidRPr="001E2B1B">
              <w:t>boolean</w:t>
            </w:r>
          </w:p>
        </w:tc>
        <w:tc>
          <w:tcPr>
            <w:tcW w:w="1170" w:type="dxa"/>
            <w:vAlign w:val="center"/>
          </w:tcPr>
          <w:p w:rsidR="00C00329" w:rsidRPr="001E2B1B" w:rsidRDefault="00C00329" w:rsidP="00C00329">
            <w:pPr>
              <w:pStyle w:val="ICTableEntry"/>
            </w:pPr>
            <w:r w:rsidRPr="001E2B1B">
              <w:t>Imp</w:t>
            </w:r>
          </w:p>
        </w:tc>
        <w:tc>
          <w:tcPr>
            <w:tcW w:w="990" w:type="dxa"/>
            <w:vAlign w:val="center"/>
          </w:tcPr>
          <w:p w:rsidR="00C00329" w:rsidRPr="001E2B1B" w:rsidRDefault="00C00329" w:rsidP="00C00329">
            <w:pPr>
              <w:pStyle w:val="ICTableEntry"/>
            </w:pPr>
            <w:r w:rsidRPr="001E2B1B">
              <w:t>false</w:t>
            </w:r>
          </w:p>
        </w:tc>
        <w:tc>
          <w:tcPr>
            <w:tcW w:w="3780" w:type="dxa"/>
            <w:vAlign w:val="center"/>
          </w:tcPr>
          <w:p w:rsidR="00C00329" w:rsidRDefault="00C00329" w:rsidP="00F3098A">
            <w:pPr>
              <w:pStyle w:val="ICTableEntry"/>
            </w:pPr>
            <w:r w:rsidRPr="001E2B1B">
              <w:t>TRUE</w:t>
            </w:r>
            <w:r>
              <w:t xml:space="preserve">: </w:t>
            </w:r>
            <w:r w:rsidRPr="001E2B1B">
              <w:t xml:space="preserve">the worker will </w:t>
            </w:r>
            <w:r>
              <w:t>remain functional when</w:t>
            </w:r>
            <w:r w:rsidRPr="001E2B1B">
              <w:t xml:space="preserve"> adjacent </w:t>
            </w:r>
            <w:r>
              <w:t>interface</w:t>
            </w:r>
            <w:r w:rsidRPr="001E2B1B">
              <w:t xml:space="preserve"> resets when </w:t>
            </w:r>
            <w:del w:id="3539" w:author="Jim Kulp" w:date="2009-07-10T13:14:00Z">
              <w:r w:rsidRPr="001E2B1B" w:rsidDel="00F3098A">
                <w:delText>STOPPED</w:delText>
              </w:r>
            </w:del>
            <w:ins w:id="3540" w:author="Jim Kulp" w:date="2009-07-10T13:14:00Z">
              <w:r w:rsidR="00F3098A" w:rsidRPr="001E2B1B">
                <w:t>S</w:t>
              </w:r>
              <w:r w:rsidR="00F3098A">
                <w:t>USPEND</w:t>
              </w:r>
              <w:r w:rsidR="00F3098A" w:rsidRPr="001E2B1B">
                <w:t>ED</w:t>
              </w:r>
            </w:ins>
          </w:p>
        </w:tc>
      </w:tr>
    </w:tbl>
    <w:p w:rsidR="00C00329" w:rsidRPr="001E2B1B" w:rsidRDefault="00C00329" w:rsidP="00C00329">
      <w:pPr>
        <w:pStyle w:val="Heading3"/>
        <w:numPr>
          <w:numberingChange w:id="3541" w:author="James Kulp" w:date="2008-11-13T10:51:00Z" w:original="%1:3:0:.%2:3:0:.%3:2:0:"/>
        </w:numPr>
      </w:pPr>
      <w:bookmarkStart w:id="3542" w:name="_Toc141235436"/>
      <w:r w:rsidRPr="001E2B1B">
        <w:t>WCI Worker Attribute Details</w:t>
      </w:r>
      <w:bookmarkEnd w:id="3542"/>
    </w:p>
    <w:p w:rsidR="00C00329" w:rsidRPr="001E2B1B" w:rsidRDefault="00C00329" w:rsidP="00C00329">
      <w:r w:rsidRPr="001E2B1B">
        <w:t xml:space="preserve">This subsection contains the per-attribute details of </w:t>
      </w:r>
      <w:r>
        <w:t xml:space="preserve">choices available for </w:t>
      </w:r>
      <w:r w:rsidRPr="001E2B1B">
        <w:t>the WCI.</w:t>
      </w:r>
    </w:p>
    <w:tbl>
      <w:tblPr>
        <w:tblStyle w:val="TableGrid"/>
        <w:tblW w:w="921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58"/>
        <w:gridCol w:w="1260"/>
        <w:gridCol w:w="1260"/>
        <w:gridCol w:w="990"/>
        <w:gridCol w:w="3348"/>
      </w:tblGrid>
      <w:tr w:rsidR="00C00329" w:rsidRPr="001E2B1B">
        <w:tc>
          <w:tcPr>
            <w:tcW w:w="2358" w:type="dxa"/>
            <w:tcBorders>
              <w:top w:val="single" w:sz="6" w:space="0" w:color="000000"/>
            </w:tcBorders>
            <w:vAlign w:val="center"/>
          </w:tcPr>
          <w:p w:rsidR="00C00329" w:rsidRPr="001E2B1B" w:rsidRDefault="00C00329" w:rsidP="00C00329">
            <w:pPr>
              <w:pStyle w:val="ICTableEntry"/>
            </w:pPr>
            <w:r w:rsidRPr="001E2B1B">
              <w:t>SizeOfConfigSpace</w:t>
            </w:r>
          </w:p>
        </w:tc>
        <w:tc>
          <w:tcPr>
            <w:tcW w:w="1260" w:type="dxa"/>
            <w:tcBorders>
              <w:top w:val="single" w:sz="6" w:space="0" w:color="000000"/>
            </w:tcBorders>
            <w:vAlign w:val="center"/>
          </w:tcPr>
          <w:p w:rsidR="00C00329" w:rsidRPr="001E2B1B" w:rsidRDefault="00C00329" w:rsidP="00C00329">
            <w:pPr>
              <w:pStyle w:val="ICTableEntry"/>
            </w:pPr>
            <w:r w:rsidRPr="001E2B1B">
              <w:t>unsignedInt</w:t>
            </w:r>
          </w:p>
        </w:tc>
        <w:tc>
          <w:tcPr>
            <w:tcW w:w="1260" w:type="dxa"/>
            <w:tcBorders>
              <w:top w:val="single" w:sz="6" w:space="0" w:color="000000"/>
            </w:tcBorders>
          </w:tcPr>
          <w:p w:rsidR="00C00329" w:rsidRPr="001E2B1B" w:rsidRDefault="00C00329" w:rsidP="00C00329">
            <w:pPr>
              <w:pStyle w:val="ICTableEntry"/>
            </w:pPr>
            <w:r w:rsidRPr="001E2B1B">
              <w:t>Int</w:t>
            </w:r>
          </w:p>
        </w:tc>
        <w:tc>
          <w:tcPr>
            <w:tcW w:w="990" w:type="dxa"/>
            <w:tcBorders>
              <w:top w:val="single" w:sz="6" w:space="0" w:color="000000"/>
            </w:tcBorders>
          </w:tcPr>
          <w:p w:rsidR="00C00329" w:rsidRPr="001E2B1B" w:rsidRDefault="00C00329" w:rsidP="00C00329">
            <w:pPr>
              <w:pStyle w:val="ICTableEntry"/>
            </w:pPr>
            <w:r w:rsidRPr="001E2B1B">
              <w:t>0</w:t>
            </w:r>
          </w:p>
        </w:tc>
        <w:tc>
          <w:tcPr>
            <w:tcW w:w="3348" w:type="dxa"/>
            <w:tcBorders>
              <w:top w:val="single" w:sz="6" w:space="0" w:color="000000"/>
            </w:tcBorders>
            <w:vAlign w:val="center"/>
          </w:tcPr>
          <w:p w:rsidR="00C00329" w:rsidRPr="001E2B1B" w:rsidRDefault="00C00329" w:rsidP="00C00329">
            <w:pPr>
              <w:pStyle w:val="ICTableEntry"/>
            </w:pPr>
            <w:r w:rsidRPr="001E2B1B">
              <w:t>Size (in Bytes) of worker’s configurable property space</w:t>
            </w:r>
          </w:p>
        </w:tc>
      </w:tr>
    </w:tbl>
    <w:p w:rsidR="00C00329" w:rsidRPr="001E2B1B" w:rsidRDefault="00C00329" w:rsidP="00C00329">
      <w:r w:rsidRPr="001E2B1B">
        <w:t>This attribute, when non-zero, indicates the size in bytes of the configuration property space. When this attribute is zero, it indicates that there are no configurable properties on this worker.</w:t>
      </w:r>
    </w:p>
    <w:p w:rsidR="00C00329" w:rsidRPr="001E2B1B" w:rsidRDefault="00C00329" w:rsidP="00C00329">
      <w:bookmarkStart w:id="3543" w:name="OLE_LINK5"/>
      <w:bookmarkStart w:id="3544" w:name="OLE_LINK6"/>
      <w:r w:rsidRPr="001E2B1B">
        <w:t xml:space="preserve">Observation: Because the WCI physical OCP </w:t>
      </w:r>
      <w:r>
        <w:t>data path</w:t>
      </w:r>
      <w:r w:rsidRPr="001E2B1B">
        <w:t xml:space="preserve"> is 4 bytes wide, this value is </w:t>
      </w:r>
      <w:r>
        <w:t>typically</w:t>
      </w:r>
      <w:r w:rsidRPr="001E2B1B">
        <w:t xml:space="preserve"> a multiple of four. However, this is not a requirement; this attribute may be any unsign</w:t>
      </w:r>
      <w:r>
        <w:t>edInt less than or equal to 2^16 (0x1</w:t>
      </w:r>
      <w:r w:rsidRPr="001E2B1B" w:rsidDel="005E5723">
        <w:t>0000)</w:t>
      </w:r>
      <w:r>
        <w:t>, 64KB</w:t>
      </w:r>
      <w:r w:rsidRPr="001E2B1B" w:rsidDel="005E5723">
        <w:t>.</w:t>
      </w:r>
    </w:p>
    <w:tbl>
      <w:tblPr>
        <w:tblStyle w:val="TableGrid"/>
        <w:tblW w:w="921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58"/>
        <w:gridCol w:w="1260"/>
        <w:gridCol w:w="1260"/>
        <w:gridCol w:w="990"/>
        <w:gridCol w:w="3348"/>
      </w:tblGrid>
      <w:tr w:rsidR="00C00329" w:rsidRPr="001E2B1B">
        <w:tc>
          <w:tcPr>
            <w:tcW w:w="2358" w:type="dxa"/>
            <w:vAlign w:val="center"/>
          </w:tcPr>
          <w:bookmarkEnd w:id="3543"/>
          <w:bookmarkEnd w:id="3544"/>
          <w:p w:rsidR="00C00329" w:rsidRPr="001E2B1B" w:rsidRDefault="00C00329" w:rsidP="00C00329">
            <w:pPr>
              <w:pStyle w:val="ICTableEntry"/>
            </w:pPr>
            <w:r w:rsidRPr="001E2B1B">
              <w:t>WritableConfigProperties</w:t>
            </w:r>
          </w:p>
        </w:tc>
        <w:tc>
          <w:tcPr>
            <w:tcW w:w="1260" w:type="dxa"/>
            <w:vAlign w:val="center"/>
          </w:tcPr>
          <w:p w:rsidR="00C00329" w:rsidRPr="001E2B1B" w:rsidRDefault="00C00329" w:rsidP="00C00329">
            <w:pPr>
              <w:pStyle w:val="ICTableEntry"/>
            </w:pPr>
            <w:r w:rsidRPr="001E2B1B">
              <w:t>boolean</w:t>
            </w:r>
          </w:p>
        </w:tc>
        <w:tc>
          <w:tcPr>
            <w:tcW w:w="1260" w:type="dxa"/>
          </w:tcPr>
          <w:p w:rsidR="00C00329" w:rsidRPr="001E2B1B" w:rsidRDefault="00C00329" w:rsidP="00C00329">
            <w:pPr>
              <w:pStyle w:val="ICTableEntry"/>
            </w:pPr>
            <w:r w:rsidRPr="001E2B1B">
              <w:t>Int</w:t>
            </w:r>
          </w:p>
        </w:tc>
        <w:tc>
          <w:tcPr>
            <w:tcW w:w="990" w:type="dxa"/>
          </w:tcPr>
          <w:p w:rsidR="00C00329" w:rsidRPr="001E2B1B" w:rsidRDefault="00C00329" w:rsidP="00C00329">
            <w:pPr>
              <w:pStyle w:val="ICTableEntry"/>
            </w:pPr>
            <w:r w:rsidRPr="001E2B1B">
              <w:t>false</w:t>
            </w:r>
          </w:p>
        </w:tc>
        <w:tc>
          <w:tcPr>
            <w:tcW w:w="3348" w:type="dxa"/>
            <w:vAlign w:val="center"/>
          </w:tcPr>
          <w:p w:rsidR="00C00329" w:rsidRPr="001E2B1B" w:rsidRDefault="00C00329" w:rsidP="00C00329">
            <w:pPr>
              <w:pStyle w:val="ICTableEntry"/>
            </w:pPr>
            <w:r w:rsidRPr="001E2B1B">
              <w:t>TRUE</w:t>
            </w:r>
            <w:r>
              <w:t xml:space="preserve">: </w:t>
            </w:r>
            <w:r w:rsidRPr="001E2B1B">
              <w:t>there are wri</w:t>
            </w:r>
            <w:r>
              <w:t>table configuration properties</w:t>
            </w:r>
          </w:p>
        </w:tc>
      </w:tr>
    </w:tbl>
    <w:p w:rsidR="00C00329" w:rsidRPr="001E2B1B" w:rsidRDefault="00C00329" w:rsidP="00C00329">
      <w:r w:rsidRPr="001E2B1B">
        <w:t>This attribute indicates the worker has writable configuration properties.  If FALSE all configuration properties are read-only.</w:t>
      </w:r>
    </w:p>
    <w:tbl>
      <w:tblPr>
        <w:tblStyle w:val="TableGrid"/>
        <w:tblW w:w="921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58"/>
        <w:gridCol w:w="1260"/>
        <w:gridCol w:w="1260"/>
        <w:gridCol w:w="990"/>
        <w:gridCol w:w="3348"/>
      </w:tblGrid>
      <w:tr w:rsidR="00C00329" w:rsidRPr="001E2B1B">
        <w:tc>
          <w:tcPr>
            <w:tcW w:w="2358" w:type="dxa"/>
            <w:vAlign w:val="center"/>
          </w:tcPr>
          <w:p w:rsidR="00C00329" w:rsidRPr="001E2B1B" w:rsidRDefault="00C00329" w:rsidP="00C00329">
            <w:pPr>
              <w:pStyle w:val="ICTableEntry"/>
            </w:pPr>
            <w:r w:rsidRPr="001E2B1B">
              <w:t>ReadableConfigProperties</w:t>
            </w:r>
          </w:p>
        </w:tc>
        <w:tc>
          <w:tcPr>
            <w:tcW w:w="1260" w:type="dxa"/>
            <w:vAlign w:val="center"/>
          </w:tcPr>
          <w:p w:rsidR="00C00329" w:rsidRPr="001E2B1B" w:rsidRDefault="00C00329" w:rsidP="00C00329">
            <w:pPr>
              <w:pStyle w:val="ICTableEntry"/>
            </w:pPr>
            <w:r w:rsidRPr="001E2B1B">
              <w:t>boolean</w:t>
            </w:r>
          </w:p>
        </w:tc>
        <w:tc>
          <w:tcPr>
            <w:tcW w:w="1260" w:type="dxa"/>
          </w:tcPr>
          <w:p w:rsidR="00C00329" w:rsidRPr="001E2B1B" w:rsidRDefault="00C00329" w:rsidP="00C00329">
            <w:pPr>
              <w:pStyle w:val="ICTableEntry"/>
            </w:pPr>
            <w:r w:rsidRPr="001E2B1B">
              <w:t>Int</w:t>
            </w:r>
          </w:p>
        </w:tc>
        <w:tc>
          <w:tcPr>
            <w:tcW w:w="990" w:type="dxa"/>
          </w:tcPr>
          <w:p w:rsidR="00C00329" w:rsidRPr="001E2B1B" w:rsidRDefault="00C00329" w:rsidP="00C00329">
            <w:pPr>
              <w:pStyle w:val="ICTableEntry"/>
            </w:pPr>
            <w:r w:rsidRPr="001E2B1B">
              <w:t>false</w:t>
            </w:r>
          </w:p>
        </w:tc>
        <w:tc>
          <w:tcPr>
            <w:tcW w:w="3348" w:type="dxa"/>
            <w:vAlign w:val="center"/>
          </w:tcPr>
          <w:p w:rsidR="00C00329" w:rsidRPr="001E2B1B" w:rsidRDefault="00C00329" w:rsidP="00C00329">
            <w:pPr>
              <w:pStyle w:val="ICTableEntry"/>
            </w:pPr>
            <w:r w:rsidRPr="001E2B1B">
              <w:t>TRUE</w:t>
            </w:r>
            <w:r>
              <w:t xml:space="preserve">: </w:t>
            </w:r>
            <w:r w:rsidRPr="001E2B1B">
              <w:t xml:space="preserve">there are </w:t>
            </w:r>
            <w:r>
              <w:t>readable configuration properties</w:t>
            </w:r>
          </w:p>
        </w:tc>
      </w:tr>
    </w:tbl>
    <w:p w:rsidR="00C00329" w:rsidRPr="001E2B1B" w:rsidRDefault="00C00329" w:rsidP="00C00329">
      <w:r w:rsidRPr="001E2B1B">
        <w:t>This attribute indicates the worker has readable configuration properties.  If FALSE, all configuration properties are only writable.</w:t>
      </w:r>
    </w:p>
    <w:tbl>
      <w:tblPr>
        <w:tblStyle w:val="TableGrid"/>
        <w:tblW w:w="921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58"/>
        <w:gridCol w:w="1260"/>
        <w:gridCol w:w="1260"/>
        <w:gridCol w:w="990"/>
        <w:gridCol w:w="3348"/>
      </w:tblGrid>
      <w:tr w:rsidR="00C00329" w:rsidRPr="001E2B1B">
        <w:trPr>
          <w:cantSplit/>
        </w:trPr>
        <w:tc>
          <w:tcPr>
            <w:tcW w:w="2358" w:type="dxa"/>
            <w:vAlign w:val="center"/>
          </w:tcPr>
          <w:p w:rsidR="00C00329" w:rsidRPr="001E2B1B" w:rsidRDefault="00C00329" w:rsidP="00C00329">
            <w:pPr>
              <w:pStyle w:val="ICTableEntry"/>
            </w:pPr>
            <w:r w:rsidRPr="001E2B1B">
              <w:t>Sub32bitConfigProperties</w:t>
            </w:r>
          </w:p>
        </w:tc>
        <w:tc>
          <w:tcPr>
            <w:tcW w:w="1260" w:type="dxa"/>
            <w:vAlign w:val="center"/>
          </w:tcPr>
          <w:p w:rsidR="00C00329" w:rsidRPr="001E2B1B" w:rsidRDefault="00C00329" w:rsidP="00C00329">
            <w:pPr>
              <w:pStyle w:val="ICTableEntry"/>
            </w:pPr>
            <w:r w:rsidRPr="001E2B1B">
              <w:t>boolean</w:t>
            </w:r>
          </w:p>
        </w:tc>
        <w:tc>
          <w:tcPr>
            <w:tcW w:w="1260" w:type="dxa"/>
          </w:tcPr>
          <w:p w:rsidR="00C00329" w:rsidRPr="001E2B1B" w:rsidRDefault="00C00329" w:rsidP="00C00329">
            <w:pPr>
              <w:pStyle w:val="ICTableEntry"/>
            </w:pPr>
            <w:r w:rsidRPr="001E2B1B">
              <w:t>Int</w:t>
            </w:r>
          </w:p>
        </w:tc>
        <w:tc>
          <w:tcPr>
            <w:tcW w:w="990" w:type="dxa"/>
          </w:tcPr>
          <w:p w:rsidR="00C00329" w:rsidRPr="001E2B1B" w:rsidRDefault="00C00329" w:rsidP="00C00329">
            <w:pPr>
              <w:pStyle w:val="ICTableEntry"/>
            </w:pPr>
            <w:r w:rsidRPr="001E2B1B">
              <w:t>false</w:t>
            </w:r>
          </w:p>
        </w:tc>
        <w:tc>
          <w:tcPr>
            <w:tcW w:w="3348" w:type="dxa"/>
            <w:vAlign w:val="center"/>
          </w:tcPr>
          <w:p w:rsidR="00C00329" w:rsidRPr="001E2B1B" w:rsidRDefault="00C00329" w:rsidP="00C00329">
            <w:pPr>
              <w:pStyle w:val="ICTableEntry"/>
            </w:pPr>
            <w:r w:rsidRPr="001E2B1B">
              <w:t>TRUE</w:t>
            </w:r>
            <w:r>
              <w:t xml:space="preserve">: </w:t>
            </w:r>
            <w:r w:rsidRPr="001E2B1B">
              <w:t>there are properties that are smaller than 4-Byte values</w:t>
            </w:r>
          </w:p>
        </w:tc>
      </w:tr>
    </w:tbl>
    <w:p w:rsidR="00C00329" w:rsidRPr="001E2B1B" w:rsidRDefault="00C00329" w:rsidP="00C00329">
      <w:r w:rsidRPr="001E2B1B">
        <w:t>This attribute indicates the worker contains configuration properties that are less than 32-bit (4-byte) values. When TRUE, OCP byte enable logic is provided to allow for 1-byte, and aligned 2-byte and 4-byte reads and writes. When FALSE, there is no byte enable logic and all accesses are 4-bytes.</w:t>
      </w:r>
    </w:p>
    <w:p w:rsidR="00C00329" w:rsidRPr="001E2B1B" w:rsidRDefault="00C00329" w:rsidP="00C00329">
      <w:r w:rsidRPr="001E2B1B">
        <w:t>The following attributes are metadata only and do not affect the OCP configuration</w:t>
      </w:r>
    </w:p>
    <w:tbl>
      <w:tblPr>
        <w:tblStyle w:val="TableGrid"/>
        <w:tblW w:w="9288" w:type="dxa"/>
        <w:tblInd w:w="-72"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430"/>
        <w:gridCol w:w="1260"/>
        <w:gridCol w:w="1260"/>
        <w:gridCol w:w="990"/>
        <w:gridCol w:w="3348"/>
      </w:tblGrid>
      <w:tr w:rsidR="00C00329" w:rsidRPr="001E2B1B">
        <w:tc>
          <w:tcPr>
            <w:tcW w:w="2430" w:type="dxa"/>
            <w:vAlign w:val="center"/>
          </w:tcPr>
          <w:p w:rsidR="00C00329" w:rsidRPr="001E2B1B" w:rsidRDefault="00C00329" w:rsidP="00C00329">
            <w:pPr>
              <w:pStyle w:val="ICTableEntry"/>
            </w:pPr>
            <w:r>
              <w:t>ControlOperations</w:t>
            </w:r>
          </w:p>
        </w:tc>
        <w:tc>
          <w:tcPr>
            <w:tcW w:w="1260" w:type="dxa"/>
            <w:vAlign w:val="center"/>
          </w:tcPr>
          <w:p w:rsidR="00C00329" w:rsidRPr="001E2B1B" w:rsidRDefault="00C00329" w:rsidP="00C00329">
            <w:pPr>
              <w:pStyle w:val="ICTableEntry"/>
            </w:pPr>
            <w:r>
              <w:t>string</w:t>
            </w:r>
          </w:p>
        </w:tc>
        <w:tc>
          <w:tcPr>
            <w:tcW w:w="1260" w:type="dxa"/>
            <w:vAlign w:val="center"/>
          </w:tcPr>
          <w:p w:rsidR="00C00329" w:rsidRPr="001E2B1B" w:rsidRDefault="00C00329" w:rsidP="00C00329">
            <w:pPr>
              <w:pStyle w:val="ICTableEntry"/>
            </w:pPr>
            <w:r w:rsidRPr="001E2B1B">
              <w:t>Imp</w:t>
            </w:r>
          </w:p>
        </w:tc>
        <w:tc>
          <w:tcPr>
            <w:tcW w:w="990" w:type="dxa"/>
            <w:vAlign w:val="center"/>
          </w:tcPr>
          <w:p w:rsidR="00C00329" w:rsidRPr="001E2B1B" w:rsidRDefault="00C00329" w:rsidP="00C00329">
            <w:pPr>
              <w:pStyle w:val="ICTableEntry"/>
            </w:pPr>
            <w:r>
              <w:t>empty</w:t>
            </w:r>
          </w:p>
        </w:tc>
        <w:tc>
          <w:tcPr>
            <w:tcW w:w="3348" w:type="dxa"/>
            <w:vAlign w:val="center"/>
          </w:tcPr>
          <w:p w:rsidR="00C00329" w:rsidRPr="001E2B1B" w:rsidRDefault="00C00329" w:rsidP="00C00329">
            <w:pPr>
              <w:pStyle w:val="ICTableEntry"/>
            </w:pPr>
            <w:r>
              <w:t>List of supported control operations (start is assumed and mandatory)</w:t>
            </w:r>
          </w:p>
        </w:tc>
      </w:tr>
      <w:tr w:rsidR="00C00329" w:rsidRPr="001E2B1B">
        <w:tc>
          <w:tcPr>
            <w:tcW w:w="2430" w:type="dxa"/>
            <w:vAlign w:val="center"/>
          </w:tcPr>
          <w:p w:rsidR="00C00329" w:rsidRPr="001E2B1B" w:rsidRDefault="00C00329" w:rsidP="00C00329">
            <w:pPr>
              <w:pStyle w:val="ICTableEntry"/>
            </w:pPr>
            <w:r>
              <w:t>ResetWhile</w:t>
            </w:r>
            <w:ins w:id="3545" w:author="Jim Kulp" w:date="2009-07-10T13:15:00Z">
              <w:r w:rsidR="00F3098A">
                <w:t>Suspend</w:t>
              </w:r>
            </w:ins>
            <w:del w:id="3546" w:author="Jim Kulp" w:date="2009-07-10T13:15:00Z">
              <w:r w:rsidRPr="001E2B1B" w:rsidDel="00F3098A">
                <w:delText>Stopp</w:delText>
              </w:r>
            </w:del>
            <w:r w:rsidRPr="001E2B1B">
              <w:t>ed</w:t>
            </w:r>
          </w:p>
        </w:tc>
        <w:tc>
          <w:tcPr>
            <w:tcW w:w="1260" w:type="dxa"/>
            <w:vAlign w:val="center"/>
          </w:tcPr>
          <w:p w:rsidR="00C00329" w:rsidRPr="001E2B1B" w:rsidRDefault="00C00329" w:rsidP="00C00329">
            <w:pPr>
              <w:pStyle w:val="ICTableEntry"/>
            </w:pPr>
            <w:r w:rsidRPr="001E2B1B">
              <w:t>boolean</w:t>
            </w:r>
          </w:p>
        </w:tc>
        <w:tc>
          <w:tcPr>
            <w:tcW w:w="1260" w:type="dxa"/>
            <w:vAlign w:val="center"/>
          </w:tcPr>
          <w:p w:rsidR="00C00329" w:rsidRPr="001E2B1B" w:rsidRDefault="00C00329" w:rsidP="00C00329">
            <w:pPr>
              <w:pStyle w:val="ICTableEntry"/>
            </w:pPr>
            <w:r w:rsidRPr="001E2B1B">
              <w:t>Imp</w:t>
            </w:r>
          </w:p>
        </w:tc>
        <w:tc>
          <w:tcPr>
            <w:tcW w:w="990" w:type="dxa"/>
            <w:vAlign w:val="center"/>
          </w:tcPr>
          <w:p w:rsidR="00C00329" w:rsidRPr="001E2B1B" w:rsidRDefault="00C00329" w:rsidP="00C00329">
            <w:pPr>
              <w:pStyle w:val="ICTableEntry"/>
            </w:pPr>
            <w:r w:rsidRPr="001E2B1B">
              <w:t>false</w:t>
            </w:r>
          </w:p>
        </w:tc>
        <w:tc>
          <w:tcPr>
            <w:tcW w:w="3348" w:type="dxa"/>
            <w:vAlign w:val="center"/>
          </w:tcPr>
          <w:p w:rsidR="00C00329" w:rsidRDefault="00C00329" w:rsidP="00F3098A">
            <w:pPr>
              <w:pStyle w:val="ICTableEntry"/>
            </w:pPr>
            <w:r w:rsidRPr="001E2B1B">
              <w:t>TRUE</w:t>
            </w:r>
            <w:r>
              <w:t xml:space="preserve">: </w:t>
            </w:r>
            <w:r w:rsidRPr="001E2B1B">
              <w:t xml:space="preserve">the worker will </w:t>
            </w:r>
            <w:r>
              <w:t>remain functional when</w:t>
            </w:r>
            <w:r w:rsidRPr="001E2B1B">
              <w:t xml:space="preserve"> adjacent </w:t>
            </w:r>
            <w:r>
              <w:t>interface</w:t>
            </w:r>
            <w:r w:rsidRPr="001E2B1B">
              <w:t xml:space="preserve"> resets when </w:t>
            </w:r>
            <w:del w:id="3547" w:author="Jim Kulp" w:date="2009-07-10T13:15:00Z">
              <w:r w:rsidRPr="001E2B1B" w:rsidDel="00F3098A">
                <w:delText>STOPPED</w:delText>
              </w:r>
            </w:del>
            <w:ins w:id="3548" w:author="Jim Kulp" w:date="2009-07-10T13:15:00Z">
              <w:r w:rsidR="00F3098A" w:rsidRPr="001E2B1B">
                <w:t>S</w:t>
              </w:r>
              <w:r w:rsidR="00F3098A">
                <w:t>USPEND</w:t>
              </w:r>
              <w:r w:rsidR="00F3098A" w:rsidRPr="001E2B1B">
                <w:t>ED</w:t>
              </w:r>
            </w:ins>
          </w:p>
        </w:tc>
      </w:tr>
    </w:tbl>
    <w:p w:rsidR="00C00329" w:rsidRDefault="00C00329" w:rsidP="00C00329">
      <w:r>
        <w:t xml:space="preserve">These </w:t>
      </w:r>
      <w:del w:id="3549" w:author="James Kulp" w:date="2008-11-13T13:35:00Z">
        <w:r w:rsidDel="00A95599">
          <w:delText xml:space="preserve">three </w:delText>
        </w:r>
      </w:del>
      <w:ins w:id="3550" w:author="James Kulp" w:date="2008-11-13T13:35:00Z">
        <w:r w:rsidR="00A95599">
          <w:t xml:space="preserve">two </w:t>
        </w:r>
      </w:ins>
      <w:r>
        <w:t>attributes provide information to the generic control software about the behavior of the workers in response to certain conditions.  All default to FALSE to keep simple workers simple.</w:t>
      </w:r>
    </w:p>
    <w:p w:rsidR="00C00329" w:rsidRDefault="00C00329" w:rsidP="00C00329">
      <w:r>
        <w:t xml:space="preserve">The ControlOperations attribute indicates (to control software) which of the optional control operations are implemented by this worker.  Start is required, but all others are optional.  Lack of support for </w:t>
      </w:r>
      <w:r w:rsidRPr="0029445A">
        <w:rPr>
          <w:b/>
        </w:rPr>
        <w:t>Stop</w:t>
      </w:r>
      <w:r>
        <w:t xml:space="preserve"> and </w:t>
      </w:r>
      <w:r w:rsidRPr="0029445A">
        <w:rPr>
          <w:b/>
        </w:rPr>
        <w:t>Release</w:t>
      </w:r>
      <w:r>
        <w:t xml:space="preserve"> degrades system debugging capability, and is thus not recommended.</w:t>
      </w:r>
    </w:p>
    <w:p w:rsidR="00C00329" w:rsidRDefault="00C00329" w:rsidP="00C00329">
      <w:r>
        <w:t xml:space="preserve">The </w:t>
      </w:r>
      <w:del w:id="3551" w:author="Jim Kulp" w:date="2009-07-10T13:15:00Z">
        <w:r w:rsidDel="00F3098A">
          <w:delText xml:space="preserve">ResetWhileStopped </w:delText>
        </w:r>
      </w:del>
      <w:ins w:id="3552" w:author="Jim Kulp" w:date="2009-07-10T13:15:00Z">
        <w:r w:rsidR="00F3098A">
          <w:t xml:space="preserve">ResetWhileSuspended </w:t>
        </w:r>
      </w:ins>
      <w:r>
        <w:t xml:space="preserve">attribute indicates that the worker supports data interface resets when in the </w:t>
      </w:r>
      <w:del w:id="3553" w:author="Jim Kulp" w:date="2009-07-10T13:15:00Z">
        <w:r w:rsidDel="00F3098A">
          <w:delText xml:space="preserve">stopped </w:delText>
        </w:r>
      </w:del>
      <w:ins w:id="3554" w:author="Jim Kulp" w:date="2009-07-10T13:15:00Z">
        <w:r w:rsidR="00F3098A">
          <w:t xml:space="preserve">suspended </w:t>
        </w:r>
      </w:ins>
      <w:r>
        <w:t>state.  This essentially means that the worker can be stopped</w:t>
      </w:r>
      <w:ins w:id="3555" w:author="Jim Kulp" w:date="2009-07-10T13:16:00Z">
        <w:r w:rsidR="00F3098A">
          <w:t>/suspended</w:t>
        </w:r>
      </w:ins>
      <w:r>
        <w:t>, adjacent connected workers can be reset, and this worker can resume operation without itself requiring a complete WCI reset. The use-case is the ability to reset an adjacent broken worker without losing all the state and configuration of this worker.  This attribute helps to define three levels of support for stoppable workers, with increasing value for system control and debugging:</w:t>
      </w:r>
    </w:p>
    <w:p w:rsidR="00C00329" w:rsidRDefault="00C00329" w:rsidP="00C00329">
      <w:pPr>
        <w:pStyle w:val="ListBullet"/>
        <w:numPr>
          <w:numberingChange w:id="3556" w:author="James Kulp" w:date="2008-11-13T10:51:00Z" w:original=""/>
        </w:numPr>
      </w:pPr>
      <w:r>
        <w:t>No support at all: “Stop” is not in the list in the ControlOperations attribute.</w:t>
      </w:r>
    </w:p>
    <w:p w:rsidR="00C00329" w:rsidRDefault="00C00329" w:rsidP="00C00329">
      <w:pPr>
        <w:pStyle w:val="ListBullet"/>
        <w:numPr>
          <w:numberingChange w:id="3557" w:author="James Kulp" w:date="2008-11-13T10:51:00Z" w:original=""/>
        </w:numPr>
      </w:pPr>
      <w:r>
        <w:t>Stoppable without supporting reset of adjacent workers: ResetWhileS</w:t>
      </w:r>
      <w:ins w:id="3558" w:author="Jim Kulp" w:date="2009-07-10T13:16:00Z">
        <w:r w:rsidR="00F3098A">
          <w:t>uspend</w:t>
        </w:r>
      </w:ins>
      <w:del w:id="3559" w:author="Jim Kulp" w:date="2009-07-10T13:16:00Z">
        <w:r w:rsidDel="00F3098A">
          <w:delText>topp</w:delText>
        </w:r>
      </w:del>
      <w:r>
        <w:t>ed is FALSE</w:t>
      </w:r>
    </w:p>
    <w:p w:rsidR="00C00329" w:rsidRDefault="00C00329" w:rsidP="00C00329">
      <w:pPr>
        <w:pStyle w:val="ListBullet"/>
        <w:numPr>
          <w:numberingChange w:id="3560" w:author="James Kulp" w:date="2008-11-13T10:51:00Z" w:original=""/>
        </w:numPr>
      </w:pPr>
      <w:r>
        <w:t>Stoppable and able to remain configurable and resumable (via Start) when adjacent workers are reset.</w:t>
      </w:r>
    </w:p>
    <w:p w:rsidR="00C00329" w:rsidRPr="001E2B1B" w:rsidRDefault="00C00329" w:rsidP="00C00329">
      <w:pPr>
        <w:pStyle w:val="Heading2"/>
        <w:numPr>
          <w:numberingChange w:id="3561" w:author="James Kulp" w:date="2008-11-13T10:51:00Z" w:original="%1:3:0:.%2:4:0:"/>
        </w:numPr>
      </w:pPr>
      <w:bookmarkStart w:id="3562" w:name="_Toc141235437"/>
      <w:r w:rsidRPr="001E2B1B">
        <w:t>WCI OCP Profile</w:t>
      </w:r>
      <w:r>
        <w:t>/Configuration Parameters</w:t>
      </w:r>
      <w:bookmarkEnd w:id="3562"/>
    </w:p>
    <w:p w:rsidR="00C00329" w:rsidRPr="001E2B1B" w:rsidRDefault="00C00329" w:rsidP="00C00329">
      <w:pPr>
        <w:pStyle w:val="Body"/>
      </w:pPr>
      <w:r w:rsidRPr="001E2B1B">
        <w:t>The WCI OCP profile is the aspect of the WCI that has to do with OCP configuration parameters and signal configuration.  This section describes the concrete, complete, and unambiguous transformation from WCI WIP attributes described above, to the OCP configuration parameter inferred from those attributes.  This transformation is implemented in automation tools.</w:t>
      </w:r>
    </w:p>
    <w:p w:rsidR="00C00329" w:rsidRPr="001E2B1B" w:rsidRDefault="00C00329" w:rsidP="00C00329">
      <w:r w:rsidRPr="001E2B1B">
        <w:t>The table below lists only those parameters that are different from the OCP configuration parameter defaults (per the OCP specification).</w:t>
      </w:r>
    </w:p>
    <w:p w:rsidR="00C00329" w:rsidRPr="001E2B1B" w:rsidRDefault="00C00329" w:rsidP="00C00329">
      <w:pPr>
        <w:pStyle w:val="Caption"/>
        <w:keepNext/>
      </w:pPr>
      <w:r w:rsidRPr="001E2B1B">
        <w:t xml:space="preserve">Table </w:t>
      </w:r>
      <w:fldSimple w:instr=" SEQ Table \* ARABIC ">
        <w:ins w:id="3563" w:author="Jim Kulp" w:date="2010-07-20T09:47:00Z">
          <w:r w:rsidR="00AF5D6E">
            <w:rPr>
              <w:noProof/>
            </w:rPr>
            <w:t>5</w:t>
          </w:r>
        </w:ins>
        <w:del w:id="3564" w:author="Jim Kulp" w:date="2010-07-20T09:47:00Z">
          <w:r w:rsidR="00902CF7" w:rsidDel="00AF5D6E">
            <w:rPr>
              <w:noProof/>
            </w:rPr>
            <w:delText>6</w:delText>
          </w:r>
        </w:del>
      </w:fldSimple>
      <w:r w:rsidRPr="001E2B1B">
        <w:t xml:space="preserve"> – </w:t>
      </w:r>
      <w:r>
        <w:t>WCI</w:t>
      </w:r>
      <w:r w:rsidRPr="001E2B1B">
        <w:t xml:space="preserve"> OCP Configuration Parameter</w:t>
      </w:r>
      <w:r>
        <w:t>s</w:t>
      </w:r>
    </w:p>
    <w:tbl>
      <w:tblPr>
        <w:tblStyle w:val="TableGrid"/>
        <w:tblW w:w="919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417"/>
        <w:gridCol w:w="975"/>
        <w:gridCol w:w="5806"/>
      </w:tblGrid>
      <w:tr w:rsidR="00C00329" w:rsidRPr="005C3C65">
        <w:tc>
          <w:tcPr>
            <w:tcW w:w="2417" w:type="dxa"/>
            <w:tcBorders>
              <w:top w:val="single" w:sz="4" w:space="0" w:color="000000"/>
              <w:bottom w:val="single" w:sz="6" w:space="0" w:color="000000"/>
            </w:tcBorders>
            <w:shd w:val="clear" w:color="auto" w:fill="F3F3F3"/>
            <w:vAlign w:val="center"/>
          </w:tcPr>
          <w:p w:rsidR="00C00329" w:rsidRPr="005C3C65" w:rsidRDefault="00C00329" w:rsidP="00C00329">
            <w:pPr>
              <w:keepNext/>
              <w:keepLines/>
              <w:jc w:val="center"/>
              <w:rPr>
                <w:rFonts w:ascii="Verdana" w:hAnsi="Verdana"/>
                <w:b/>
                <w:sz w:val="20"/>
              </w:rPr>
            </w:pPr>
            <w:r w:rsidRPr="005C3C65">
              <w:rPr>
                <w:rFonts w:ascii="Verdana" w:hAnsi="Verdana"/>
                <w:b/>
                <w:sz w:val="20"/>
              </w:rPr>
              <w:t>OCP Configuration Parameter</w:t>
            </w:r>
          </w:p>
        </w:tc>
        <w:tc>
          <w:tcPr>
            <w:tcW w:w="975" w:type="dxa"/>
            <w:tcBorders>
              <w:top w:val="single" w:sz="4" w:space="0" w:color="000000"/>
              <w:bottom w:val="single" w:sz="6" w:space="0" w:color="000000"/>
            </w:tcBorders>
            <w:shd w:val="clear" w:color="auto" w:fill="F3F3F3"/>
            <w:vAlign w:val="center"/>
          </w:tcPr>
          <w:p w:rsidR="00C00329" w:rsidRPr="005C3C65" w:rsidRDefault="00C00329" w:rsidP="00C00329">
            <w:pPr>
              <w:keepNext/>
              <w:keepLines/>
              <w:jc w:val="center"/>
              <w:rPr>
                <w:rFonts w:ascii="Verdana" w:hAnsi="Verdana"/>
                <w:b/>
                <w:sz w:val="20"/>
              </w:rPr>
            </w:pPr>
            <w:r w:rsidRPr="005C3C65">
              <w:rPr>
                <w:rFonts w:ascii="Verdana" w:hAnsi="Verdana"/>
                <w:b/>
                <w:sz w:val="20"/>
              </w:rPr>
              <w:t>Value</w:t>
            </w:r>
          </w:p>
        </w:tc>
        <w:tc>
          <w:tcPr>
            <w:tcW w:w="5806" w:type="dxa"/>
            <w:tcBorders>
              <w:top w:val="single" w:sz="4" w:space="0" w:color="000000"/>
              <w:bottom w:val="single" w:sz="6" w:space="0" w:color="000000"/>
            </w:tcBorders>
            <w:shd w:val="clear" w:color="auto" w:fill="F3F3F3"/>
          </w:tcPr>
          <w:p w:rsidR="00C00329" w:rsidRPr="005C3C65" w:rsidRDefault="00C00329" w:rsidP="00C00329">
            <w:pPr>
              <w:keepNext/>
              <w:keepLines/>
              <w:rPr>
                <w:rFonts w:ascii="Verdana" w:hAnsi="Verdana"/>
                <w:b/>
                <w:sz w:val="20"/>
              </w:rPr>
            </w:pPr>
            <w:r w:rsidRPr="005C3C65">
              <w:rPr>
                <w:rFonts w:ascii="Verdana" w:hAnsi="Verdana"/>
                <w:b/>
                <w:sz w:val="20"/>
              </w:rPr>
              <w:t>Description</w:t>
            </w:r>
          </w:p>
          <w:p w:rsidR="00C00329" w:rsidRPr="005C3C65" w:rsidRDefault="00C00329" w:rsidP="00C00329">
            <w:pPr>
              <w:keepNext/>
              <w:keepLines/>
              <w:rPr>
                <w:rFonts w:ascii="Verdana" w:hAnsi="Verdana"/>
                <w:sz w:val="16"/>
                <w:szCs w:val="16"/>
              </w:rPr>
            </w:pPr>
            <w:r w:rsidRPr="005C3C65">
              <w:rPr>
                <w:rFonts w:ascii="Verdana" w:hAnsi="Verdana"/>
                <w:sz w:val="16"/>
                <w:szCs w:val="16"/>
              </w:rPr>
              <w:t>(How OCP parameter is determined if not constant, and any tieoffs)</w:t>
            </w:r>
          </w:p>
        </w:tc>
      </w:tr>
      <w:tr w:rsidR="00C00329" w:rsidRPr="001E2B1B">
        <w:tc>
          <w:tcPr>
            <w:tcW w:w="2417" w:type="dxa"/>
            <w:tcBorders>
              <w:top w:val="single" w:sz="6" w:space="0" w:color="000000"/>
            </w:tcBorders>
            <w:vAlign w:val="center"/>
          </w:tcPr>
          <w:p w:rsidR="00C00329" w:rsidRPr="001E2B1B" w:rsidRDefault="00C00329" w:rsidP="00C00329">
            <w:pPr>
              <w:pStyle w:val="ICTableEntry"/>
            </w:pPr>
            <w:r w:rsidRPr="001E2B1B">
              <w:t>addr_wdth</w:t>
            </w:r>
          </w:p>
        </w:tc>
        <w:tc>
          <w:tcPr>
            <w:tcW w:w="975" w:type="dxa"/>
            <w:tcBorders>
              <w:top w:val="single" w:sz="6" w:space="0" w:color="000000"/>
            </w:tcBorders>
            <w:vAlign w:val="center"/>
          </w:tcPr>
          <w:p w:rsidR="00C00329" w:rsidRPr="001E2B1B" w:rsidRDefault="00C00329" w:rsidP="00C00329">
            <w:pPr>
              <w:pStyle w:val="ICTableEntry"/>
            </w:pPr>
            <w:r w:rsidRPr="001E2B1B">
              <w:t>[5..N]</w:t>
            </w:r>
          </w:p>
        </w:tc>
        <w:tc>
          <w:tcPr>
            <w:tcW w:w="5806" w:type="dxa"/>
            <w:tcBorders>
              <w:top w:val="single" w:sz="6" w:space="0" w:color="000000"/>
            </w:tcBorders>
          </w:tcPr>
          <w:p w:rsidR="00C00329" w:rsidRPr="001E2B1B" w:rsidRDefault="00C00329" w:rsidP="00C00329">
            <w:pPr>
              <w:pStyle w:val="ICTableEntry"/>
            </w:pPr>
            <w:r w:rsidRPr="001E2B1B">
              <w:t>If SizeofConfigSpace &lt;= 32,</w:t>
            </w:r>
          </w:p>
          <w:p w:rsidR="00C00329" w:rsidRPr="001E2B1B" w:rsidRDefault="00C00329" w:rsidP="00C00329">
            <w:pPr>
              <w:pStyle w:val="ICTableEntry"/>
            </w:pPr>
            <w:r>
              <w:tab/>
            </w:r>
            <w:r w:rsidRPr="001E2B1B">
              <w:t>N = 5</w:t>
            </w:r>
          </w:p>
          <w:p w:rsidR="00C00329" w:rsidRPr="001E2B1B" w:rsidRDefault="00C00329" w:rsidP="00C00329">
            <w:pPr>
              <w:pStyle w:val="ICTableEntry"/>
            </w:pPr>
            <w:r w:rsidRPr="001E2B1B">
              <w:t>Else</w:t>
            </w:r>
          </w:p>
          <w:p w:rsidR="00C00329" w:rsidRPr="001E2B1B" w:rsidRDefault="00C00329" w:rsidP="00C00329">
            <w:pPr>
              <w:pStyle w:val="ICTableEntry"/>
            </w:pPr>
            <w:r>
              <w:tab/>
            </w:r>
            <w:r w:rsidRPr="001E2B1B">
              <w:t>N = ceil(log2(SizeofConfigSpace - 1))</w:t>
            </w:r>
          </w:p>
        </w:tc>
      </w:tr>
      <w:tr w:rsidR="00C00329" w:rsidRPr="001E2B1B">
        <w:trPr>
          <w:trHeight w:val="415"/>
        </w:trPr>
        <w:tc>
          <w:tcPr>
            <w:tcW w:w="2417" w:type="dxa"/>
            <w:tcBorders>
              <w:bottom w:val="single" w:sz="4" w:space="0" w:color="000000"/>
            </w:tcBorders>
            <w:vAlign w:val="center"/>
          </w:tcPr>
          <w:p w:rsidR="00C00329" w:rsidRDefault="00C00329" w:rsidP="00C00329">
            <w:pPr>
              <w:pStyle w:val="ICTableEntry"/>
            </w:pPr>
            <w:r w:rsidRPr="001E2B1B">
              <w:t>addr_space</w:t>
            </w:r>
            <w:r>
              <w:t xml:space="preserve"> </w:t>
            </w:r>
            <w:r>
              <w:br/>
            </w:r>
            <w:r w:rsidRPr="001E2B1B">
              <w:t>addrspace_wdth</w:t>
            </w:r>
          </w:p>
        </w:tc>
        <w:tc>
          <w:tcPr>
            <w:tcW w:w="975" w:type="dxa"/>
            <w:tcBorders>
              <w:bottom w:val="single" w:sz="4" w:space="0" w:color="000000"/>
            </w:tcBorders>
            <w:vAlign w:val="center"/>
          </w:tcPr>
          <w:p w:rsidR="00C00329" w:rsidRPr="001E2B1B" w:rsidRDefault="00C00329" w:rsidP="00C00329">
            <w:pPr>
              <w:pStyle w:val="ICTableEntry"/>
            </w:pPr>
            <w:r w:rsidRPr="001E2B1B">
              <w:t>{0|1}</w:t>
            </w:r>
          </w:p>
        </w:tc>
        <w:tc>
          <w:tcPr>
            <w:tcW w:w="5806" w:type="dxa"/>
            <w:tcBorders>
              <w:bottom w:val="single" w:sz="4" w:space="0" w:color="000000"/>
            </w:tcBorders>
            <w:vAlign w:val="center"/>
          </w:tcPr>
          <w:p w:rsidR="00C00329" w:rsidRPr="001E2B1B" w:rsidRDefault="00C00329" w:rsidP="00C00329">
            <w:pPr>
              <w:pStyle w:val="ICTableEntry"/>
            </w:pPr>
            <w:r w:rsidRPr="001E2B1B">
              <w:t>If SizeofConfigSpace &gt; 0: 1</w:t>
            </w:r>
          </w:p>
          <w:p w:rsidR="00C00329" w:rsidRPr="001E2B1B" w:rsidRDefault="00C00329" w:rsidP="00C00329">
            <w:pPr>
              <w:pStyle w:val="ICTableEntry"/>
            </w:pPr>
            <w:r w:rsidRPr="001E2B1B">
              <w:t>Else: 0</w:t>
            </w:r>
          </w:p>
        </w:tc>
      </w:tr>
      <w:tr w:rsidR="00C00329" w:rsidRPr="001E2B1B">
        <w:tc>
          <w:tcPr>
            <w:tcW w:w="2417" w:type="dxa"/>
            <w:vAlign w:val="center"/>
          </w:tcPr>
          <w:p w:rsidR="00C00329" w:rsidRPr="001E2B1B" w:rsidRDefault="00C00329" w:rsidP="00C00329">
            <w:pPr>
              <w:pStyle w:val="ICTableEntry"/>
            </w:pPr>
            <w:r w:rsidRPr="001E2B1B">
              <w:t>byteen</w:t>
            </w:r>
          </w:p>
        </w:tc>
        <w:tc>
          <w:tcPr>
            <w:tcW w:w="975" w:type="dxa"/>
            <w:vAlign w:val="center"/>
          </w:tcPr>
          <w:p w:rsidR="00C00329" w:rsidRPr="001E2B1B" w:rsidRDefault="00C00329" w:rsidP="00C00329">
            <w:pPr>
              <w:pStyle w:val="ICTableEntry"/>
            </w:pPr>
            <w:r w:rsidRPr="001E2B1B">
              <w:t>{0|1}</w:t>
            </w:r>
          </w:p>
        </w:tc>
        <w:tc>
          <w:tcPr>
            <w:tcW w:w="5806" w:type="dxa"/>
          </w:tcPr>
          <w:p w:rsidR="00C00329" w:rsidRDefault="00C00329" w:rsidP="00C00329">
            <w:pPr>
              <w:pStyle w:val="ICTableEntry"/>
            </w:pPr>
            <w:r w:rsidRPr="001E2B1B">
              <w:t>If</w:t>
            </w:r>
            <w:r>
              <w:t xml:space="preserve"> Sub32BitConfigProperties = TRUE: 1</w:t>
            </w:r>
          </w:p>
          <w:p w:rsidR="00C00329" w:rsidRPr="001E2B1B" w:rsidRDefault="00C00329" w:rsidP="00C00329">
            <w:pPr>
              <w:pStyle w:val="ICTableEntry"/>
            </w:pPr>
            <w:r>
              <w:t>Else: 0</w:t>
            </w:r>
          </w:p>
        </w:tc>
      </w:tr>
      <w:tr w:rsidR="00C00329" w:rsidRPr="001E2B1B">
        <w:tc>
          <w:tcPr>
            <w:tcW w:w="2417" w:type="dxa"/>
            <w:vAlign w:val="center"/>
          </w:tcPr>
          <w:p w:rsidR="00C00329" w:rsidRPr="001E2B1B" w:rsidRDefault="00C00329" w:rsidP="00C00329">
            <w:pPr>
              <w:pStyle w:val="ICTableEntry"/>
            </w:pPr>
            <w:r>
              <w:t>cmdaccept</w:t>
            </w:r>
          </w:p>
        </w:tc>
        <w:tc>
          <w:tcPr>
            <w:tcW w:w="975" w:type="dxa"/>
            <w:vAlign w:val="center"/>
          </w:tcPr>
          <w:p w:rsidR="00C00329" w:rsidRPr="001E2B1B" w:rsidRDefault="00C00329" w:rsidP="00C00329">
            <w:pPr>
              <w:pStyle w:val="ICTableEntry"/>
            </w:pPr>
            <w:r>
              <w:t>0</w:t>
            </w:r>
          </w:p>
        </w:tc>
        <w:tc>
          <w:tcPr>
            <w:tcW w:w="5806" w:type="dxa"/>
          </w:tcPr>
          <w:p w:rsidR="00C00329" w:rsidRPr="001E2B1B" w:rsidRDefault="00C00329" w:rsidP="00C00329">
            <w:pPr>
              <w:pStyle w:val="ICTableEntry"/>
            </w:pPr>
          </w:p>
        </w:tc>
      </w:tr>
      <w:tr w:rsidR="00C00329" w:rsidRPr="001E2B1B">
        <w:tc>
          <w:tcPr>
            <w:tcW w:w="2417" w:type="dxa"/>
            <w:vAlign w:val="center"/>
          </w:tcPr>
          <w:p w:rsidR="00C00329" w:rsidRPr="001E2B1B" w:rsidRDefault="00C00329" w:rsidP="00C00329">
            <w:pPr>
              <w:pStyle w:val="ICTableEntry"/>
            </w:pPr>
            <w:r w:rsidRPr="001E2B1B">
              <w:t>data_wdth</w:t>
            </w:r>
          </w:p>
        </w:tc>
        <w:tc>
          <w:tcPr>
            <w:tcW w:w="975" w:type="dxa"/>
            <w:vAlign w:val="center"/>
          </w:tcPr>
          <w:p w:rsidR="00C00329" w:rsidRPr="001E2B1B" w:rsidRDefault="00C00329" w:rsidP="00C00329">
            <w:pPr>
              <w:pStyle w:val="ICTableEntry"/>
            </w:pPr>
            <w:r w:rsidRPr="001E2B1B">
              <w:t>{0|32}</w:t>
            </w:r>
          </w:p>
        </w:tc>
        <w:tc>
          <w:tcPr>
            <w:tcW w:w="5806" w:type="dxa"/>
          </w:tcPr>
          <w:p w:rsidR="00C00329" w:rsidRPr="001E2B1B" w:rsidRDefault="00C00329" w:rsidP="00C00329">
            <w:pPr>
              <w:pStyle w:val="ICTableEntry"/>
            </w:pPr>
            <w:r w:rsidRPr="001E2B1B">
              <w:t>If SizeofConfigSpace &gt; 0 : 32</w:t>
            </w:r>
          </w:p>
          <w:p w:rsidR="00C00329" w:rsidRPr="001E2B1B" w:rsidRDefault="00C00329" w:rsidP="00C00329">
            <w:pPr>
              <w:pStyle w:val="ICTableEntry"/>
            </w:pPr>
            <w:r w:rsidRPr="001E2B1B">
              <w:t>Else: 0</w:t>
            </w:r>
          </w:p>
        </w:tc>
      </w:tr>
      <w:tr w:rsidR="00C00329" w:rsidRPr="001E2B1B">
        <w:tc>
          <w:tcPr>
            <w:tcW w:w="2417" w:type="dxa"/>
            <w:vAlign w:val="center"/>
          </w:tcPr>
          <w:p w:rsidR="00C00329" w:rsidRPr="001E2B1B" w:rsidRDefault="00C00329" w:rsidP="00C00329">
            <w:pPr>
              <w:pStyle w:val="ICTableEntry"/>
            </w:pPr>
            <w:r w:rsidRPr="001E2B1B">
              <w:t>force_aligned</w:t>
            </w:r>
          </w:p>
        </w:tc>
        <w:tc>
          <w:tcPr>
            <w:tcW w:w="975" w:type="dxa"/>
            <w:vAlign w:val="center"/>
          </w:tcPr>
          <w:p w:rsidR="00C00329" w:rsidRPr="001E2B1B" w:rsidRDefault="00C00329" w:rsidP="00C00329">
            <w:pPr>
              <w:pStyle w:val="ICTableEntry"/>
            </w:pPr>
            <w:r w:rsidRPr="001E2B1B">
              <w:t>{0|1}</w:t>
            </w:r>
          </w:p>
        </w:tc>
        <w:tc>
          <w:tcPr>
            <w:tcW w:w="5806" w:type="dxa"/>
          </w:tcPr>
          <w:p w:rsidR="00C00329" w:rsidRDefault="00C00329" w:rsidP="00C00329">
            <w:pPr>
              <w:pStyle w:val="ICTableEntry"/>
            </w:pPr>
            <w:r w:rsidRPr="001E2B1B">
              <w:t>If</w:t>
            </w:r>
            <w:r>
              <w:t xml:space="preserve"> Sub32BitConfigProperties = TRUE: 1</w:t>
            </w:r>
          </w:p>
          <w:p w:rsidR="00C00329" w:rsidRPr="001E2B1B" w:rsidRDefault="00C00329" w:rsidP="00C00329">
            <w:pPr>
              <w:pStyle w:val="ICTableEntry"/>
            </w:pPr>
            <w:r>
              <w:t>Else: 0</w:t>
            </w:r>
          </w:p>
        </w:tc>
      </w:tr>
      <w:tr w:rsidR="00C00329" w:rsidRPr="001E2B1B">
        <w:tc>
          <w:tcPr>
            <w:tcW w:w="2417" w:type="dxa"/>
            <w:vAlign w:val="center"/>
          </w:tcPr>
          <w:p w:rsidR="00C00329" w:rsidRPr="001E2B1B" w:rsidRDefault="00C00329" w:rsidP="00C00329">
            <w:pPr>
              <w:pStyle w:val="ICTableEntry"/>
            </w:pPr>
            <w:r w:rsidRPr="001E2B1B">
              <w:t>mdata</w:t>
            </w:r>
          </w:p>
        </w:tc>
        <w:tc>
          <w:tcPr>
            <w:tcW w:w="975" w:type="dxa"/>
            <w:vAlign w:val="center"/>
          </w:tcPr>
          <w:p w:rsidR="00C00329" w:rsidRPr="001E2B1B" w:rsidRDefault="00C00329" w:rsidP="00C00329">
            <w:pPr>
              <w:pStyle w:val="ICTableEntry"/>
            </w:pPr>
            <w:r w:rsidRPr="001E2B1B">
              <w:t>{0|1}</w:t>
            </w:r>
          </w:p>
        </w:tc>
        <w:tc>
          <w:tcPr>
            <w:tcW w:w="5806" w:type="dxa"/>
          </w:tcPr>
          <w:p w:rsidR="00C00329" w:rsidRPr="001E2B1B" w:rsidRDefault="00C00329" w:rsidP="00C00329">
            <w:pPr>
              <w:pStyle w:val="ICTableEntry"/>
            </w:pPr>
            <w:r w:rsidRPr="001E2B1B">
              <w:t>If WritableConfigProperties = TRUE: 1</w:t>
            </w:r>
          </w:p>
          <w:p w:rsidR="00C00329" w:rsidRPr="001E2B1B" w:rsidRDefault="00C00329" w:rsidP="00C00329">
            <w:pPr>
              <w:pStyle w:val="ICTableEntry"/>
            </w:pPr>
            <w:r w:rsidRPr="001E2B1B">
              <w:t>Else: 0</w:t>
            </w:r>
          </w:p>
        </w:tc>
      </w:tr>
      <w:tr w:rsidR="00C00329" w:rsidRPr="001E2B1B">
        <w:trPr>
          <w:trHeight w:val="273"/>
        </w:trPr>
        <w:tc>
          <w:tcPr>
            <w:tcW w:w="2417" w:type="dxa"/>
            <w:vAlign w:val="center"/>
          </w:tcPr>
          <w:p w:rsidR="00C00329" w:rsidRPr="001E2B1B" w:rsidRDefault="00C00329" w:rsidP="00C00329">
            <w:pPr>
              <w:pStyle w:val="ICTableEntry"/>
            </w:pPr>
            <w:r w:rsidRPr="001E2B1B">
              <w:t>mflag</w:t>
            </w:r>
          </w:p>
        </w:tc>
        <w:tc>
          <w:tcPr>
            <w:tcW w:w="975" w:type="dxa"/>
            <w:vAlign w:val="center"/>
          </w:tcPr>
          <w:p w:rsidR="00C00329" w:rsidRPr="001E2B1B" w:rsidRDefault="00C00329" w:rsidP="00C00329">
            <w:pPr>
              <w:pStyle w:val="ICTableEntry"/>
            </w:pPr>
            <w:r w:rsidRPr="001E2B1B">
              <w:t>1</w:t>
            </w:r>
          </w:p>
        </w:tc>
        <w:tc>
          <w:tcPr>
            <w:tcW w:w="5806" w:type="dxa"/>
            <w:vAlign w:val="center"/>
          </w:tcPr>
          <w:p w:rsidR="00C00329" w:rsidRPr="001E2B1B" w:rsidRDefault="00C00329" w:rsidP="00C00329">
            <w:pPr>
              <w:pStyle w:val="ICTableEntry"/>
            </w:pPr>
          </w:p>
        </w:tc>
      </w:tr>
      <w:tr w:rsidR="00C00329" w:rsidRPr="001E2B1B">
        <w:trPr>
          <w:trHeight w:val="327"/>
        </w:trPr>
        <w:tc>
          <w:tcPr>
            <w:tcW w:w="2417" w:type="dxa"/>
            <w:vAlign w:val="center"/>
          </w:tcPr>
          <w:p w:rsidR="00C00329" w:rsidRPr="001E2B1B" w:rsidRDefault="00C00329" w:rsidP="00C00329">
            <w:pPr>
              <w:pStyle w:val="ICTableEntry"/>
            </w:pPr>
            <w:r w:rsidRPr="001E2B1B">
              <w:t>mflag_wdth</w:t>
            </w:r>
          </w:p>
        </w:tc>
        <w:tc>
          <w:tcPr>
            <w:tcW w:w="975" w:type="dxa"/>
            <w:vAlign w:val="center"/>
          </w:tcPr>
          <w:p w:rsidR="00C00329" w:rsidRPr="001E2B1B" w:rsidRDefault="00C00329" w:rsidP="00C00329">
            <w:pPr>
              <w:pStyle w:val="ICTableEntry"/>
            </w:pPr>
            <w:r>
              <w:t>2</w:t>
            </w:r>
          </w:p>
        </w:tc>
        <w:tc>
          <w:tcPr>
            <w:tcW w:w="5806" w:type="dxa"/>
            <w:vAlign w:val="center"/>
          </w:tcPr>
          <w:p w:rsidR="00C00329" w:rsidRPr="001E2B1B" w:rsidRDefault="00C00329" w:rsidP="00C00329">
            <w:pPr>
              <w:pStyle w:val="ICTableEntry"/>
            </w:pPr>
          </w:p>
        </w:tc>
      </w:tr>
      <w:tr w:rsidR="00C00329" w:rsidRPr="001E2B1B">
        <w:trPr>
          <w:trHeight w:val="273"/>
        </w:trPr>
        <w:tc>
          <w:tcPr>
            <w:tcW w:w="2417" w:type="dxa"/>
            <w:vAlign w:val="center"/>
          </w:tcPr>
          <w:p w:rsidR="00C00329" w:rsidRPr="001E2B1B" w:rsidRDefault="00C00329" w:rsidP="00C00329">
            <w:pPr>
              <w:pStyle w:val="ICTableEntry"/>
            </w:pPr>
            <w:r w:rsidRPr="001E2B1B">
              <w:t>mreset</w:t>
            </w:r>
          </w:p>
        </w:tc>
        <w:tc>
          <w:tcPr>
            <w:tcW w:w="975" w:type="dxa"/>
            <w:vAlign w:val="center"/>
          </w:tcPr>
          <w:p w:rsidR="00C00329" w:rsidRPr="001E2B1B" w:rsidRDefault="00C00329" w:rsidP="00C00329">
            <w:pPr>
              <w:pStyle w:val="ICTableEntry"/>
            </w:pPr>
            <w:r w:rsidRPr="001E2B1B">
              <w:t>1</w:t>
            </w:r>
          </w:p>
        </w:tc>
        <w:tc>
          <w:tcPr>
            <w:tcW w:w="5806" w:type="dxa"/>
          </w:tcPr>
          <w:p w:rsidR="00C00329" w:rsidRPr="001E2B1B" w:rsidRDefault="00C00329" w:rsidP="00C00329">
            <w:pPr>
              <w:pStyle w:val="ICTableEntry"/>
            </w:pPr>
          </w:p>
        </w:tc>
      </w:tr>
      <w:tr w:rsidR="00C00329" w:rsidRPr="001E2B1B">
        <w:tc>
          <w:tcPr>
            <w:tcW w:w="2417" w:type="dxa"/>
            <w:vAlign w:val="center"/>
          </w:tcPr>
          <w:p w:rsidR="00C00329" w:rsidRPr="001E2B1B" w:rsidRDefault="00C00329" w:rsidP="00C00329">
            <w:pPr>
              <w:pStyle w:val="ICTableEntry"/>
            </w:pPr>
            <w:r w:rsidRPr="001E2B1B">
              <w:t>sdata</w:t>
            </w:r>
          </w:p>
        </w:tc>
        <w:tc>
          <w:tcPr>
            <w:tcW w:w="975" w:type="dxa"/>
            <w:vAlign w:val="center"/>
          </w:tcPr>
          <w:p w:rsidR="00C00329" w:rsidRPr="001E2B1B" w:rsidRDefault="00C00329" w:rsidP="00C00329">
            <w:pPr>
              <w:pStyle w:val="ICTableEntry"/>
            </w:pPr>
            <w:r w:rsidRPr="001E2B1B">
              <w:t>{0|1}</w:t>
            </w:r>
          </w:p>
        </w:tc>
        <w:tc>
          <w:tcPr>
            <w:tcW w:w="5806" w:type="dxa"/>
          </w:tcPr>
          <w:p w:rsidR="00C00329" w:rsidRPr="001E2B1B" w:rsidRDefault="00C00329" w:rsidP="00C00329">
            <w:pPr>
              <w:pStyle w:val="ICTableEntry"/>
            </w:pPr>
            <w:r w:rsidRPr="001E2B1B">
              <w:t>If ReadableConfigProperties = TRUE: 1</w:t>
            </w:r>
          </w:p>
          <w:p w:rsidR="00C00329" w:rsidRPr="001E2B1B" w:rsidRDefault="00C00329" w:rsidP="00C00329">
            <w:pPr>
              <w:pStyle w:val="ICTableEntry"/>
            </w:pPr>
            <w:r w:rsidRPr="001E2B1B">
              <w:t>Else: 0</w:t>
            </w:r>
          </w:p>
        </w:tc>
      </w:tr>
      <w:tr w:rsidR="00C00329" w:rsidRPr="001E2B1B">
        <w:trPr>
          <w:trHeight w:val="415"/>
        </w:trPr>
        <w:tc>
          <w:tcPr>
            <w:tcW w:w="2417" w:type="dxa"/>
            <w:tcBorders>
              <w:bottom w:val="single" w:sz="4" w:space="0" w:color="000000"/>
            </w:tcBorders>
            <w:vAlign w:val="center"/>
          </w:tcPr>
          <w:p w:rsidR="00C00329" w:rsidRDefault="00C00329" w:rsidP="00C00329">
            <w:pPr>
              <w:pStyle w:val="ICTableEntry"/>
            </w:pPr>
            <w:r>
              <w:t>s</w:t>
            </w:r>
            <w:r w:rsidRPr="001E2B1B">
              <w:t>flag</w:t>
            </w:r>
            <w:r>
              <w:br/>
            </w:r>
            <w:r w:rsidRPr="001E2B1B">
              <w:t>sflag_wdth</w:t>
            </w:r>
          </w:p>
        </w:tc>
        <w:tc>
          <w:tcPr>
            <w:tcW w:w="975" w:type="dxa"/>
            <w:tcBorders>
              <w:bottom w:val="single" w:sz="4" w:space="0" w:color="000000"/>
            </w:tcBorders>
            <w:vAlign w:val="center"/>
          </w:tcPr>
          <w:p w:rsidR="00C00329" w:rsidRPr="001E2B1B" w:rsidRDefault="00C00329" w:rsidP="00C00329">
            <w:pPr>
              <w:pStyle w:val="ICTableEntry"/>
            </w:pPr>
            <w:r w:rsidRPr="001E2B1B">
              <w:t>1</w:t>
            </w:r>
          </w:p>
        </w:tc>
        <w:tc>
          <w:tcPr>
            <w:tcW w:w="5806" w:type="dxa"/>
            <w:tcBorders>
              <w:bottom w:val="single" w:sz="4" w:space="0" w:color="000000"/>
            </w:tcBorders>
            <w:vAlign w:val="center"/>
          </w:tcPr>
          <w:p w:rsidR="00C00329" w:rsidRPr="001E2B1B" w:rsidRDefault="00C00329" w:rsidP="00C00329">
            <w:pPr>
              <w:pStyle w:val="ICTableEntry"/>
            </w:pPr>
          </w:p>
        </w:tc>
      </w:tr>
      <w:tr w:rsidR="00C00329" w:rsidRPr="001E2B1B">
        <w:trPr>
          <w:trHeight w:val="630"/>
        </w:trPr>
        <w:tc>
          <w:tcPr>
            <w:tcW w:w="2417" w:type="dxa"/>
            <w:tcBorders>
              <w:bottom w:val="single" w:sz="4" w:space="0" w:color="000000"/>
            </w:tcBorders>
            <w:vAlign w:val="center"/>
          </w:tcPr>
          <w:p w:rsidR="00C00329" w:rsidRDefault="00C00329" w:rsidP="00C00329">
            <w:pPr>
              <w:pStyle w:val="ICTableEntry"/>
            </w:pPr>
            <w:r w:rsidRPr="001E2B1B">
              <w:t>sthreadbusy</w:t>
            </w:r>
            <w:r>
              <w:br/>
            </w:r>
            <w:r w:rsidRPr="001E2B1B">
              <w:t>sthreadbusy_exact</w:t>
            </w:r>
            <w:r>
              <w:br/>
            </w:r>
            <w:r w:rsidRPr="001E2B1B">
              <w:t>sthreadbusy_pipelined</w:t>
            </w:r>
          </w:p>
        </w:tc>
        <w:tc>
          <w:tcPr>
            <w:tcW w:w="975" w:type="dxa"/>
            <w:tcBorders>
              <w:bottom w:val="single" w:sz="4" w:space="0" w:color="000000"/>
            </w:tcBorders>
            <w:vAlign w:val="center"/>
          </w:tcPr>
          <w:p w:rsidR="00C00329" w:rsidRPr="001E2B1B" w:rsidRDefault="00C00329" w:rsidP="00C00329">
            <w:pPr>
              <w:pStyle w:val="ICTableEntry"/>
            </w:pPr>
            <w:r w:rsidRPr="001E2B1B">
              <w:t>1</w:t>
            </w:r>
          </w:p>
        </w:tc>
        <w:tc>
          <w:tcPr>
            <w:tcW w:w="5806" w:type="dxa"/>
            <w:tcBorders>
              <w:bottom w:val="single" w:sz="4" w:space="0" w:color="000000"/>
            </w:tcBorders>
            <w:vAlign w:val="center"/>
          </w:tcPr>
          <w:p w:rsidR="00C00329" w:rsidRPr="001E2B1B" w:rsidRDefault="00C00329" w:rsidP="00C00329">
            <w:pPr>
              <w:pStyle w:val="ICTableEntry"/>
            </w:pPr>
            <w:r w:rsidRPr="001E2B1B">
              <w:t>Note: For pipelined, proactive flow control (backpressure) by way of the SThreadBusy signal</w:t>
            </w:r>
          </w:p>
        </w:tc>
      </w:tr>
      <w:tr w:rsidR="00C00329" w:rsidRPr="001E2B1B">
        <w:tc>
          <w:tcPr>
            <w:tcW w:w="2417" w:type="dxa"/>
            <w:vAlign w:val="center"/>
          </w:tcPr>
          <w:p w:rsidR="00C00329" w:rsidRPr="001E2B1B" w:rsidRDefault="00C00329" w:rsidP="00C00329">
            <w:pPr>
              <w:pStyle w:val="ICTableEntry"/>
            </w:pPr>
            <w:r w:rsidRPr="001E2B1B">
              <w:t>write_enable</w:t>
            </w:r>
          </w:p>
        </w:tc>
        <w:tc>
          <w:tcPr>
            <w:tcW w:w="975" w:type="dxa"/>
            <w:vMerge w:val="restart"/>
            <w:vAlign w:val="center"/>
          </w:tcPr>
          <w:p w:rsidR="00C00329" w:rsidRPr="001E2B1B" w:rsidRDefault="00C00329" w:rsidP="00C00329">
            <w:pPr>
              <w:pStyle w:val="ICTableEntry"/>
            </w:pPr>
            <w:r w:rsidRPr="001E2B1B">
              <w:t>{0|1}</w:t>
            </w:r>
          </w:p>
        </w:tc>
        <w:tc>
          <w:tcPr>
            <w:tcW w:w="5806" w:type="dxa"/>
            <w:vMerge w:val="restart"/>
          </w:tcPr>
          <w:p w:rsidR="00C00329" w:rsidRPr="001E2B1B" w:rsidRDefault="00C00329" w:rsidP="00C00329">
            <w:pPr>
              <w:pStyle w:val="ICTableEntry"/>
            </w:pPr>
            <w:r w:rsidRPr="001E2B1B">
              <w:t>If WritableConfigProperties = TRUE: 1</w:t>
            </w:r>
          </w:p>
          <w:p w:rsidR="00C00329" w:rsidRPr="001E2B1B" w:rsidRDefault="00C00329" w:rsidP="00C00329">
            <w:pPr>
              <w:pStyle w:val="ICTableEntry"/>
            </w:pPr>
            <w:r w:rsidRPr="001E2B1B">
              <w:t>Else: 0</w:t>
            </w:r>
          </w:p>
        </w:tc>
      </w:tr>
      <w:tr w:rsidR="00C00329" w:rsidRPr="001E2B1B">
        <w:tc>
          <w:tcPr>
            <w:tcW w:w="2417" w:type="dxa"/>
            <w:vAlign w:val="center"/>
          </w:tcPr>
          <w:p w:rsidR="00C00329" w:rsidRPr="001E2B1B" w:rsidRDefault="00C00329" w:rsidP="00C00329">
            <w:pPr>
              <w:pStyle w:val="ICTableEntry"/>
            </w:pPr>
            <w:r>
              <w:t>writeresp_enable</w:t>
            </w:r>
          </w:p>
        </w:tc>
        <w:tc>
          <w:tcPr>
            <w:tcW w:w="975" w:type="dxa"/>
            <w:vMerge/>
            <w:vAlign w:val="center"/>
          </w:tcPr>
          <w:p w:rsidR="00C00329" w:rsidRPr="001E2B1B" w:rsidRDefault="00C00329" w:rsidP="00C00329">
            <w:pPr>
              <w:pStyle w:val="ICTableEntry"/>
            </w:pPr>
          </w:p>
        </w:tc>
        <w:tc>
          <w:tcPr>
            <w:tcW w:w="5806" w:type="dxa"/>
            <w:vMerge/>
          </w:tcPr>
          <w:p w:rsidR="00C00329" w:rsidRPr="001E2B1B" w:rsidRDefault="00C00329" w:rsidP="00C00329">
            <w:pPr>
              <w:pStyle w:val="ICTableEntry"/>
            </w:pPr>
          </w:p>
        </w:tc>
      </w:tr>
    </w:tbl>
    <w:p w:rsidR="00C00329" w:rsidRDefault="00C00329" w:rsidP="00C00329">
      <w:r w:rsidRPr="001E2B1B">
        <w:t xml:space="preserve">MAddr[1:0] will always be zero (per OCP) and should be ignored. Sub-32bit write indication, when configured, is indicated </w:t>
      </w:r>
      <w:r>
        <w:t xml:space="preserve">only </w:t>
      </w:r>
      <w:r w:rsidRPr="001E2B1B">
        <w:t>by the byte enables.</w:t>
      </w:r>
    </w:p>
    <w:p w:rsidR="00C00329" w:rsidRDefault="00C00329">
      <w:r>
        <w:t>Observation: WCI is an exception among the four profiles listed herein in that it is the only one to define the OCP configuration parameter writeresp_enable to ‘1’ (when there are writable properties).  This is because WCI requires that configuration writes provide the capability for success versus failure indication. The use of the writeresp_enable OCP behavior provides this capability with the minimal implementation. All WCI writes require a SResp response, either accept/success (DVA) or error/failure (ERR).</w:t>
      </w:r>
    </w:p>
    <w:p w:rsidR="00C00329" w:rsidRDefault="00C00329" w:rsidP="00C00329">
      <w:pPr>
        <w:numPr>
          <w:ilvl w:val="0"/>
          <w:numId w:val="32"/>
          <w:numberingChange w:id="3565" w:author="James Kulp" w:date="2008-11-13T10:51:00Z" w:original=""/>
        </w:numPr>
        <w:tabs>
          <w:tab w:val="num" w:pos="360"/>
        </w:tabs>
        <w:ind w:left="360"/>
      </w:pPr>
      <w:r>
        <w:t>Accept (DVA) is interpreted as a worker configuration property being committed, with any side effects that might produce errors complete.</w:t>
      </w:r>
    </w:p>
    <w:p w:rsidR="00C00329" w:rsidRDefault="00C00329" w:rsidP="00C00329">
      <w:pPr>
        <w:numPr>
          <w:ilvl w:val="0"/>
          <w:numId w:val="32"/>
          <w:numberingChange w:id="3566" w:author="James Kulp" w:date="2008-11-13T10:51:00Z" w:original=""/>
        </w:numPr>
        <w:tabs>
          <w:tab w:val="num" w:pos="360"/>
        </w:tabs>
        <w:ind w:left="360"/>
      </w:pPr>
      <w:r>
        <w:t>Error (ERR) is interpreted as a worker explicitly failing to accept a configuration property write.</w:t>
      </w:r>
    </w:p>
    <w:p w:rsidR="00C00329" w:rsidRDefault="00C00329">
      <w:r>
        <w:t>Each worker may define its own meaning of the write response beyond the indication of success or failure. This can be a range of behavior from “write value stored” to “side-effect of configuration property write action completed”.</w:t>
      </w:r>
    </w:p>
    <w:p w:rsidR="00C00329" w:rsidRDefault="00C00329" w:rsidP="00C00329">
      <w:pPr>
        <w:spacing w:before="240"/>
      </w:pPr>
      <w:r>
        <w:t>Observation: WCI is not pipelined (datahandshake=0) and is single threaded.</w:t>
      </w:r>
    </w:p>
    <w:p w:rsidR="00C00329" w:rsidRDefault="00C00329">
      <w:pPr>
        <w:pStyle w:val="Heading2"/>
        <w:numPr>
          <w:numberingChange w:id="3567" w:author="James Kulp" w:date="2008-11-13T10:51:00Z" w:original="%1:3:0:.%2:5:0:"/>
        </w:numPr>
      </w:pPr>
      <w:bookmarkStart w:id="3568" w:name="_Toc141235438"/>
      <w:r w:rsidRPr="001E2B1B">
        <w:t>WCI OCP Signals</w:t>
      </w:r>
      <w:bookmarkEnd w:id="3568"/>
    </w:p>
    <w:p w:rsidR="00C00329" w:rsidRPr="001E2B1B" w:rsidRDefault="00C00329" w:rsidP="00C00329">
      <w:pPr>
        <w:pStyle w:val="Body"/>
      </w:pPr>
      <w:r w:rsidRPr="001E2B1B">
        <w:t>Signal configuration is unambiguously determined by the OCP interface configuration parameters (derived from WIP attributes as defined above) and as called out in the “OCP Signal Configuration Parameter” table in the OCP specification. The tables below show the signals</w:t>
      </w:r>
      <w:r>
        <w:t xml:space="preserve"> from master-to-slave and slave-to-master</w:t>
      </w:r>
      <w:r w:rsidRPr="001E2B1B">
        <w:t>. The positional order of signals is alphabetical.</w:t>
      </w:r>
    </w:p>
    <w:p w:rsidR="00C00329" w:rsidRPr="001E2B1B" w:rsidRDefault="00C00329" w:rsidP="00C00329">
      <w:r w:rsidRPr="001E2B1B">
        <w:rPr>
          <w:shd w:val="clear" w:color="auto" w:fill="FFFF99"/>
        </w:rPr>
        <w:t>Light yellow shading</w:t>
      </w:r>
      <w:r w:rsidRPr="001E2B1B">
        <w:t xml:space="preserve"> of the description indicates where an OCP signal </w:t>
      </w:r>
      <w:r>
        <w:t xml:space="preserve">has </w:t>
      </w:r>
      <w:r w:rsidRPr="001E2B1B">
        <w:t>added WCI semantics.  Details described in following section.</w:t>
      </w:r>
    </w:p>
    <w:p w:rsidR="00C00329" w:rsidRPr="001E2B1B" w:rsidRDefault="00C00329" w:rsidP="00C00329">
      <w:pPr>
        <w:pStyle w:val="Caption"/>
        <w:keepNext/>
      </w:pPr>
      <w:r w:rsidRPr="001E2B1B">
        <w:t xml:space="preserve">Table </w:t>
      </w:r>
      <w:fldSimple w:instr=" SEQ Table \* ARABIC ">
        <w:ins w:id="3569" w:author="Jim Kulp" w:date="2010-07-20T09:47:00Z">
          <w:r w:rsidR="00AF5D6E">
            <w:rPr>
              <w:noProof/>
            </w:rPr>
            <w:t>6</w:t>
          </w:r>
        </w:ins>
        <w:del w:id="3570" w:author="Jim Kulp" w:date="2010-07-20T09:47:00Z">
          <w:r w:rsidR="00902CF7" w:rsidDel="00AF5D6E">
            <w:rPr>
              <w:noProof/>
            </w:rPr>
            <w:delText>7</w:delText>
          </w:r>
        </w:del>
      </w:fldSimple>
      <w:r w:rsidRPr="001E2B1B">
        <w:t xml:space="preserve"> – WCI Signals Driven by the Master, to the Slave</w:t>
      </w:r>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278"/>
        <w:gridCol w:w="2340"/>
        <w:gridCol w:w="2520"/>
        <w:gridCol w:w="3420"/>
      </w:tblGrid>
      <w:tr w:rsidR="00C00329" w:rsidRPr="005C3C65">
        <w:tc>
          <w:tcPr>
            <w:tcW w:w="1278" w:type="dxa"/>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OCP</w:t>
            </w:r>
            <w:r w:rsidRPr="005C3C65">
              <w:rPr>
                <w:rFonts w:ascii="Verdana" w:hAnsi="Verdana"/>
                <w:b/>
                <w:sz w:val="20"/>
              </w:rPr>
              <w:br/>
              <w:t>Signal</w:t>
            </w:r>
          </w:p>
        </w:tc>
        <w:tc>
          <w:tcPr>
            <w:tcW w:w="234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When</w:t>
            </w:r>
            <w:r w:rsidRPr="005C3C65">
              <w:rPr>
                <w:rFonts w:ascii="Verdana" w:hAnsi="Verdana"/>
                <w:b/>
                <w:sz w:val="20"/>
              </w:rPr>
              <w:br/>
              <w:t>included</w:t>
            </w:r>
          </w:p>
        </w:tc>
        <w:tc>
          <w:tcPr>
            <w:tcW w:w="252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Width</w:t>
            </w:r>
          </w:p>
        </w:tc>
        <w:tc>
          <w:tcPr>
            <w:tcW w:w="342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Usage</w:t>
            </w:r>
          </w:p>
        </w:tc>
      </w:tr>
      <w:tr w:rsidR="00C00329" w:rsidRPr="001E2B1B">
        <w:tc>
          <w:tcPr>
            <w:tcW w:w="1278" w:type="dxa"/>
            <w:vAlign w:val="center"/>
          </w:tcPr>
          <w:p w:rsidR="00C00329" w:rsidRPr="001E2B1B" w:rsidRDefault="00C00329" w:rsidP="00C00329">
            <w:pPr>
              <w:pStyle w:val="ICTableEntry"/>
            </w:pPr>
            <w:r w:rsidRPr="001E2B1B">
              <w:t>MAddr</w:t>
            </w:r>
          </w:p>
        </w:tc>
        <w:tc>
          <w:tcPr>
            <w:tcW w:w="2340" w:type="dxa"/>
            <w:shd w:val="clear" w:color="auto" w:fill="FFFFFF"/>
            <w:vAlign w:val="center"/>
          </w:tcPr>
          <w:p w:rsidR="00C00329" w:rsidRPr="00C146B6" w:rsidRDefault="00C00329" w:rsidP="00C00329">
            <w:pPr>
              <w:pStyle w:val="ICTableEntry"/>
            </w:pPr>
            <w:r w:rsidRPr="00C15F10">
              <w:t>always</w:t>
            </w:r>
          </w:p>
        </w:tc>
        <w:tc>
          <w:tcPr>
            <w:tcW w:w="2520" w:type="dxa"/>
            <w:shd w:val="clear" w:color="auto" w:fill="FFFFFF"/>
            <w:vAlign w:val="center"/>
          </w:tcPr>
          <w:p w:rsidR="00C00329" w:rsidRPr="001E2B1B" w:rsidRDefault="00C00329" w:rsidP="00C00329">
            <w:pPr>
              <w:pStyle w:val="ICTableEntry"/>
            </w:pPr>
            <w:r w:rsidRPr="001E2B1B">
              <w:t>If SizeofConfigSpace &lt;= 32,</w:t>
            </w:r>
          </w:p>
          <w:p w:rsidR="00C00329" w:rsidRPr="001E2B1B" w:rsidRDefault="00C00329" w:rsidP="00C00329">
            <w:pPr>
              <w:pStyle w:val="ICTableEntry"/>
            </w:pPr>
            <w:r>
              <w:tab/>
            </w:r>
            <w:r w:rsidRPr="001E2B1B">
              <w:t>N = 5</w:t>
            </w:r>
          </w:p>
          <w:p w:rsidR="00C00329" w:rsidRPr="001E2B1B" w:rsidRDefault="00C00329" w:rsidP="00C00329">
            <w:pPr>
              <w:pStyle w:val="ICTableEntry"/>
            </w:pPr>
            <w:r w:rsidRPr="001E2B1B">
              <w:t>Else</w:t>
            </w:r>
          </w:p>
          <w:p w:rsidR="00C00329" w:rsidRPr="001E2B1B" w:rsidRDefault="00C00329" w:rsidP="00C00329">
            <w:pPr>
              <w:pStyle w:val="ICTableEntry"/>
            </w:pPr>
            <w:r>
              <w:tab/>
            </w:r>
            <w:r w:rsidRPr="001E2B1B">
              <w:t>N = ceil(log2(</w:t>
            </w:r>
            <w:r>
              <w:br/>
            </w:r>
            <w:r>
              <w:tab/>
            </w:r>
            <w:r>
              <w:tab/>
              <w:t>SizeofConfigSpace-</w:t>
            </w:r>
            <w:r w:rsidRPr="001E2B1B">
              <w:t>1</w:t>
            </w:r>
            <w:r>
              <w:br/>
            </w:r>
            <w:r>
              <w:tab/>
            </w:r>
            <w:r>
              <w:tab/>
            </w:r>
            <w:r w:rsidRPr="001E2B1B">
              <w:t>))</w:t>
            </w:r>
          </w:p>
        </w:tc>
        <w:tc>
          <w:tcPr>
            <w:tcW w:w="3420" w:type="dxa"/>
            <w:tcBorders>
              <w:bottom w:val="single" w:sz="4" w:space="0" w:color="008080"/>
            </w:tcBorders>
            <w:shd w:val="clear" w:color="auto" w:fill="FFFF99"/>
            <w:vAlign w:val="center"/>
          </w:tcPr>
          <w:p w:rsidR="00C00329" w:rsidRPr="001E2B1B" w:rsidRDefault="00C00329" w:rsidP="00C00329">
            <w:pPr>
              <w:pStyle w:val="ICTableEntry"/>
            </w:pPr>
            <w:r w:rsidRPr="001E2B1B" w:rsidDel="00C146B6">
              <w:t>E</w:t>
            </w:r>
            <w:r w:rsidRPr="001E2B1B">
              <w:t xml:space="preserve">ncodes control operation [4:2] and property word addr[x:2].  [1:0]==0, per OCP, </w:t>
            </w:r>
            <w:r>
              <w:t xml:space="preserve">and </w:t>
            </w:r>
            <w:r w:rsidRPr="001E2B1B">
              <w:t>ignored</w:t>
            </w:r>
          </w:p>
        </w:tc>
      </w:tr>
      <w:tr w:rsidR="00C00329" w:rsidRPr="001E2B1B">
        <w:tc>
          <w:tcPr>
            <w:tcW w:w="1278" w:type="dxa"/>
            <w:vAlign w:val="center"/>
          </w:tcPr>
          <w:p w:rsidR="00C00329" w:rsidRPr="001E2B1B" w:rsidRDefault="00C00329" w:rsidP="00C00329">
            <w:pPr>
              <w:pStyle w:val="ICTableEntry"/>
            </w:pPr>
            <w:r w:rsidRPr="001E2B1B">
              <w:t>MAddrSpace</w:t>
            </w:r>
          </w:p>
        </w:tc>
        <w:tc>
          <w:tcPr>
            <w:tcW w:w="2340" w:type="dxa"/>
            <w:shd w:val="clear" w:color="auto" w:fill="FFFFFF"/>
            <w:vAlign w:val="center"/>
          </w:tcPr>
          <w:p w:rsidR="00C00329" w:rsidRPr="001E2B1B" w:rsidRDefault="00C00329" w:rsidP="00C00329">
            <w:pPr>
              <w:pStyle w:val="ICTableEntry"/>
            </w:pPr>
            <w:r w:rsidRPr="001E2B1B">
              <w:t>SizeofConfigSpace</w:t>
            </w:r>
            <w:r>
              <w:t xml:space="preserve"> </w:t>
            </w:r>
            <w:r w:rsidRPr="001E2B1B">
              <w:t>!= 0</w:t>
            </w:r>
          </w:p>
        </w:tc>
        <w:tc>
          <w:tcPr>
            <w:tcW w:w="2520" w:type="dxa"/>
            <w:shd w:val="clear" w:color="auto" w:fill="FFFFFF"/>
            <w:vAlign w:val="center"/>
          </w:tcPr>
          <w:p w:rsidR="00C00329" w:rsidRPr="001E2B1B" w:rsidRDefault="00C00329" w:rsidP="00C00329">
            <w:pPr>
              <w:pStyle w:val="ICTableEntry"/>
            </w:pPr>
            <w:r w:rsidRPr="001E2B1B">
              <w:t>1</w:t>
            </w:r>
          </w:p>
        </w:tc>
        <w:tc>
          <w:tcPr>
            <w:tcW w:w="3420" w:type="dxa"/>
            <w:shd w:val="clear" w:color="auto" w:fill="FFFF99"/>
            <w:vAlign w:val="center"/>
          </w:tcPr>
          <w:p w:rsidR="00C00329" w:rsidRPr="001E2B1B" w:rsidRDefault="00C00329" w:rsidP="00C00329">
            <w:pPr>
              <w:pStyle w:val="ICTableEntry"/>
            </w:pPr>
            <w:r w:rsidRPr="001E2B1B">
              <w:t>0=Control Transaction,</w:t>
            </w:r>
            <w:r w:rsidRPr="001E2B1B">
              <w:br/>
              <w:t>1=Config Transaction</w:t>
            </w:r>
          </w:p>
        </w:tc>
      </w:tr>
      <w:tr w:rsidR="00C00329" w:rsidRPr="001E2B1B">
        <w:tc>
          <w:tcPr>
            <w:tcW w:w="1278" w:type="dxa"/>
            <w:vAlign w:val="center"/>
          </w:tcPr>
          <w:p w:rsidR="00C00329" w:rsidRPr="001E2B1B" w:rsidRDefault="00C00329" w:rsidP="00C00329">
            <w:pPr>
              <w:pStyle w:val="ICTableEntry"/>
            </w:pPr>
            <w:r w:rsidRPr="001E2B1B">
              <w:t>MByteEn</w:t>
            </w:r>
          </w:p>
        </w:tc>
        <w:tc>
          <w:tcPr>
            <w:tcW w:w="2340" w:type="dxa"/>
            <w:tcBorders>
              <w:bottom w:val="single" w:sz="4" w:space="0" w:color="008080"/>
            </w:tcBorders>
            <w:vAlign w:val="center"/>
          </w:tcPr>
          <w:p w:rsidR="00C00329" w:rsidRPr="001E2B1B" w:rsidRDefault="00C00329" w:rsidP="00C00329">
            <w:pPr>
              <w:pStyle w:val="ICTableEntry"/>
            </w:pPr>
            <w:r w:rsidRPr="001E2B1B" w:rsidDel="00C146B6">
              <w:t>Sub32BitConfigProperties</w:t>
            </w:r>
            <w:r w:rsidRPr="001E2B1B" w:rsidDel="00C146B6">
              <w:br/>
              <w:t>== TRUE</w:t>
            </w:r>
          </w:p>
        </w:tc>
        <w:tc>
          <w:tcPr>
            <w:tcW w:w="2520" w:type="dxa"/>
            <w:shd w:val="clear" w:color="auto" w:fill="FFFFFF"/>
            <w:vAlign w:val="center"/>
          </w:tcPr>
          <w:p w:rsidR="00C00329" w:rsidRPr="001E2B1B" w:rsidRDefault="00C00329" w:rsidP="00C00329">
            <w:pPr>
              <w:pStyle w:val="ICTableEntry"/>
            </w:pPr>
            <w:r w:rsidRPr="001E2B1B">
              <w:t>4</w:t>
            </w:r>
          </w:p>
        </w:tc>
        <w:tc>
          <w:tcPr>
            <w:tcW w:w="3420" w:type="dxa"/>
            <w:tcBorders>
              <w:bottom w:val="single" w:sz="4" w:space="0" w:color="008080"/>
            </w:tcBorders>
            <w:vAlign w:val="center"/>
          </w:tcPr>
          <w:p w:rsidR="00C00329" w:rsidRPr="001E2B1B" w:rsidRDefault="00C00329" w:rsidP="00C00329">
            <w:pPr>
              <w:pStyle w:val="ICTableEntry"/>
            </w:pPr>
            <w:r w:rsidRPr="001E2B1B">
              <w:t>Byte enables</w:t>
            </w:r>
            <w:r>
              <w:t xml:space="preserve"> for </w:t>
            </w:r>
            <w:r w:rsidRPr="001E2B1B">
              <w:t>configuration writes</w:t>
            </w:r>
          </w:p>
        </w:tc>
      </w:tr>
      <w:tr w:rsidR="00C00329" w:rsidRPr="001E2B1B">
        <w:tc>
          <w:tcPr>
            <w:tcW w:w="1278" w:type="dxa"/>
            <w:vAlign w:val="center"/>
          </w:tcPr>
          <w:p w:rsidR="00C00329" w:rsidRPr="001E2B1B" w:rsidRDefault="00C00329" w:rsidP="00C00329">
            <w:pPr>
              <w:pStyle w:val="ICTableEntry"/>
            </w:pPr>
            <w:r w:rsidRPr="001E2B1B">
              <w:t>MCmd</w:t>
            </w:r>
          </w:p>
        </w:tc>
        <w:tc>
          <w:tcPr>
            <w:tcW w:w="2340" w:type="dxa"/>
            <w:tcBorders>
              <w:bottom w:val="single" w:sz="4" w:space="0" w:color="008080"/>
            </w:tcBorders>
            <w:vAlign w:val="center"/>
          </w:tcPr>
          <w:p w:rsidR="00C00329" w:rsidRPr="00C146B6" w:rsidRDefault="00C00329" w:rsidP="00C00329">
            <w:pPr>
              <w:pStyle w:val="ICTableEntry"/>
            </w:pPr>
            <w:r w:rsidRPr="00C15F10">
              <w:t>always</w:t>
            </w:r>
          </w:p>
        </w:tc>
        <w:tc>
          <w:tcPr>
            <w:tcW w:w="2520" w:type="dxa"/>
            <w:shd w:val="clear" w:color="auto" w:fill="FFFFFF"/>
            <w:vAlign w:val="center"/>
          </w:tcPr>
          <w:p w:rsidR="00C00329" w:rsidRPr="001E2B1B" w:rsidRDefault="00C00329" w:rsidP="00C00329">
            <w:pPr>
              <w:pStyle w:val="ICTableEntry"/>
            </w:pPr>
            <w:r w:rsidRPr="001E2B1B">
              <w:t>3</w:t>
            </w:r>
          </w:p>
        </w:tc>
        <w:tc>
          <w:tcPr>
            <w:tcW w:w="3420" w:type="dxa"/>
            <w:tcBorders>
              <w:bottom w:val="single" w:sz="4" w:space="0" w:color="008080"/>
            </w:tcBorders>
            <w:vAlign w:val="center"/>
          </w:tcPr>
          <w:p w:rsidR="00C00329" w:rsidRDefault="00C00329" w:rsidP="00C00329">
            <w:pPr>
              <w:pStyle w:val="ICTableEntry"/>
            </w:pPr>
            <w:r w:rsidRPr="001E2B1B">
              <w:t>Read/write command</w:t>
            </w:r>
            <w:r>
              <w:t xml:space="preserve">:  </w:t>
            </w:r>
            <w:r w:rsidRPr="001E2B1B">
              <w:t>MCmd[2]==0</w:t>
            </w:r>
          </w:p>
        </w:tc>
      </w:tr>
      <w:tr w:rsidR="00C00329" w:rsidRPr="001E2B1B">
        <w:tc>
          <w:tcPr>
            <w:tcW w:w="1278" w:type="dxa"/>
            <w:vAlign w:val="center"/>
          </w:tcPr>
          <w:p w:rsidR="00C00329" w:rsidRPr="001E2B1B" w:rsidRDefault="00C00329" w:rsidP="00C00329">
            <w:pPr>
              <w:pStyle w:val="ICTableEntry"/>
            </w:pPr>
            <w:r w:rsidRPr="001E2B1B">
              <w:t>MData</w:t>
            </w:r>
          </w:p>
        </w:tc>
        <w:tc>
          <w:tcPr>
            <w:tcW w:w="2340" w:type="dxa"/>
            <w:shd w:val="clear" w:color="auto" w:fill="FFFFFF"/>
            <w:vAlign w:val="center"/>
          </w:tcPr>
          <w:p w:rsidR="00C00329" w:rsidRPr="001E2B1B" w:rsidRDefault="00C00329" w:rsidP="00C00329">
            <w:pPr>
              <w:pStyle w:val="ICTableEntry"/>
            </w:pPr>
            <w:r w:rsidRPr="001E2B1B" w:rsidDel="00C146B6">
              <w:t>WritableConfigProperties</w:t>
            </w:r>
            <w:r w:rsidRPr="001E2B1B" w:rsidDel="00C146B6">
              <w:br/>
              <w:t>==TRUE</w:t>
            </w:r>
          </w:p>
        </w:tc>
        <w:tc>
          <w:tcPr>
            <w:tcW w:w="2520" w:type="dxa"/>
            <w:shd w:val="clear" w:color="auto" w:fill="FFFFFF"/>
            <w:vAlign w:val="center"/>
          </w:tcPr>
          <w:p w:rsidR="00C00329" w:rsidRPr="001E2B1B" w:rsidRDefault="00C00329" w:rsidP="00C00329">
            <w:pPr>
              <w:pStyle w:val="ICTableEntry"/>
            </w:pPr>
            <w:r w:rsidRPr="001E2B1B">
              <w:t>32</w:t>
            </w:r>
          </w:p>
        </w:tc>
        <w:tc>
          <w:tcPr>
            <w:tcW w:w="3420" w:type="dxa"/>
            <w:tcBorders>
              <w:bottom w:val="single" w:sz="4" w:space="0" w:color="008080"/>
            </w:tcBorders>
            <w:shd w:val="clear" w:color="auto" w:fill="FFFFFF"/>
            <w:vAlign w:val="center"/>
          </w:tcPr>
          <w:p w:rsidR="00C00329" w:rsidRPr="001E2B1B" w:rsidRDefault="00C00329" w:rsidP="00C00329">
            <w:pPr>
              <w:pStyle w:val="ICTableEntry"/>
            </w:pPr>
            <w:r w:rsidRPr="001E2B1B">
              <w:t>Configuration write data</w:t>
            </w:r>
          </w:p>
        </w:tc>
      </w:tr>
      <w:tr w:rsidR="00C00329" w:rsidRPr="001E2B1B">
        <w:tc>
          <w:tcPr>
            <w:tcW w:w="1278" w:type="dxa"/>
            <w:vAlign w:val="center"/>
          </w:tcPr>
          <w:p w:rsidR="00C00329" w:rsidRPr="001E2B1B" w:rsidRDefault="00C00329" w:rsidP="00C00329">
            <w:pPr>
              <w:pStyle w:val="ICTableEntry"/>
            </w:pPr>
            <w:r w:rsidRPr="001E2B1B">
              <w:t>MFlag</w:t>
            </w:r>
          </w:p>
        </w:tc>
        <w:tc>
          <w:tcPr>
            <w:tcW w:w="2340" w:type="dxa"/>
            <w:shd w:val="clear" w:color="auto" w:fill="FFFFFF"/>
            <w:vAlign w:val="center"/>
          </w:tcPr>
          <w:p w:rsidR="00C00329" w:rsidRPr="001E2B1B" w:rsidRDefault="00C00329" w:rsidP="00C00329">
            <w:pPr>
              <w:pStyle w:val="ICTableEntry"/>
            </w:pPr>
            <w:r>
              <w:t>always</w:t>
            </w:r>
          </w:p>
        </w:tc>
        <w:tc>
          <w:tcPr>
            <w:tcW w:w="2520" w:type="dxa"/>
            <w:shd w:val="clear" w:color="auto" w:fill="FFFFFF"/>
            <w:vAlign w:val="center"/>
          </w:tcPr>
          <w:p w:rsidR="00C00329" w:rsidRPr="001E2B1B" w:rsidRDefault="00C00329" w:rsidP="00C00329">
            <w:pPr>
              <w:pStyle w:val="ICTableEntry"/>
            </w:pPr>
            <w:r w:rsidDel="00C146B6">
              <w:t>2</w:t>
            </w:r>
          </w:p>
        </w:tc>
        <w:tc>
          <w:tcPr>
            <w:tcW w:w="3420" w:type="dxa"/>
            <w:tcBorders>
              <w:bottom w:val="single" w:sz="4" w:space="0" w:color="008080"/>
            </w:tcBorders>
            <w:shd w:val="clear" w:color="auto" w:fill="FFFF99"/>
            <w:vAlign w:val="center"/>
          </w:tcPr>
          <w:p w:rsidR="00C00329" w:rsidRPr="001E2B1B" w:rsidRDefault="00C00329" w:rsidP="00C00329">
            <w:pPr>
              <w:pStyle w:val="ICTableEntry"/>
            </w:pPr>
            <w:r w:rsidRPr="001E2B1B" w:rsidDel="00C146B6">
              <w:t xml:space="preserve">MFlag[0] = 1: </w:t>
            </w:r>
            <w:r w:rsidRPr="001E2B1B">
              <w:t xml:space="preserve">Force control operation to terminate with error </w:t>
            </w:r>
            <w:r>
              <w:t>MFlag[1]:0/1=Little/Big-Endian</w:t>
            </w:r>
          </w:p>
        </w:tc>
      </w:tr>
      <w:tr w:rsidR="00C00329" w:rsidRPr="001E2B1B">
        <w:tc>
          <w:tcPr>
            <w:tcW w:w="1278" w:type="dxa"/>
            <w:vAlign w:val="center"/>
          </w:tcPr>
          <w:p w:rsidR="00C00329" w:rsidRPr="001E2B1B" w:rsidRDefault="00C00329" w:rsidP="00C00329">
            <w:pPr>
              <w:pStyle w:val="ICTableEntry"/>
            </w:pPr>
            <w:r w:rsidRPr="001E2B1B">
              <w:t>MReset_n</w:t>
            </w:r>
          </w:p>
        </w:tc>
        <w:tc>
          <w:tcPr>
            <w:tcW w:w="2340" w:type="dxa"/>
            <w:shd w:val="clear" w:color="auto" w:fill="FFFFFF"/>
            <w:vAlign w:val="center"/>
          </w:tcPr>
          <w:p w:rsidR="00C00329" w:rsidRPr="001E2B1B" w:rsidRDefault="00C00329" w:rsidP="00C00329">
            <w:pPr>
              <w:pStyle w:val="ICTableEntry"/>
            </w:pPr>
            <w:r w:rsidRPr="00C146B6">
              <w:t>always</w:t>
            </w:r>
          </w:p>
        </w:tc>
        <w:tc>
          <w:tcPr>
            <w:tcW w:w="2520" w:type="dxa"/>
            <w:shd w:val="clear" w:color="auto" w:fill="FFFFFF"/>
            <w:vAlign w:val="center"/>
          </w:tcPr>
          <w:p w:rsidR="00C00329" w:rsidRPr="001E2B1B" w:rsidRDefault="00C00329" w:rsidP="00C00329">
            <w:pPr>
              <w:pStyle w:val="ICTableEntry"/>
            </w:pPr>
            <w:r w:rsidRPr="001E2B1B">
              <w:t>1</w:t>
            </w:r>
          </w:p>
        </w:tc>
        <w:tc>
          <w:tcPr>
            <w:tcW w:w="3420" w:type="dxa"/>
            <w:shd w:val="clear" w:color="auto" w:fill="FFFFFF"/>
            <w:vAlign w:val="center"/>
          </w:tcPr>
          <w:p w:rsidR="00C00329" w:rsidRPr="001E2B1B" w:rsidRDefault="00C00329" w:rsidP="00C00329">
            <w:pPr>
              <w:pStyle w:val="ICTableEntry"/>
            </w:pPr>
            <w:r w:rsidRPr="001E2B1B">
              <w:t>0 = Reset Entire Worker</w:t>
            </w:r>
          </w:p>
        </w:tc>
      </w:tr>
    </w:tbl>
    <w:p w:rsidR="00C00329" w:rsidRPr="001E2B1B" w:rsidRDefault="00C00329" w:rsidP="00C00329">
      <w:pPr>
        <w:pStyle w:val="Caption"/>
        <w:keepNext/>
      </w:pPr>
      <w:r w:rsidRPr="001E2B1B">
        <w:t xml:space="preserve">Table </w:t>
      </w:r>
      <w:fldSimple w:instr=" SEQ Table \* ARABIC ">
        <w:ins w:id="3571" w:author="Jim Kulp" w:date="2010-07-20T09:47:00Z">
          <w:r w:rsidR="00AF5D6E">
            <w:rPr>
              <w:noProof/>
            </w:rPr>
            <w:t>7</w:t>
          </w:r>
        </w:ins>
        <w:del w:id="3572" w:author="Jim Kulp" w:date="2010-07-20T09:47:00Z">
          <w:r w:rsidR="00902CF7" w:rsidDel="00AF5D6E">
            <w:rPr>
              <w:noProof/>
            </w:rPr>
            <w:delText>8</w:delText>
          </w:r>
        </w:del>
      </w:fldSimple>
      <w:r w:rsidRPr="001E2B1B">
        <w:t xml:space="preserve"> – WCI Signals Driven by the Slave, to the Master </w:t>
      </w:r>
    </w:p>
    <w:tbl>
      <w:tblPr>
        <w:tblStyle w:val="TableGrid"/>
        <w:tblW w:w="838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278"/>
        <w:gridCol w:w="3150"/>
        <w:gridCol w:w="1152"/>
        <w:gridCol w:w="2808"/>
      </w:tblGrid>
      <w:tr w:rsidR="00C00329" w:rsidRPr="005C3C65">
        <w:tc>
          <w:tcPr>
            <w:tcW w:w="1278" w:type="dxa"/>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OCP</w:t>
            </w:r>
          </w:p>
          <w:p w:rsidR="00C00329" w:rsidRPr="005C3C65" w:rsidRDefault="00C00329" w:rsidP="00C00329">
            <w:pPr>
              <w:jc w:val="center"/>
              <w:rPr>
                <w:rFonts w:ascii="Verdana" w:hAnsi="Verdana"/>
                <w:b/>
                <w:sz w:val="20"/>
              </w:rPr>
            </w:pPr>
            <w:r w:rsidRPr="005C3C65">
              <w:rPr>
                <w:rFonts w:ascii="Verdana" w:hAnsi="Verdana"/>
                <w:b/>
                <w:sz w:val="20"/>
              </w:rPr>
              <w:t>Signal</w:t>
            </w:r>
          </w:p>
        </w:tc>
        <w:tc>
          <w:tcPr>
            <w:tcW w:w="315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When</w:t>
            </w:r>
            <w:r w:rsidRPr="005C3C65">
              <w:rPr>
                <w:rFonts w:ascii="Verdana" w:hAnsi="Verdana"/>
                <w:b/>
                <w:sz w:val="20"/>
              </w:rPr>
              <w:br/>
              <w:t>included</w:t>
            </w:r>
          </w:p>
        </w:tc>
        <w:tc>
          <w:tcPr>
            <w:tcW w:w="1152"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 xml:space="preserve"> Width</w:t>
            </w:r>
          </w:p>
        </w:tc>
        <w:tc>
          <w:tcPr>
            <w:tcW w:w="2808"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Usage</w:t>
            </w:r>
          </w:p>
        </w:tc>
      </w:tr>
      <w:tr w:rsidR="00C00329" w:rsidRPr="001E2B1B">
        <w:tc>
          <w:tcPr>
            <w:tcW w:w="1278" w:type="dxa"/>
            <w:vAlign w:val="center"/>
          </w:tcPr>
          <w:p w:rsidR="00C00329" w:rsidRPr="001E2B1B" w:rsidRDefault="00C00329" w:rsidP="00C00329">
            <w:pPr>
              <w:pStyle w:val="ICTableEntry"/>
            </w:pPr>
            <w:r w:rsidRPr="001E2B1B">
              <w:t>SData</w:t>
            </w:r>
          </w:p>
        </w:tc>
        <w:tc>
          <w:tcPr>
            <w:tcW w:w="3150" w:type="dxa"/>
            <w:shd w:val="clear" w:color="auto" w:fill="FFFFFF"/>
            <w:vAlign w:val="center"/>
          </w:tcPr>
          <w:p w:rsidR="00C00329" w:rsidRPr="001E2B1B" w:rsidRDefault="00C00329" w:rsidP="00C00329">
            <w:pPr>
              <w:pStyle w:val="ICTableEntry"/>
            </w:pPr>
            <w:r w:rsidRPr="001E2B1B">
              <w:t>ReadableConfigProperties == TRUE</w:t>
            </w:r>
          </w:p>
        </w:tc>
        <w:tc>
          <w:tcPr>
            <w:tcW w:w="1152" w:type="dxa"/>
            <w:shd w:val="clear" w:color="auto" w:fill="FFFFFF"/>
            <w:vAlign w:val="center"/>
          </w:tcPr>
          <w:p w:rsidR="00C00329" w:rsidRPr="001E2B1B" w:rsidRDefault="00C00329" w:rsidP="00C00329">
            <w:pPr>
              <w:pStyle w:val="ICTableEntry"/>
            </w:pPr>
            <w:r w:rsidRPr="001E2B1B">
              <w:t>32</w:t>
            </w:r>
          </w:p>
        </w:tc>
        <w:tc>
          <w:tcPr>
            <w:tcW w:w="2808" w:type="dxa"/>
            <w:tcBorders>
              <w:bottom w:val="single" w:sz="4" w:space="0" w:color="008080"/>
            </w:tcBorders>
            <w:shd w:val="clear" w:color="auto" w:fill="FFFFFF"/>
            <w:vAlign w:val="center"/>
          </w:tcPr>
          <w:p w:rsidR="00C00329" w:rsidRPr="001E2B1B" w:rsidRDefault="00C00329" w:rsidP="00C00329">
            <w:pPr>
              <w:pStyle w:val="ICTableEntry"/>
            </w:pPr>
            <w:r w:rsidRPr="001E2B1B">
              <w:t>Configuration read data</w:t>
            </w:r>
          </w:p>
        </w:tc>
      </w:tr>
      <w:tr w:rsidR="00C00329" w:rsidRPr="001E2B1B">
        <w:tc>
          <w:tcPr>
            <w:tcW w:w="1278" w:type="dxa"/>
            <w:vAlign w:val="center"/>
          </w:tcPr>
          <w:p w:rsidR="00C00329" w:rsidRPr="001E2B1B" w:rsidRDefault="00C00329" w:rsidP="00C00329">
            <w:pPr>
              <w:pStyle w:val="ICTableEntry"/>
            </w:pPr>
            <w:r w:rsidRPr="001E2B1B">
              <w:t>SFlag</w:t>
            </w:r>
          </w:p>
        </w:tc>
        <w:tc>
          <w:tcPr>
            <w:tcW w:w="3150" w:type="dxa"/>
            <w:shd w:val="clear" w:color="auto" w:fill="FFFFFF"/>
            <w:vAlign w:val="center"/>
          </w:tcPr>
          <w:p w:rsidR="00C00329" w:rsidRPr="001E2B1B" w:rsidRDefault="00C00329" w:rsidP="00C00329">
            <w:pPr>
              <w:pStyle w:val="ICTableEntry"/>
            </w:pPr>
            <w:r w:rsidRPr="00C15F10">
              <w:t>always</w:t>
            </w:r>
          </w:p>
        </w:tc>
        <w:tc>
          <w:tcPr>
            <w:tcW w:w="1152" w:type="dxa"/>
            <w:shd w:val="clear" w:color="auto" w:fill="FFFFFF"/>
            <w:vAlign w:val="center"/>
          </w:tcPr>
          <w:p w:rsidR="00C00329" w:rsidRPr="001E2B1B" w:rsidRDefault="00C00329" w:rsidP="00C00329">
            <w:pPr>
              <w:pStyle w:val="ICTableEntry"/>
            </w:pPr>
            <w:r w:rsidRPr="001E2B1B">
              <w:t>1</w:t>
            </w:r>
          </w:p>
        </w:tc>
        <w:tc>
          <w:tcPr>
            <w:tcW w:w="2808" w:type="dxa"/>
            <w:tcBorders>
              <w:bottom w:val="single" w:sz="4" w:space="0" w:color="008080"/>
            </w:tcBorders>
            <w:shd w:val="clear" w:color="auto" w:fill="FFFF99"/>
            <w:vAlign w:val="center"/>
          </w:tcPr>
          <w:p w:rsidR="00C00329" w:rsidRPr="001E2B1B" w:rsidRDefault="00C00329" w:rsidP="00C00329">
            <w:pPr>
              <w:pStyle w:val="ICTableEntry"/>
            </w:pPr>
            <w:r w:rsidRPr="001E2B1B" w:rsidDel="00C146B6">
              <w:t>SFlag[0]:</w:t>
            </w:r>
            <w:r w:rsidRPr="001E2B1B">
              <w:t>1 = Attention</w:t>
            </w:r>
          </w:p>
        </w:tc>
      </w:tr>
      <w:tr w:rsidR="00C00329" w:rsidRPr="001E2B1B">
        <w:tc>
          <w:tcPr>
            <w:tcW w:w="1278" w:type="dxa"/>
            <w:vAlign w:val="center"/>
          </w:tcPr>
          <w:p w:rsidR="00C00329" w:rsidRPr="001E2B1B" w:rsidRDefault="00C00329" w:rsidP="00C00329">
            <w:pPr>
              <w:pStyle w:val="ICTableEntry"/>
            </w:pPr>
            <w:r w:rsidRPr="001E2B1B">
              <w:t>SResp</w:t>
            </w:r>
          </w:p>
        </w:tc>
        <w:tc>
          <w:tcPr>
            <w:tcW w:w="3150" w:type="dxa"/>
            <w:shd w:val="clear" w:color="auto" w:fill="FFFFFF"/>
            <w:vAlign w:val="center"/>
          </w:tcPr>
          <w:p w:rsidR="00C00329" w:rsidRPr="001E2B1B" w:rsidRDefault="00C00329" w:rsidP="00C00329">
            <w:pPr>
              <w:pStyle w:val="ICTableEntry"/>
            </w:pPr>
            <w:r w:rsidRPr="00C146B6">
              <w:t>always</w:t>
            </w:r>
          </w:p>
        </w:tc>
        <w:tc>
          <w:tcPr>
            <w:tcW w:w="1152" w:type="dxa"/>
            <w:shd w:val="clear" w:color="auto" w:fill="FFFFFF"/>
            <w:vAlign w:val="center"/>
          </w:tcPr>
          <w:p w:rsidR="00C00329" w:rsidRPr="001E2B1B" w:rsidRDefault="00C00329" w:rsidP="00C00329">
            <w:pPr>
              <w:pStyle w:val="ICTableEntry"/>
            </w:pPr>
            <w:r w:rsidRPr="001E2B1B">
              <w:t>2</w:t>
            </w:r>
          </w:p>
        </w:tc>
        <w:tc>
          <w:tcPr>
            <w:tcW w:w="2808" w:type="dxa"/>
            <w:shd w:val="clear" w:color="auto" w:fill="FFFFFF"/>
            <w:vAlign w:val="center"/>
          </w:tcPr>
          <w:p w:rsidR="00C00329" w:rsidRPr="001E2B1B" w:rsidRDefault="00C00329" w:rsidP="00C00329">
            <w:pPr>
              <w:pStyle w:val="ICTableEntry"/>
            </w:pPr>
            <w:r w:rsidRPr="001E2B1B">
              <w:t>Command response</w:t>
            </w:r>
          </w:p>
        </w:tc>
      </w:tr>
      <w:tr w:rsidR="00C00329" w:rsidRPr="001E2B1B">
        <w:tc>
          <w:tcPr>
            <w:tcW w:w="1278" w:type="dxa"/>
            <w:vAlign w:val="center"/>
          </w:tcPr>
          <w:p w:rsidR="00C00329" w:rsidRPr="001E2B1B" w:rsidRDefault="00C00329" w:rsidP="00C00329">
            <w:pPr>
              <w:pStyle w:val="ICTableEntry"/>
            </w:pPr>
            <w:r w:rsidRPr="001E2B1B">
              <w:t>SThreadBusy</w:t>
            </w:r>
          </w:p>
        </w:tc>
        <w:tc>
          <w:tcPr>
            <w:tcW w:w="3150" w:type="dxa"/>
            <w:shd w:val="clear" w:color="auto" w:fill="FFFFFF"/>
            <w:vAlign w:val="center"/>
          </w:tcPr>
          <w:p w:rsidR="00C00329" w:rsidRPr="001E2B1B" w:rsidRDefault="00C00329" w:rsidP="00C00329">
            <w:pPr>
              <w:pStyle w:val="ICTableEntry"/>
            </w:pPr>
            <w:r w:rsidRPr="00C146B6">
              <w:t>always</w:t>
            </w:r>
          </w:p>
        </w:tc>
        <w:tc>
          <w:tcPr>
            <w:tcW w:w="1152" w:type="dxa"/>
            <w:shd w:val="clear" w:color="auto" w:fill="FFFFFF"/>
            <w:vAlign w:val="center"/>
          </w:tcPr>
          <w:p w:rsidR="00C00329" w:rsidRPr="001E2B1B" w:rsidRDefault="00C00329" w:rsidP="00C00329">
            <w:pPr>
              <w:pStyle w:val="ICTableEntry"/>
            </w:pPr>
            <w:r w:rsidRPr="001E2B1B">
              <w:t>1</w:t>
            </w:r>
          </w:p>
        </w:tc>
        <w:tc>
          <w:tcPr>
            <w:tcW w:w="2808" w:type="dxa"/>
            <w:shd w:val="clear" w:color="auto" w:fill="FFFFFF"/>
            <w:vAlign w:val="center"/>
          </w:tcPr>
          <w:p w:rsidR="00C00329" w:rsidRPr="001E2B1B" w:rsidRDefault="00C00329" w:rsidP="00C00329">
            <w:pPr>
              <w:pStyle w:val="ICTableEntry"/>
            </w:pPr>
            <w:r w:rsidRPr="001E2B1B">
              <w:t>0/1 = Ready/not-read for Cmd</w:t>
            </w:r>
          </w:p>
        </w:tc>
      </w:tr>
    </w:tbl>
    <w:p w:rsidR="00C00329" w:rsidRDefault="00C00329" w:rsidP="00C00329">
      <w:r w:rsidRPr="001E2B1B">
        <w:t xml:space="preserve">In the simplest cases where a worker has no configurable properties, is fixed endian, does not </w:t>
      </w:r>
      <w:r>
        <w:t>assert</w:t>
      </w:r>
      <w:r w:rsidRPr="001E2B1B">
        <w:t xml:space="preserve"> “attention”, and takes no significant time (clocks) for configuration or control operations, there are </w:t>
      </w:r>
      <w:r w:rsidRPr="001E2B1B" w:rsidDel="005E5723">
        <w:t>eight</w:t>
      </w:r>
      <w:r w:rsidRPr="001E2B1B">
        <w:t xml:space="preserve"> non-constant, non-ignored signals:  MAddr[4:2], MCmd[1], MReset_n, SResp[1:0], SThreadBusy.</w:t>
      </w:r>
    </w:p>
    <w:p w:rsidR="00C00329" w:rsidDel="004F5DC7" w:rsidRDefault="00C00329" w:rsidP="00C00329">
      <w:pPr>
        <w:pStyle w:val="Heading3"/>
        <w:numPr>
          <w:numberingChange w:id="3573" w:author="James Kulp" w:date="2008-11-13T10:51:00Z" w:original="%1:3:0:.%2:5:0:.%3:1:0:"/>
        </w:numPr>
        <w:rPr>
          <w:del w:id="3574" w:author="James Kulp" w:date="2008-11-13T14:30:00Z"/>
        </w:rPr>
      </w:pPr>
      <w:del w:id="3575" w:author="James Kulp" w:date="2008-11-13T14:30:00Z">
        <w:r w:rsidDel="004F5DC7">
          <w:delText>Suggested Signal Aliases</w:delText>
        </w:r>
      </w:del>
    </w:p>
    <w:p w:rsidR="00C00329" w:rsidDel="004F5DC7" w:rsidRDefault="00C00329" w:rsidP="00C00329">
      <w:pPr>
        <w:autoSpaceDE w:val="0"/>
        <w:autoSpaceDN w:val="0"/>
        <w:adjustRightInd w:val="0"/>
        <w:spacing w:before="0" w:after="0"/>
        <w:rPr>
          <w:del w:id="3576" w:author="James Kulp" w:date="2008-11-13T14:30:00Z"/>
          <w:rFonts w:ascii="Courier New" w:hAnsi="Courier New" w:cs="Courier New"/>
          <w:color w:val="000000"/>
        </w:rPr>
      </w:pPr>
      <w:del w:id="3577" w:author="James Kulp" w:date="2008-11-13T14:30:00Z">
        <w:r w:rsidDel="004F5DC7">
          <w:rPr>
            <w:rFonts w:ascii="Courier New" w:hAnsi="Courier New" w:cs="Courier New"/>
            <w:color w:val="000000"/>
          </w:rPr>
          <w:delText>subnet MAddrSpace 0 M_</w:delText>
        </w:r>
        <w:r w:rsidRPr="00BD0C96" w:rsidDel="004F5DC7">
          <w:rPr>
            <w:rFonts w:ascii="Courier New" w:hAnsi="Courier New" w:cs="Courier New"/>
            <w:color w:val="000000"/>
          </w:rPr>
          <w:delText xml:space="preserve">WCI_config_not_control </w:delText>
        </w:r>
      </w:del>
    </w:p>
    <w:p w:rsidR="00C00329" w:rsidDel="004F5DC7" w:rsidRDefault="00C00329" w:rsidP="00C00329">
      <w:pPr>
        <w:autoSpaceDE w:val="0"/>
        <w:autoSpaceDN w:val="0"/>
        <w:adjustRightInd w:val="0"/>
        <w:spacing w:before="0" w:after="0"/>
        <w:rPr>
          <w:del w:id="3578" w:author="James Kulp" w:date="2008-11-13T14:30:00Z"/>
          <w:rFonts w:ascii="Courier New" w:hAnsi="Courier New" w:cs="Courier New"/>
          <w:color w:val="000000"/>
        </w:rPr>
      </w:pPr>
      <w:del w:id="3579" w:author="James Kulp" w:date="2008-11-13T14:30:00Z">
        <w:r w:rsidRPr="00BD0C96" w:rsidDel="004F5DC7">
          <w:rPr>
            <w:rFonts w:ascii="Courier New" w:hAnsi="Courier New" w:cs="Courier New"/>
            <w:color w:val="000000"/>
          </w:rPr>
          <w:delText>subnet MAddr 4:2 M_WCI_control_</w:delText>
        </w:r>
        <w:r w:rsidDel="004F5DC7">
          <w:rPr>
            <w:rFonts w:ascii="Courier New" w:hAnsi="Courier New" w:cs="Courier New"/>
            <w:color w:val="000000"/>
          </w:rPr>
          <w:delText>op</w:delText>
        </w:r>
        <w:r w:rsidRPr="00BD0C96" w:rsidDel="004F5DC7">
          <w:rPr>
            <w:rFonts w:ascii="Courier New" w:hAnsi="Courier New" w:cs="Courier New"/>
            <w:color w:val="000000"/>
          </w:rPr>
          <w:delText xml:space="preserve"> </w:delText>
        </w:r>
      </w:del>
    </w:p>
    <w:p w:rsidR="00C00329" w:rsidDel="004F5DC7" w:rsidRDefault="00C00329" w:rsidP="00C00329">
      <w:pPr>
        <w:autoSpaceDE w:val="0"/>
        <w:autoSpaceDN w:val="0"/>
        <w:adjustRightInd w:val="0"/>
        <w:spacing w:before="0" w:after="0"/>
        <w:rPr>
          <w:del w:id="3580" w:author="James Kulp" w:date="2008-11-13T14:30:00Z"/>
          <w:rFonts w:ascii="Courier New" w:hAnsi="Courier New" w:cs="Courier New"/>
          <w:color w:val="000000"/>
        </w:rPr>
      </w:pPr>
      <w:del w:id="3581" w:author="James Kulp" w:date="2008-11-13T14:30:00Z">
        <w:r w:rsidRPr="00BD0C96" w:rsidDel="004F5DC7">
          <w:rPr>
            <w:rFonts w:ascii="Courier New" w:hAnsi="Courier New" w:cs="Courier New"/>
            <w:color w:val="000000"/>
          </w:rPr>
          <w:delText>subnet MFlag 0 M_WCI_</w:delText>
        </w:r>
        <w:r w:rsidDel="004F5DC7">
          <w:rPr>
            <w:rFonts w:ascii="Courier New" w:hAnsi="Courier New" w:cs="Courier New"/>
            <w:color w:val="000000"/>
          </w:rPr>
          <w:delText>interrupt_</w:delText>
        </w:r>
        <w:r w:rsidRPr="00BD0C96" w:rsidDel="004F5DC7">
          <w:rPr>
            <w:rFonts w:ascii="Courier New" w:hAnsi="Courier New" w:cs="Courier New"/>
            <w:color w:val="000000"/>
          </w:rPr>
          <w:delText>operation</w:delText>
        </w:r>
      </w:del>
    </w:p>
    <w:p w:rsidR="00C00329" w:rsidRPr="00BD0C96" w:rsidDel="004F5DC7" w:rsidRDefault="00C00329" w:rsidP="00C00329">
      <w:pPr>
        <w:autoSpaceDE w:val="0"/>
        <w:autoSpaceDN w:val="0"/>
        <w:adjustRightInd w:val="0"/>
        <w:spacing w:before="0" w:after="0"/>
        <w:rPr>
          <w:del w:id="3582" w:author="James Kulp" w:date="2008-11-13T14:30:00Z"/>
          <w:rFonts w:ascii="Courier New" w:hAnsi="Courier New" w:cs="Courier New"/>
          <w:color w:val="000000"/>
        </w:rPr>
      </w:pPr>
      <w:del w:id="3583" w:author="James Kulp" w:date="2008-11-13T14:30:00Z">
        <w:r w:rsidRPr="00BD0C96" w:rsidDel="004F5DC7">
          <w:rPr>
            <w:rFonts w:ascii="Courier New" w:hAnsi="Courier New" w:cs="Courier New"/>
            <w:color w:val="000000"/>
          </w:rPr>
          <w:delText xml:space="preserve">subnet SFlag 0 S_WCI_attention </w:delText>
        </w:r>
      </w:del>
    </w:p>
    <w:p w:rsidR="00C00329" w:rsidRPr="001E2B1B" w:rsidRDefault="00C00329" w:rsidP="00C00329">
      <w:pPr>
        <w:pStyle w:val="Heading2"/>
        <w:numPr>
          <w:numberingChange w:id="3584" w:author="James Kulp" w:date="2008-11-13T10:51:00Z" w:original="%1:3:0:.%2:6:0:"/>
        </w:numPr>
      </w:pPr>
      <w:bookmarkStart w:id="3585" w:name="_Toc141235439"/>
      <w:r w:rsidRPr="001E2B1B">
        <w:t>WCI Semantics</w:t>
      </w:r>
      <w:bookmarkEnd w:id="3585"/>
    </w:p>
    <w:p w:rsidR="00C00329" w:rsidRDefault="00C00329" w:rsidP="00C00329">
      <w:r w:rsidRPr="001E2B1B">
        <w:t>This section describes specific semantic signal meanings in WCI that are layered on top of the fundamental OCP signals. They are organized by function and then the signals affected.</w:t>
      </w:r>
    </w:p>
    <w:p w:rsidR="00C00329" w:rsidRPr="001E2B1B" w:rsidRDefault="00C00329" w:rsidP="00C00329">
      <w:pPr>
        <w:pStyle w:val="Heading3"/>
        <w:numPr>
          <w:numberingChange w:id="3586" w:author="James Kulp" w:date="2008-11-13T10:51:00Z" w:original="%1:3:0:.%2:6:0:.%3:1:0:"/>
        </w:numPr>
      </w:pPr>
      <w:bookmarkStart w:id="3587" w:name="_Toc141235440"/>
      <w:r w:rsidRPr="001E2B1B">
        <w:t>Indicating Control versus Configuration</w:t>
      </w:r>
      <w:bookmarkEnd w:id="3587"/>
    </w:p>
    <w:p w:rsidR="00C00329" w:rsidRPr="001E2B1B" w:rsidRDefault="00C00329" w:rsidP="00C00329">
      <w:r w:rsidRPr="001E2B1B">
        <w:t>WCI transactions are either “control” or “configuration” as described in a previous section. The signal MAddrSpace[0], when configured into the interface, indicates a “Control” versus “Configuration”</w:t>
      </w:r>
      <w:r>
        <w:t xml:space="preserve"> command</w:t>
      </w:r>
      <w:r w:rsidRPr="001E2B1B">
        <w:t>.  The value 0 indicates control operations.  The value 1 indicates configuration property accesses</w:t>
      </w:r>
      <w:r>
        <w:t xml:space="preserve"> (when they are needed)</w:t>
      </w:r>
      <w:r w:rsidRPr="001E2B1B">
        <w:t>.</w:t>
      </w:r>
    </w:p>
    <w:p w:rsidR="00C00329" w:rsidRPr="001E2B1B" w:rsidRDefault="00C00329" w:rsidP="00C00329">
      <w:r w:rsidRPr="001E2B1B">
        <w:t>Workers that do not advertise any properties would not have this signal in their interface (SizeofConfigSpace == 0). They may assume all WCI transactions are control transactions.</w:t>
      </w:r>
    </w:p>
    <w:p w:rsidR="00C00329" w:rsidRPr="001E2B1B" w:rsidRDefault="00C00329" w:rsidP="00C00329">
      <w:pPr>
        <w:pStyle w:val="Heading3"/>
        <w:numPr>
          <w:numberingChange w:id="3588" w:author="James Kulp" w:date="2008-11-13T10:51:00Z" w:original="%1:3:0:.%2:6:0:.%3:2:0:"/>
        </w:numPr>
      </w:pPr>
      <w:bookmarkStart w:id="3589" w:name="_Toc141235441"/>
      <w:r w:rsidRPr="001E2B1B">
        <w:t>Encoding of Control</w:t>
      </w:r>
      <w:bookmarkEnd w:id="3589"/>
    </w:p>
    <w:p w:rsidR="00C00329" w:rsidRPr="001E2B1B" w:rsidRDefault="00C00329" w:rsidP="00C00329">
      <w:r w:rsidRPr="001E2B1B">
        <w:rPr>
          <w:rFonts w:cs="Arial"/>
          <w:color w:val="000000"/>
        </w:rPr>
        <w:t xml:space="preserve">Control operations are invoked by OCP read commands qualified with MAddrSpace[0]=’0’ as described previously. </w:t>
      </w:r>
      <w:r w:rsidRPr="001E2B1B">
        <w:t>Writes to the control operation AddrSpace will never occur</w:t>
      </w:r>
      <w:r>
        <w:rPr>
          <w:rFonts w:cs="Arial"/>
          <w:color w:val="000000"/>
        </w:rPr>
        <w:t xml:space="preserve">. </w:t>
      </w:r>
      <w:r w:rsidRPr="001E2B1B">
        <w:rPr>
          <w:rFonts w:cs="Arial"/>
          <w:color w:val="000000"/>
        </w:rPr>
        <w:t xml:space="preserve">The specific control operation is encoded on the MAddr[4:2] signals as follows. </w:t>
      </w:r>
    </w:p>
    <w:p w:rsidR="00C00329" w:rsidRPr="001E2B1B" w:rsidRDefault="00C00329" w:rsidP="00C00329">
      <w:pPr>
        <w:pStyle w:val="Caption"/>
        <w:keepNext/>
      </w:pPr>
      <w:r w:rsidRPr="001E2B1B">
        <w:t xml:space="preserve">Table </w:t>
      </w:r>
      <w:fldSimple w:instr=" SEQ Table \* ARABIC ">
        <w:ins w:id="3590" w:author="Jim Kulp" w:date="2010-07-20T09:47:00Z">
          <w:r w:rsidR="00AF5D6E">
            <w:rPr>
              <w:noProof/>
            </w:rPr>
            <w:t>8</w:t>
          </w:r>
        </w:ins>
        <w:del w:id="3591" w:author="Jim Kulp" w:date="2010-07-20T09:47:00Z">
          <w:r w:rsidR="00902CF7" w:rsidDel="00AF5D6E">
            <w:rPr>
              <w:noProof/>
            </w:rPr>
            <w:delText>9</w:delText>
          </w:r>
        </w:del>
      </w:fldSimple>
      <w:r w:rsidRPr="001E2B1B">
        <w:t xml:space="preserve"> – WCI Control Encoding (MCmd=Read; MAddrSpace=’0’)</w:t>
      </w:r>
    </w:p>
    <w:tbl>
      <w:tblPr>
        <w:tblStyle w:val="TableGrid"/>
        <w:tblW w:w="6401" w:type="dxa"/>
        <w:jc w:val="center"/>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ook w:val="01E0"/>
      </w:tblPr>
      <w:tblGrid>
        <w:gridCol w:w="2165"/>
        <w:gridCol w:w="1428"/>
        <w:gridCol w:w="2808"/>
      </w:tblGrid>
      <w:tr w:rsidR="00C00329" w:rsidRPr="005C3C65">
        <w:trPr>
          <w:jc w:val="center"/>
        </w:trPr>
        <w:tc>
          <w:tcPr>
            <w:tcW w:w="2165" w:type="dxa"/>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Signal</w:t>
            </w:r>
          </w:p>
        </w:tc>
        <w:tc>
          <w:tcPr>
            <w:tcW w:w="1428"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Value</w:t>
            </w:r>
          </w:p>
        </w:tc>
        <w:tc>
          <w:tcPr>
            <w:tcW w:w="2808"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Control Operation</w:t>
            </w:r>
          </w:p>
        </w:tc>
      </w:tr>
      <w:tr w:rsidR="00C00329" w:rsidRPr="001E2B1B">
        <w:trPr>
          <w:jc w:val="center"/>
        </w:trPr>
        <w:tc>
          <w:tcPr>
            <w:tcW w:w="2165" w:type="dxa"/>
            <w:vMerge w:val="restart"/>
            <w:vAlign w:val="center"/>
          </w:tcPr>
          <w:p w:rsidR="00C00329" w:rsidRPr="001E2B1B" w:rsidRDefault="00C00329" w:rsidP="00C00329">
            <w:pPr>
              <w:pStyle w:val="ICTableEntry"/>
            </w:pPr>
            <w:r w:rsidRPr="001E2B1B">
              <w:t>MAddr[4:2]</w:t>
            </w:r>
          </w:p>
        </w:tc>
        <w:tc>
          <w:tcPr>
            <w:tcW w:w="1428" w:type="dxa"/>
            <w:shd w:val="clear" w:color="auto" w:fill="FFFFFF"/>
            <w:vAlign w:val="center"/>
          </w:tcPr>
          <w:p w:rsidR="00C00329" w:rsidRPr="001E2B1B" w:rsidRDefault="00C00329" w:rsidP="00C00329">
            <w:pPr>
              <w:pStyle w:val="ICTableEntry"/>
            </w:pPr>
            <w:r w:rsidRPr="001E2B1B">
              <w:t>B’000 (0)</w:t>
            </w:r>
          </w:p>
        </w:tc>
        <w:tc>
          <w:tcPr>
            <w:tcW w:w="2808" w:type="dxa"/>
            <w:shd w:val="clear" w:color="auto" w:fill="FFFFFF"/>
            <w:vAlign w:val="center"/>
          </w:tcPr>
          <w:p w:rsidR="00C00329" w:rsidRPr="001E2B1B" w:rsidRDefault="00C00329" w:rsidP="00C00329">
            <w:pPr>
              <w:pStyle w:val="ICTableEntry"/>
            </w:pPr>
            <w:r>
              <w:t>Initialize</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B’001 (1)</w:t>
            </w:r>
          </w:p>
        </w:tc>
        <w:tc>
          <w:tcPr>
            <w:tcW w:w="2808" w:type="dxa"/>
            <w:shd w:val="clear" w:color="auto" w:fill="FFFFFF"/>
            <w:vAlign w:val="center"/>
          </w:tcPr>
          <w:p w:rsidR="00C00329" w:rsidRPr="001E2B1B" w:rsidRDefault="00C00329" w:rsidP="00C00329">
            <w:pPr>
              <w:pStyle w:val="ICTableEntry"/>
            </w:pPr>
            <w:r>
              <w:t>Start</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B’010 (2)</w:t>
            </w:r>
          </w:p>
        </w:tc>
        <w:tc>
          <w:tcPr>
            <w:tcW w:w="2808" w:type="dxa"/>
            <w:shd w:val="clear" w:color="auto" w:fill="FFFFFF"/>
            <w:vAlign w:val="center"/>
          </w:tcPr>
          <w:p w:rsidR="00C00329" w:rsidRPr="001E2B1B" w:rsidRDefault="00C00329" w:rsidP="00C00329">
            <w:pPr>
              <w:pStyle w:val="ICTableEntry"/>
            </w:pPr>
            <w:r>
              <w:t>Stop</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B’011 (3)</w:t>
            </w:r>
          </w:p>
        </w:tc>
        <w:tc>
          <w:tcPr>
            <w:tcW w:w="2808" w:type="dxa"/>
            <w:shd w:val="clear" w:color="auto" w:fill="FFFFFF"/>
            <w:vAlign w:val="center"/>
          </w:tcPr>
          <w:p w:rsidR="00C00329" w:rsidRPr="001E2B1B" w:rsidRDefault="00C00329" w:rsidP="00C00329">
            <w:pPr>
              <w:pStyle w:val="ICTableEntry"/>
            </w:pPr>
            <w:r>
              <w:t>Release</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B’100 (4)</w:t>
            </w:r>
          </w:p>
        </w:tc>
        <w:tc>
          <w:tcPr>
            <w:tcW w:w="2808" w:type="dxa"/>
            <w:shd w:val="clear" w:color="auto" w:fill="FFFFFF"/>
            <w:vAlign w:val="center"/>
          </w:tcPr>
          <w:p w:rsidR="00C00329" w:rsidRPr="001E2B1B" w:rsidRDefault="00C00329" w:rsidP="00C00329">
            <w:pPr>
              <w:pStyle w:val="ICTableEntry"/>
            </w:pPr>
            <w:r>
              <w:t>Test</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B’101 (5)</w:t>
            </w:r>
          </w:p>
        </w:tc>
        <w:tc>
          <w:tcPr>
            <w:tcW w:w="2808" w:type="dxa"/>
            <w:shd w:val="clear" w:color="auto" w:fill="FFFFFF"/>
            <w:vAlign w:val="center"/>
          </w:tcPr>
          <w:p w:rsidR="00C00329" w:rsidRPr="001E2B1B" w:rsidRDefault="00C00329" w:rsidP="00C00329">
            <w:pPr>
              <w:pStyle w:val="ICTableEntry"/>
            </w:pPr>
            <w:r>
              <w:t>BeforeQuery</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B’110 (6)</w:t>
            </w:r>
          </w:p>
        </w:tc>
        <w:tc>
          <w:tcPr>
            <w:tcW w:w="2808" w:type="dxa"/>
            <w:shd w:val="clear" w:color="auto" w:fill="FFFFFF"/>
            <w:vAlign w:val="center"/>
          </w:tcPr>
          <w:p w:rsidR="00C00329" w:rsidRPr="001E2B1B" w:rsidRDefault="00C00329" w:rsidP="00C00329">
            <w:pPr>
              <w:pStyle w:val="ICTableEntry"/>
            </w:pPr>
            <w:r>
              <w:t>AfterConfig</w:t>
            </w:r>
          </w:p>
        </w:tc>
      </w:tr>
      <w:tr w:rsidR="00C00329" w:rsidRPr="001E2B1B">
        <w:trPr>
          <w:jc w:val="center"/>
        </w:trPr>
        <w:tc>
          <w:tcPr>
            <w:tcW w:w="2165" w:type="dxa"/>
            <w:vMerge/>
            <w:vAlign w:val="center"/>
          </w:tcPr>
          <w:p w:rsidR="00C00329" w:rsidRPr="001E2B1B" w:rsidRDefault="00C00329" w:rsidP="00C00329">
            <w:pPr>
              <w:pStyle w:val="ICTableEntry"/>
            </w:pPr>
          </w:p>
        </w:tc>
        <w:tc>
          <w:tcPr>
            <w:tcW w:w="1428" w:type="dxa"/>
            <w:shd w:val="clear" w:color="auto" w:fill="FFFFFF"/>
            <w:vAlign w:val="center"/>
          </w:tcPr>
          <w:p w:rsidR="00C00329" w:rsidRPr="001E2B1B" w:rsidRDefault="00C00329" w:rsidP="00C00329">
            <w:pPr>
              <w:pStyle w:val="ICTableEntry"/>
            </w:pPr>
            <w:r w:rsidRPr="001E2B1B">
              <w:t>B’111 (7)</w:t>
            </w:r>
          </w:p>
        </w:tc>
        <w:tc>
          <w:tcPr>
            <w:tcW w:w="2808" w:type="dxa"/>
            <w:shd w:val="clear" w:color="auto" w:fill="FFFFFF"/>
            <w:vAlign w:val="center"/>
          </w:tcPr>
          <w:p w:rsidR="00C00329" w:rsidRPr="00C146B6" w:rsidRDefault="00C00329" w:rsidP="00C00329">
            <w:pPr>
              <w:pStyle w:val="ICTableEntry"/>
            </w:pPr>
            <w:r w:rsidRPr="00C146B6">
              <w:t>RESERVED</w:t>
            </w:r>
          </w:p>
        </w:tc>
      </w:tr>
    </w:tbl>
    <w:p w:rsidR="00C00329" w:rsidRPr="001E2B1B" w:rsidRDefault="00C00329" w:rsidP="00C00329">
      <w:pPr>
        <w:pStyle w:val="Heading3"/>
        <w:numPr>
          <w:numberingChange w:id="3592" w:author="James Kulp" w:date="2008-11-13T10:51:00Z" w:original="%1:3:0:.%2:6:0:.%3:3:0:"/>
        </w:numPr>
      </w:pPr>
      <w:bookmarkStart w:id="3593" w:name="_Toc141235442"/>
      <w:r w:rsidRPr="001E2B1B">
        <w:t>Control Response</w:t>
      </w:r>
      <w:bookmarkEnd w:id="3593"/>
    </w:p>
    <w:p w:rsidR="00C00329" w:rsidRPr="001E2B1B" w:rsidRDefault="00C00329" w:rsidP="00C00329">
      <w:r w:rsidRPr="001E2B1B">
        <w:t xml:space="preserve">WCI control operations are implemented as OCP Read commands to enforce end-to-end signaling. There is no read data returned on SData for control operations. Note that the SData signals are not configured in workers that have no readable properties. However, the worker is always required to return either SResp=DVA for success or SResp=ERR for error in response to a control </w:t>
      </w:r>
      <w:r>
        <w:t xml:space="preserve">(or configuration) </w:t>
      </w:r>
      <w:r w:rsidRPr="001E2B1B">
        <w:t>operation.</w:t>
      </w:r>
    </w:p>
    <w:p w:rsidR="00C00329" w:rsidRPr="001E2B1B" w:rsidRDefault="00C00329" w:rsidP="00C00329">
      <w:r w:rsidRPr="001E2B1B">
        <w:t xml:space="preserve">The worker’s return on SResp of either DVA or ERR signals the completion of </w:t>
      </w:r>
      <w:r>
        <w:t>the operation</w:t>
      </w:r>
      <w:r w:rsidRPr="001E2B1B">
        <w:t>. In some cases these control responses may be immediate; in others there may be a delay, perhaps due to acquiring a resource or serially executing a long sequence.</w:t>
      </w:r>
    </w:p>
    <w:p w:rsidR="00C00329" w:rsidRPr="001E2B1B" w:rsidRDefault="00C00329" w:rsidP="00C00329">
      <w:r w:rsidRPr="001E2B1B">
        <w:t>Workers should avoid having excessively long delays for control response. They are “in transition” until such time as either DVA or ERR are returned. Access to configuration properties will not be issued during the time between control operation issuance and response, owing to the single threaded interface.</w:t>
      </w:r>
      <w:r w:rsidRPr="001E2B1B">
        <w:rPr>
          <w:rFonts w:cs="Arial"/>
          <w:color w:val="000000"/>
        </w:rPr>
        <w:t xml:space="preserve"> This is intentional: no configuration property changes are allowed during control operation execution.</w:t>
      </w:r>
    </w:p>
    <w:p w:rsidR="00C00329" w:rsidRPr="001E2B1B" w:rsidRDefault="00C00329" w:rsidP="00C00329">
      <w:pPr>
        <w:rPr>
          <w:rFonts w:cs="Arial"/>
          <w:color w:val="000000"/>
        </w:rPr>
      </w:pPr>
      <w:r w:rsidRPr="001E2B1B">
        <w:t xml:space="preserve">Workers must return a response ERR in response to a Worker Control Operation Interrupt (MFlag[0]) </w:t>
      </w:r>
      <w:r w:rsidRPr="001E2B1B">
        <w:rPr>
          <w:rFonts w:cs="Arial"/>
          <w:color w:val="000000"/>
        </w:rPr>
        <w:t xml:space="preserve">when that </w:t>
      </w:r>
      <w:r>
        <w:rPr>
          <w:rFonts w:cs="Arial"/>
          <w:color w:val="000000"/>
        </w:rPr>
        <w:t xml:space="preserve">master-to-slave </w:t>
      </w:r>
      <w:r w:rsidRPr="001E2B1B">
        <w:rPr>
          <w:rFonts w:cs="Arial"/>
          <w:color w:val="000000"/>
        </w:rPr>
        <w:t xml:space="preserve">interrupt assertion is made </w:t>
      </w:r>
      <w:r>
        <w:rPr>
          <w:rFonts w:cs="Arial"/>
          <w:color w:val="000000"/>
        </w:rPr>
        <w:t>while</w:t>
      </w:r>
      <w:r w:rsidRPr="001E2B1B">
        <w:rPr>
          <w:rFonts w:cs="Arial"/>
          <w:color w:val="000000"/>
        </w:rPr>
        <w:t xml:space="preserve"> the request response is pending (see below for details).</w:t>
      </w:r>
    </w:p>
    <w:p w:rsidR="00C00329" w:rsidRPr="001E2B1B" w:rsidRDefault="00C00329" w:rsidP="00C00329">
      <w:pPr>
        <w:rPr>
          <w:rFonts w:cs="Arial"/>
          <w:color w:val="000000"/>
        </w:rPr>
      </w:pPr>
      <w:r w:rsidRPr="001E2B1B">
        <w:rPr>
          <w:rFonts w:cs="Arial"/>
          <w:color w:val="000000"/>
        </w:rPr>
        <w:t xml:space="preserve">Note that the “read side effect” aspect of this control scheme is defined only at the boundary between the infrastructure IP of the control system, and the worker.  This does </w:t>
      </w:r>
      <w:r w:rsidRPr="00C15F10">
        <w:rPr>
          <w:rFonts w:cs="Arial"/>
          <w:i/>
          <w:color w:val="000000"/>
        </w:rPr>
        <w:t>not</w:t>
      </w:r>
      <w:r w:rsidRPr="001E2B1B">
        <w:rPr>
          <w:rFonts w:cs="Arial"/>
          <w:color w:val="000000"/>
        </w:rPr>
        <w:t xml:space="preserve"> imply that such a read operation is directly initiated by software on some external bus or interconnect.  The mechanism by which software invokes a control operation on a worker is determined by the infrastructure IP (e.g. CPIP), not this WCI behavior.  Thus the typical problems of read side effects (fro</w:t>
      </w:r>
      <w:r>
        <w:rPr>
          <w:rFonts w:cs="Arial"/>
          <w:color w:val="000000"/>
        </w:rPr>
        <w:t>m bus retries or fetch-ahead) are</w:t>
      </w:r>
      <w:r w:rsidRPr="001E2B1B">
        <w:rPr>
          <w:rFonts w:cs="Arial"/>
          <w:color w:val="000000"/>
        </w:rPr>
        <w:t xml:space="preserve"> not relevant here.  The design decision was based on worker implementation simplicity and minimizing signal requirements.</w:t>
      </w:r>
    </w:p>
    <w:p w:rsidR="00C00329" w:rsidRPr="007F0858" w:rsidRDefault="00C00329" w:rsidP="00C00329">
      <w:pPr>
        <w:pStyle w:val="Heading4"/>
        <w:numPr>
          <w:numberingChange w:id="3594" w:author="James Kulp" w:date="2008-11-13T10:51:00Z" w:original="%1:3:0:.%2:6:0:.%3:3:0:.%4:1:0:"/>
        </w:numPr>
      </w:pPr>
      <w:r w:rsidRPr="007F0858">
        <w:t>Retry</w:t>
      </w:r>
    </w:p>
    <w:p w:rsidR="00C00329" w:rsidRPr="001E2B1B" w:rsidRDefault="00C00329" w:rsidP="00C00329">
      <w:pPr>
        <w:rPr>
          <w:rFonts w:cs="Arial"/>
          <w:color w:val="000000"/>
        </w:rPr>
      </w:pPr>
      <w:r>
        <w:rPr>
          <w:rFonts w:cs="Arial"/>
          <w:color w:val="000000"/>
        </w:rPr>
        <w:t>If a worker’s error response is a transient condition that could be resolved by repeating a command, the worker author may indicate as much in metadata by setting the Retry attribute to TRUE.</w:t>
      </w:r>
    </w:p>
    <w:p w:rsidR="00C00329" w:rsidRPr="001E2B1B" w:rsidRDefault="00C00329" w:rsidP="00C00329">
      <w:pPr>
        <w:pStyle w:val="Heading3"/>
        <w:numPr>
          <w:numberingChange w:id="3595" w:author="James Kulp" w:date="2008-11-13T10:51:00Z" w:original="%1:3:0:.%2:6:0:.%3:4:0:"/>
        </w:numPr>
      </w:pPr>
      <w:bookmarkStart w:id="3596" w:name="_Toc141235443"/>
      <w:r w:rsidRPr="001E2B1B">
        <w:t>Worker Control Operation Interrupt on the MFlag[0] signal</w:t>
      </w:r>
      <w:bookmarkEnd w:id="3596"/>
    </w:p>
    <w:p w:rsidR="00C00329" w:rsidRDefault="00C00329" w:rsidP="00C00329">
      <w:r w:rsidRPr="001E2B1B">
        <w:t xml:space="preserve">To handle the potential for a worker not responding to a control operation, the signal MFlag[0] is always configured in WCI. </w:t>
      </w:r>
      <w:r>
        <w:t>The rising edge</w:t>
      </w:r>
      <w:r w:rsidRPr="001E2B1B">
        <w:t xml:space="preserve"> of MFlag[0]=’1’ forces </w:t>
      </w:r>
      <w:r>
        <w:t xml:space="preserve">a </w:t>
      </w:r>
      <w:r w:rsidRPr="00A15CE5">
        <w:rPr>
          <w:i/>
        </w:rPr>
        <w:t>timely completion</w:t>
      </w:r>
      <w:r>
        <w:t xml:space="preserve"> to an outstanding</w:t>
      </w:r>
      <w:r w:rsidRPr="001E2B1B">
        <w:t xml:space="preserve"> control operation. The WCI master sets MFlag[0]=’1’ where it remains asserted. </w:t>
      </w:r>
      <w:bookmarkStart w:id="3597" w:name="OLE_LINK7"/>
      <w:bookmarkStart w:id="3598" w:name="OLE_LINK8"/>
      <w:r w:rsidRPr="001E2B1B">
        <w:t xml:space="preserve">It is cleared </w:t>
      </w:r>
      <w:r>
        <w:t xml:space="preserve">sometime after a SResp (error or success) </w:t>
      </w:r>
      <w:r w:rsidRPr="001E2B1B">
        <w:t>is detected</w:t>
      </w:r>
      <w:r>
        <w:t xml:space="preserve"> by system software</w:t>
      </w:r>
      <w:r w:rsidRPr="001E2B1B">
        <w:t>.</w:t>
      </w:r>
      <w:bookmarkEnd w:id="3597"/>
      <w:bookmarkEnd w:id="3598"/>
      <w:r w:rsidRPr="001E2B1B">
        <w:t xml:space="preserve">  This allows a worker to be interruptible without implementing any timeout scheme itself.</w:t>
      </w:r>
    </w:p>
    <w:p w:rsidR="00C00329" w:rsidRDefault="00C00329" w:rsidP="00C00329">
      <w:r>
        <w:t xml:space="preserve">Rule: When processing a control operation, a worker must provide a response within 16 clock cycles from receiving MFlag[0]=’1’ (similar to the 16 cycle reset requirement of OCP). This timely response may be either the normal response to the outstanding control operation, or an error response.  It must </w:t>
      </w:r>
      <w:r w:rsidRPr="00885007">
        <w:rPr>
          <w:rFonts w:cs="Arial"/>
        </w:rPr>
        <w:t>not cause an "extra" response.</w:t>
      </w:r>
    </w:p>
    <w:p w:rsidR="00C00329" w:rsidRDefault="00C00329">
      <w:pPr>
        <w:spacing w:before="40" w:after="120"/>
        <w:jc w:val="both"/>
        <w:rPr>
          <w:rFonts w:cs="Arial"/>
        </w:rPr>
      </w:pPr>
      <w:r>
        <w:t xml:space="preserve">Observation: </w:t>
      </w:r>
      <w:r>
        <w:rPr>
          <w:rFonts w:cs="Arial"/>
        </w:rPr>
        <w:t>If a worker never takes longer than 16 clock cycles to respond to a control operation response, it has no reason to monitor MFlag[0] and can ignore it.</w:t>
      </w:r>
    </w:p>
    <w:p w:rsidR="00C00329" w:rsidRPr="001E2B1B" w:rsidRDefault="00C00329" w:rsidP="00C00329">
      <w:pPr>
        <w:spacing w:before="120"/>
      </w:pPr>
      <w:r w:rsidRPr="001E2B1B">
        <w:t>MFlag[0] is signaled synchronously with the WCI interface clock and is out-of-band with respect to commands and responses, per the OCP specification, .</w:t>
      </w:r>
    </w:p>
    <w:p w:rsidR="00C00329" w:rsidRPr="001E2B1B" w:rsidRDefault="00C00329" w:rsidP="00C00329">
      <w:pPr>
        <w:pStyle w:val="Heading3"/>
        <w:numPr>
          <w:numberingChange w:id="3599" w:author="James Kulp" w:date="2008-11-13T10:51:00Z" w:original="%1:3:0:.%2:6:0:.%3:5:0:"/>
        </w:numPr>
        <w:spacing w:before="480"/>
      </w:pPr>
      <w:bookmarkStart w:id="3600" w:name="_Toc141235444"/>
      <w:r w:rsidRPr="001E2B1B">
        <w:t xml:space="preserve">Worker </w:t>
      </w:r>
      <w:r>
        <w:t>“Endianness” Indicated on the MFlag[1</w:t>
      </w:r>
      <w:r w:rsidRPr="001E2B1B">
        <w:t>] signal</w:t>
      </w:r>
      <w:bookmarkEnd w:id="3600"/>
    </w:p>
    <w:p w:rsidR="00C00329" w:rsidRDefault="00C00329" w:rsidP="00C00329">
      <w:r>
        <w:t xml:space="preserve">Workers that have the capability of operating either little-endian or big-endian are called </w:t>
      </w:r>
      <w:r w:rsidRPr="00BB2D18">
        <w:rPr>
          <w:i/>
        </w:rPr>
        <w:t>bi-endian</w:t>
      </w:r>
      <w:r>
        <w:t xml:space="preserve"> workers. The signal driven by the infrastructure on the MFlag[1] signal indicates to such a worker if it is in a little- or big-endian environment.  The worker only has this signal if the global Endian attribute is set to the “dynamic”.</w:t>
      </w:r>
    </w:p>
    <w:tbl>
      <w:tblPr>
        <w:tblStyle w:val="TableGrid"/>
        <w:tblW w:w="0" w:type="auto"/>
        <w:tblLook w:val="01E0"/>
      </w:tblPr>
      <w:tblGrid>
        <w:gridCol w:w="2268"/>
        <w:gridCol w:w="3330"/>
      </w:tblGrid>
      <w:tr w:rsidR="00C00329" w:rsidRPr="00AB7A82">
        <w:trPr>
          <w:trHeight w:val="278"/>
        </w:trPr>
        <w:tc>
          <w:tcPr>
            <w:tcW w:w="2268" w:type="dxa"/>
            <w:shd w:val="clear" w:color="auto" w:fill="F3F3F3"/>
            <w:vAlign w:val="bottom"/>
          </w:tcPr>
          <w:p w:rsidR="00C00329" w:rsidRPr="00AB7A82" w:rsidRDefault="00C00329" w:rsidP="00C00329">
            <w:pPr>
              <w:autoSpaceDE w:val="0"/>
              <w:autoSpaceDN w:val="0"/>
              <w:adjustRightInd w:val="0"/>
              <w:spacing w:before="0"/>
              <w:jc w:val="center"/>
              <w:rPr>
                <w:rFonts w:cs="Arial"/>
                <w:b/>
                <w:color w:val="000000"/>
                <w:sz w:val="18"/>
                <w:szCs w:val="18"/>
              </w:rPr>
            </w:pPr>
            <w:r w:rsidRPr="00AB7A82">
              <w:rPr>
                <w:rFonts w:cs="Arial"/>
                <w:b/>
                <w:color w:val="000000"/>
                <w:sz w:val="18"/>
                <w:szCs w:val="18"/>
              </w:rPr>
              <w:t xml:space="preserve">WCI </w:t>
            </w:r>
            <w:r>
              <w:rPr>
                <w:rFonts w:cs="Arial"/>
                <w:b/>
                <w:color w:val="000000"/>
                <w:sz w:val="18"/>
                <w:szCs w:val="18"/>
              </w:rPr>
              <w:t>M</w:t>
            </w:r>
            <w:r w:rsidRPr="00AB7A82">
              <w:rPr>
                <w:rFonts w:cs="Arial"/>
                <w:b/>
                <w:color w:val="000000"/>
                <w:sz w:val="18"/>
                <w:szCs w:val="18"/>
              </w:rPr>
              <w:t>Flag[1]</w:t>
            </w:r>
          </w:p>
        </w:tc>
        <w:tc>
          <w:tcPr>
            <w:tcW w:w="3330" w:type="dxa"/>
            <w:shd w:val="clear" w:color="auto" w:fill="F3F3F3"/>
            <w:vAlign w:val="bottom"/>
          </w:tcPr>
          <w:p w:rsidR="00C00329" w:rsidRPr="00AB7A82" w:rsidRDefault="00C00329" w:rsidP="00C00329">
            <w:pPr>
              <w:autoSpaceDE w:val="0"/>
              <w:autoSpaceDN w:val="0"/>
              <w:adjustRightInd w:val="0"/>
              <w:spacing w:before="0"/>
              <w:jc w:val="center"/>
              <w:rPr>
                <w:rFonts w:cs="Arial"/>
                <w:b/>
                <w:color w:val="000000"/>
                <w:sz w:val="18"/>
                <w:szCs w:val="18"/>
              </w:rPr>
            </w:pPr>
            <w:r w:rsidRPr="00AB7A82">
              <w:rPr>
                <w:rFonts w:cs="Arial"/>
                <w:b/>
                <w:color w:val="000000"/>
                <w:sz w:val="18"/>
                <w:szCs w:val="18"/>
              </w:rPr>
              <w:t>Description</w:t>
            </w:r>
          </w:p>
        </w:tc>
      </w:tr>
      <w:tr w:rsidR="00C00329" w:rsidRPr="00AB7A82">
        <w:tc>
          <w:tcPr>
            <w:tcW w:w="2268"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0</w:t>
            </w:r>
          </w:p>
        </w:tc>
        <w:tc>
          <w:tcPr>
            <w:tcW w:w="3330"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Pr>
                <w:rFonts w:cs="Arial"/>
                <w:color w:val="000000"/>
                <w:sz w:val="18"/>
                <w:szCs w:val="18"/>
              </w:rPr>
              <w:t xml:space="preserve">Environment is </w:t>
            </w:r>
            <w:r w:rsidRPr="00AB7A82">
              <w:rPr>
                <w:rFonts w:cs="Arial"/>
                <w:color w:val="000000"/>
                <w:sz w:val="18"/>
                <w:szCs w:val="18"/>
              </w:rPr>
              <w:t>Little-Endian</w:t>
            </w:r>
          </w:p>
        </w:tc>
      </w:tr>
      <w:tr w:rsidR="00C00329" w:rsidRPr="00AB7A82">
        <w:tc>
          <w:tcPr>
            <w:tcW w:w="2268"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sidRPr="00AB7A82">
              <w:rPr>
                <w:rFonts w:cs="Arial"/>
                <w:color w:val="000000"/>
                <w:sz w:val="18"/>
                <w:szCs w:val="18"/>
              </w:rPr>
              <w:t>1</w:t>
            </w:r>
          </w:p>
        </w:tc>
        <w:tc>
          <w:tcPr>
            <w:tcW w:w="3330" w:type="dxa"/>
            <w:vAlign w:val="bottom"/>
          </w:tcPr>
          <w:p w:rsidR="00C00329" w:rsidRPr="00AB7A82" w:rsidRDefault="00C00329" w:rsidP="00C00329">
            <w:pPr>
              <w:autoSpaceDE w:val="0"/>
              <w:autoSpaceDN w:val="0"/>
              <w:adjustRightInd w:val="0"/>
              <w:spacing w:before="0"/>
              <w:jc w:val="center"/>
              <w:rPr>
                <w:rFonts w:cs="Arial"/>
                <w:color w:val="000000"/>
                <w:sz w:val="18"/>
                <w:szCs w:val="18"/>
              </w:rPr>
            </w:pPr>
            <w:r>
              <w:rPr>
                <w:rFonts w:cs="Arial"/>
                <w:color w:val="000000"/>
                <w:sz w:val="18"/>
                <w:szCs w:val="18"/>
              </w:rPr>
              <w:t xml:space="preserve">Environment is </w:t>
            </w:r>
            <w:r w:rsidRPr="00AB7A82">
              <w:rPr>
                <w:rFonts w:cs="Arial"/>
                <w:color w:val="000000"/>
                <w:sz w:val="18"/>
                <w:szCs w:val="18"/>
              </w:rPr>
              <w:t>Big-Endian</w:t>
            </w:r>
          </w:p>
        </w:tc>
      </w:tr>
    </w:tbl>
    <w:p w:rsidR="00C00329" w:rsidRPr="001E2B1B" w:rsidRDefault="00C00329" w:rsidP="00C00329">
      <w:pPr>
        <w:pStyle w:val="Heading3"/>
        <w:numPr>
          <w:numberingChange w:id="3601" w:author="James Kulp" w:date="2008-11-13T10:51:00Z" w:original="%1:3:0:.%2:6:0:.%3:6:0:"/>
        </w:numPr>
      </w:pPr>
      <w:bookmarkStart w:id="3602" w:name="_Toc141235445"/>
      <w:r w:rsidRPr="001E2B1B">
        <w:t>Worker Attention on the SFlag[0] signal</w:t>
      </w:r>
      <w:bookmarkEnd w:id="3602"/>
    </w:p>
    <w:p w:rsidR="00C00329" w:rsidRPr="001E2B1B" w:rsidRDefault="00C00329" w:rsidP="00C00329">
      <w:r w:rsidRPr="001E2B1B">
        <w:t>The signal SFlag[0] provides the capability for a worker to ask for attention.  Assertion of SFlag[0]=’1’ alerts the control system that the worker requests attention. The worker holds it asserted as a level. Worker attention is cleared by some worker-defined action.</w:t>
      </w:r>
    </w:p>
    <w:p w:rsidR="00C00329" w:rsidRPr="001E2B1B" w:rsidRDefault="00C00329" w:rsidP="00C00329">
      <w:r w:rsidRPr="001E2B1B">
        <w:rPr>
          <w:rFonts w:cs="Arial"/>
          <w:color w:val="000000"/>
        </w:rPr>
        <w:t xml:space="preserve">The semantics of this attention (i.e. why a given worker would assert this) is worker-specific, and thus </w:t>
      </w:r>
      <w:r>
        <w:rPr>
          <w:rFonts w:cs="Arial"/>
          <w:color w:val="000000"/>
        </w:rPr>
        <w:t xml:space="preserve">generic </w:t>
      </w:r>
      <w:r w:rsidRPr="001E2B1B">
        <w:rPr>
          <w:rFonts w:cs="Arial"/>
          <w:color w:val="000000"/>
        </w:rPr>
        <w:t xml:space="preserve">controlling software would know what to do with it. A typical response would be for </w:t>
      </w:r>
      <w:r>
        <w:rPr>
          <w:rFonts w:cs="Arial"/>
          <w:color w:val="000000"/>
        </w:rPr>
        <w:t>a worker-specific handler</w:t>
      </w:r>
      <w:r w:rsidRPr="001E2B1B">
        <w:rPr>
          <w:rFonts w:cs="Arial"/>
          <w:color w:val="000000"/>
        </w:rPr>
        <w:t xml:space="preserve"> to read certain configuration property values to find out "what happened that requires attention".  </w:t>
      </w:r>
      <w:r>
        <w:rPr>
          <w:rFonts w:cs="Arial"/>
          <w:color w:val="000000"/>
        </w:rPr>
        <w:t xml:space="preserve">Otherwise generic software can simply report the error condition.  </w:t>
      </w:r>
      <w:r w:rsidRPr="001E2B1B">
        <w:rPr>
          <w:rFonts w:cs="Arial"/>
          <w:color w:val="000000"/>
        </w:rPr>
        <w:t xml:space="preserve">Examples include "a new high water mark to some measured value has been reached", or "an </w:t>
      </w:r>
      <w:r>
        <w:rPr>
          <w:rFonts w:cs="Arial"/>
          <w:color w:val="000000"/>
        </w:rPr>
        <w:t>overrun</w:t>
      </w:r>
      <w:r w:rsidRPr="001E2B1B">
        <w:rPr>
          <w:rFonts w:cs="Arial"/>
          <w:color w:val="000000"/>
        </w:rPr>
        <w:t xml:space="preserve"> condition has been detected".  After this, some writable property might acknowledge receipt of the information causing the attention indication and thus clear it.</w:t>
      </w:r>
    </w:p>
    <w:p w:rsidR="00C00329" w:rsidRPr="001E2B1B" w:rsidRDefault="00C00329" w:rsidP="00C00329">
      <w:r w:rsidRPr="001E2B1B">
        <w:t xml:space="preserve">SFlag[0] is signaled synchronously with the WCI </w:t>
      </w:r>
      <w:r>
        <w:t>interface</w:t>
      </w:r>
      <w:r w:rsidRPr="001E2B1B">
        <w:t xml:space="preserve"> clock, but “out of band” with respect of commands and responses, per the OCP specification.</w:t>
      </w:r>
    </w:p>
    <w:p w:rsidR="00C00329" w:rsidRPr="001E2B1B" w:rsidRDefault="00C00329" w:rsidP="00C00329">
      <w:pPr>
        <w:pStyle w:val="Heading3"/>
        <w:numPr>
          <w:numberingChange w:id="3603" w:author="James Kulp" w:date="2008-11-13T10:51:00Z" w:original="%1:3:0:.%2:6:0:.%3:7:0:"/>
        </w:numPr>
      </w:pPr>
      <w:bookmarkStart w:id="3604" w:name="_Toc141235446"/>
      <w:r w:rsidRPr="001E2B1B">
        <w:t>Configuration Property Access</w:t>
      </w:r>
      <w:bookmarkEnd w:id="3604"/>
    </w:p>
    <w:p w:rsidR="00C00329" w:rsidRPr="001E2B1B" w:rsidRDefault="00C00329" w:rsidP="00C00329">
      <w:r w:rsidRPr="001E2B1B">
        <w:t>“Configuration Properties” represent the collection of accessible locations inside a worker that can be read or written. Hardware engineers may think of configuration properties as the “control/status register description” of the worker IP. These locations don’t necessarily have “register” storage. They can be anything abstracted though load/store semantics and may have worker-specific side effects.</w:t>
      </w:r>
    </w:p>
    <w:p w:rsidR="00C00329" w:rsidRPr="001E2B1B" w:rsidRDefault="00C00329" w:rsidP="00C00329">
      <w:r w:rsidRPr="001E2B1B" w:rsidDel="00C146B6">
        <w:t xml:space="preserve">The default choice is for all properties to be at least 32 bits in size, the full data width of the WCI OCP interface.  </w:t>
      </w:r>
      <w:r w:rsidRPr="001E2B1B">
        <w:t>In the case where the worker provides sub-32-bit properties, individual 1-byte or 2 byte locations may be read or written, using the OCP byte enables (not</w:t>
      </w:r>
      <w:del w:id="3605" w:author="Jim Kulp" w:date="2010-07-20T09:33:00Z">
        <w:r w:rsidRPr="001E2B1B" w:rsidDel="005D1BB2">
          <w:delText>e</w:delText>
        </w:r>
      </w:del>
      <w:r w:rsidRPr="001E2B1B">
        <w:t xml:space="preserve"> any low order address bits - per OCP).</w:t>
      </w:r>
      <w:ins w:id="3606" w:author="Jim Kulp" w:date="2010-07-20T09:33:00Z">
        <w:r w:rsidR="009E52C1">
          <w:t>[FIXME: tools currently put sub-32bit properties on 4 byte boundaries since there supporting read side effects on byte level accesses is problematic</w:t>
        </w:r>
      </w:ins>
      <w:ins w:id="3607" w:author="Jim Kulp" w:date="2010-07-20T09:35:00Z">
        <w:r w:rsidR="00231A3C">
          <w:t xml:space="preserve"> and read errors cannot be reported properly without address space tricks in control software</w:t>
        </w:r>
      </w:ins>
      <w:ins w:id="3608" w:author="Jim Kulp" w:date="2010-07-20T09:33:00Z">
        <w:r w:rsidR="009E52C1">
          <w:t>].</w:t>
        </w:r>
      </w:ins>
    </w:p>
    <w:p w:rsidR="00C00329" w:rsidRPr="001E2B1B" w:rsidRDefault="00C00329" w:rsidP="00C00329">
      <w:r w:rsidRPr="001E2B1B">
        <w:t xml:space="preserve">Access </w:t>
      </w:r>
      <w:r>
        <w:t>to</w:t>
      </w:r>
      <w:r w:rsidRPr="001E2B1B">
        <w:t xml:space="preserve"> configuration properties occurs when MCmd=RD or MCmd=WR and MAddrSpace[0]=’1’. In this case the word address of the configuration property is signaled on MAddr</w:t>
      </w:r>
      <w:r>
        <w:t>[N:2]</w:t>
      </w:r>
      <w:r w:rsidRPr="001E2B1B">
        <w:t xml:space="preserve">. Note that when configured, SData and/or MData must use data_wdth=32. </w:t>
      </w:r>
      <w:r>
        <w:t>T</w:t>
      </w:r>
      <w:r w:rsidRPr="001E2B1B">
        <w:t>he MAddr[1:0] shall always be zero, per OCP</w:t>
      </w:r>
      <w:r w:rsidRPr="001E2B1B">
        <w:rPr>
          <w:rStyle w:val="FootnoteReference"/>
        </w:rPr>
        <w:footnoteReference w:id="3"/>
      </w:r>
      <w:r w:rsidRPr="001E2B1B">
        <w:t>.</w:t>
      </w:r>
    </w:p>
    <w:p w:rsidR="00C00329" w:rsidRDefault="00C00329">
      <w:pPr>
        <w:pStyle w:val="Heading3"/>
        <w:numPr>
          <w:numberingChange w:id="3609" w:author="James Kulp" w:date="2008-11-13T10:51:00Z" w:original="%1:3:0:.%2:6:0:.%3:8:0:"/>
        </w:numPr>
      </w:pPr>
      <w:bookmarkStart w:id="3610" w:name="_Toc141235447"/>
      <w:r>
        <w:t>Reset</w:t>
      </w:r>
      <w:bookmarkEnd w:id="3610"/>
    </w:p>
    <w:p w:rsidR="00C00329" w:rsidRDefault="00C00329" w:rsidP="00C00329">
      <w:r>
        <w:t>Reset has special meaning for WCI. It is described in section 2.9 on Reset Propagation and Behavior</w:t>
      </w:r>
    </w:p>
    <w:p w:rsidR="00C00329" w:rsidRDefault="00C00329">
      <w:pPr>
        <w:pStyle w:val="Heading2"/>
        <w:numPr>
          <w:numberingChange w:id="3611" w:author="James Kulp" w:date="2008-11-13T10:51:00Z" w:original="%1:3:0:.%2:7:0:"/>
        </w:numPr>
      </w:pPr>
      <w:bookmarkStart w:id="3612" w:name="_Toc141235448"/>
      <w:r w:rsidRPr="001E2B1B">
        <w:t>WCI Infrastructure Coping</w:t>
      </w:r>
      <w:bookmarkEnd w:id="3612"/>
    </w:p>
    <w:p w:rsidR="00C00329" w:rsidRPr="00112A22" w:rsidRDefault="00C00329" w:rsidP="00C00329">
      <w:r w:rsidRPr="00112A22">
        <w:t xml:space="preserve">The infrastructure is the master of the WCI interface, and must support the choices made by the worker implementing the WCI slave.  The WCI attributes are largely used to add certain features </w:t>
      </w:r>
      <w:r>
        <w:t>as</w:t>
      </w:r>
      <w:r w:rsidRPr="00112A22">
        <w:t xml:space="preserve"> required by the implementer.  The attribute choices that must be handled by the infrastructure IP acting as master of the WCI interface are:</w:t>
      </w:r>
    </w:p>
    <w:p w:rsidR="00C00329" w:rsidRPr="00112A22" w:rsidRDefault="00C00329" w:rsidP="00C00329">
      <w:pPr>
        <w:pStyle w:val="ListBullet"/>
        <w:numPr>
          <w:numberingChange w:id="3613" w:author="James Kulp" w:date="2008-11-13T10:51:00Z" w:original=""/>
        </w:numPr>
      </w:pPr>
      <w:r w:rsidRPr="00112A22">
        <w:t>Presence or absence of configuration parameters, implying presence or absence of data and address space signals.</w:t>
      </w:r>
    </w:p>
    <w:p w:rsidR="00C00329" w:rsidRPr="00112A22" w:rsidRDefault="00C00329" w:rsidP="00C00329">
      <w:pPr>
        <w:pStyle w:val="ListBullet"/>
        <w:numPr>
          <w:numberingChange w:id="3614" w:author="James Kulp" w:date="2008-11-13T10:51:00Z" w:original=""/>
        </w:numPr>
      </w:pPr>
      <w:r w:rsidRPr="00112A22">
        <w:t>Readability or writability of properties, implying presence or absence of the data signals in each direction.</w:t>
      </w:r>
    </w:p>
    <w:p w:rsidR="00C00329" w:rsidRPr="00112A22" w:rsidRDefault="00C00329" w:rsidP="00C00329">
      <w:pPr>
        <w:pStyle w:val="ListBullet"/>
        <w:numPr>
          <w:numberingChange w:id="3615" w:author="James Kulp" w:date="2008-11-13T10:51:00Z" w:original=""/>
        </w:numPr>
      </w:pPr>
      <w:r w:rsidRPr="00112A22">
        <w:t>Presence of sub32bit properties, implying presence or absence of byte enables.</w:t>
      </w:r>
    </w:p>
    <w:p w:rsidR="00C00329" w:rsidRDefault="00C00329" w:rsidP="00C00329">
      <w:pPr>
        <w:pStyle w:val="ListBullet"/>
        <w:numPr>
          <w:numberingChange w:id="3616" w:author="James Kulp" w:date="2008-11-13T10:51:00Z" w:original=""/>
        </w:numPr>
      </w:pPr>
      <w:r w:rsidRPr="00112A22">
        <w:t>Size of the usable configuration address space, determining the width of the address signals, and the range of value address values.</w:t>
      </w:r>
    </w:p>
    <w:p w:rsidR="00C00329" w:rsidRDefault="00C00329" w:rsidP="00C00329">
      <w:r>
        <w:t>WCI masters, which are infrastructure IP, should include all the optional signals.  For signals that are optional for the worker, the table below describes how the infrastructure (WCI master) accommodates their absence on the worker (or uses OCP tieoff rules to accommodate them):</w:t>
      </w:r>
    </w:p>
    <w:p w:rsidR="00C00329" w:rsidRPr="001E2B1B" w:rsidRDefault="00C00329" w:rsidP="00C00329">
      <w:pPr>
        <w:pStyle w:val="Caption"/>
        <w:keepNext/>
      </w:pPr>
      <w:r w:rsidRPr="001E2B1B">
        <w:t xml:space="preserve">Table </w:t>
      </w:r>
      <w:fldSimple w:instr=" SEQ Table \* ARABIC ">
        <w:ins w:id="3617" w:author="Jim Kulp" w:date="2010-07-20T09:47:00Z">
          <w:r w:rsidR="00AF5D6E">
            <w:rPr>
              <w:noProof/>
            </w:rPr>
            <w:t>9</w:t>
          </w:r>
        </w:ins>
        <w:del w:id="3618" w:author="Jim Kulp" w:date="2010-07-20T09:47:00Z">
          <w:r w:rsidR="00902CF7" w:rsidDel="00AF5D6E">
            <w:rPr>
              <w:noProof/>
            </w:rPr>
            <w:delText>10</w:delText>
          </w:r>
        </w:del>
      </w:fldSimple>
      <w:r w:rsidRPr="001E2B1B">
        <w:t xml:space="preserve"> – </w:t>
      </w:r>
      <w:r>
        <w:t>Infrastructure Handling of Optional WCI Signals</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278"/>
        <w:gridCol w:w="2340"/>
        <w:gridCol w:w="5850"/>
      </w:tblGrid>
      <w:tr w:rsidR="00C00329" w:rsidRPr="005C3C65">
        <w:tc>
          <w:tcPr>
            <w:tcW w:w="1278" w:type="dxa"/>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OCP</w:t>
            </w:r>
            <w:r w:rsidRPr="005C3C65">
              <w:rPr>
                <w:rFonts w:ascii="Verdana" w:hAnsi="Verdana"/>
                <w:b/>
                <w:sz w:val="20"/>
              </w:rPr>
              <w:br/>
              <w:t>Signal</w:t>
            </w:r>
          </w:p>
        </w:tc>
        <w:tc>
          <w:tcPr>
            <w:tcW w:w="234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When Signal</w:t>
            </w:r>
            <w:r w:rsidRPr="005C3C65">
              <w:rPr>
                <w:rFonts w:ascii="Verdana" w:hAnsi="Verdana"/>
                <w:b/>
                <w:sz w:val="20"/>
              </w:rPr>
              <w:br/>
              <w:t>would be absent</w:t>
            </w:r>
            <w:r w:rsidRPr="005C3C65">
              <w:rPr>
                <w:rFonts w:ascii="Verdana" w:hAnsi="Verdana"/>
                <w:b/>
                <w:sz w:val="20"/>
              </w:rPr>
              <w:br/>
              <w:t>at the worker</w:t>
            </w:r>
          </w:p>
        </w:tc>
        <w:tc>
          <w:tcPr>
            <w:tcW w:w="5850"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How missing signals are handled</w:t>
            </w:r>
          </w:p>
        </w:tc>
      </w:tr>
      <w:tr w:rsidR="00C00329" w:rsidRPr="001E2B1B">
        <w:tc>
          <w:tcPr>
            <w:tcW w:w="1278" w:type="dxa"/>
            <w:vAlign w:val="center"/>
          </w:tcPr>
          <w:p w:rsidR="00C00329" w:rsidRPr="001E2B1B" w:rsidRDefault="00C00329" w:rsidP="00C00329">
            <w:pPr>
              <w:pStyle w:val="ICTableEntry"/>
            </w:pPr>
            <w:r w:rsidRPr="001E2B1B">
              <w:t>MAddr</w:t>
            </w:r>
          </w:p>
        </w:tc>
        <w:tc>
          <w:tcPr>
            <w:tcW w:w="2340" w:type="dxa"/>
            <w:shd w:val="clear" w:color="auto" w:fill="FFFFFF"/>
            <w:vAlign w:val="center"/>
          </w:tcPr>
          <w:p w:rsidR="00C00329" w:rsidRPr="00C146B6" w:rsidRDefault="00C00329" w:rsidP="00C00329">
            <w:pPr>
              <w:pStyle w:val="ICTableEntry"/>
            </w:pPr>
            <w:r>
              <w:t>High order [5+] may be missing, depending on SizeofConfigSpace</w:t>
            </w:r>
          </w:p>
        </w:tc>
        <w:tc>
          <w:tcPr>
            <w:tcW w:w="5850" w:type="dxa"/>
            <w:tcBorders>
              <w:bottom w:val="single" w:sz="4" w:space="0" w:color="008080"/>
            </w:tcBorders>
            <w:shd w:val="clear" w:color="auto" w:fill="auto"/>
            <w:vAlign w:val="center"/>
          </w:tcPr>
          <w:p w:rsidR="00C00329" w:rsidRPr="001E2B1B" w:rsidRDefault="00C00329" w:rsidP="00C00329">
            <w:pPr>
              <w:pStyle w:val="ICTableEntry"/>
            </w:pPr>
            <w:r>
              <w:t>OCP Tieoff rules apply: No connection is made, extra MAddr bits are only driven to the default tieoff: 0.  This should be checked in the test environment.</w:t>
            </w:r>
          </w:p>
        </w:tc>
      </w:tr>
      <w:tr w:rsidR="00C00329" w:rsidRPr="001E2B1B">
        <w:tc>
          <w:tcPr>
            <w:tcW w:w="1278" w:type="dxa"/>
            <w:vAlign w:val="center"/>
          </w:tcPr>
          <w:p w:rsidR="00C00329" w:rsidRPr="001E2B1B" w:rsidRDefault="00C00329" w:rsidP="00C00329">
            <w:pPr>
              <w:pStyle w:val="ICTableEntry"/>
            </w:pPr>
            <w:r w:rsidRPr="001E2B1B">
              <w:t>MAddrSpace</w:t>
            </w:r>
          </w:p>
        </w:tc>
        <w:tc>
          <w:tcPr>
            <w:tcW w:w="2340" w:type="dxa"/>
            <w:shd w:val="clear" w:color="auto" w:fill="FFFFFF"/>
            <w:vAlign w:val="center"/>
          </w:tcPr>
          <w:p w:rsidR="00C00329" w:rsidRPr="001E2B1B" w:rsidRDefault="00C00329" w:rsidP="00C00329">
            <w:pPr>
              <w:pStyle w:val="ICTableEntry"/>
            </w:pPr>
            <w:r w:rsidRPr="001E2B1B">
              <w:t>SizeofConfigSpace</w:t>
            </w:r>
            <w:r>
              <w:t xml:space="preserve"> =</w:t>
            </w:r>
            <w:r w:rsidRPr="001E2B1B">
              <w:t>= 0</w:t>
            </w:r>
          </w:p>
        </w:tc>
        <w:tc>
          <w:tcPr>
            <w:tcW w:w="5850" w:type="dxa"/>
            <w:shd w:val="clear" w:color="auto" w:fill="auto"/>
            <w:vAlign w:val="center"/>
          </w:tcPr>
          <w:p w:rsidR="00C00329" w:rsidRPr="001E2B1B" w:rsidRDefault="00C00329" w:rsidP="00C00329">
            <w:pPr>
              <w:pStyle w:val="ICTableEntry"/>
            </w:pPr>
            <w:r>
              <w:t>OCP Tieoff rules apply: No connection is made, MAddrSpace only driven to the default tieoff: 0 (indicating control).  This should be checked in the test environment.</w:t>
            </w:r>
          </w:p>
        </w:tc>
      </w:tr>
      <w:tr w:rsidR="00C00329" w:rsidRPr="001E2B1B">
        <w:tc>
          <w:tcPr>
            <w:tcW w:w="1278" w:type="dxa"/>
            <w:vAlign w:val="center"/>
          </w:tcPr>
          <w:p w:rsidR="00C00329" w:rsidRPr="001E2B1B" w:rsidRDefault="00C00329" w:rsidP="00C00329">
            <w:pPr>
              <w:pStyle w:val="ICTableEntry"/>
            </w:pPr>
            <w:r w:rsidRPr="001E2B1B">
              <w:t>MByteEn</w:t>
            </w:r>
          </w:p>
        </w:tc>
        <w:tc>
          <w:tcPr>
            <w:tcW w:w="2340" w:type="dxa"/>
            <w:tcBorders>
              <w:bottom w:val="single" w:sz="4" w:space="0" w:color="008080"/>
            </w:tcBorders>
            <w:vAlign w:val="center"/>
          </w:tcPr>
          <w:p w:rsidR="00C00329" w:rsidRPr="001E2B1B" w:rsidRDefault="00C00329" w:rsidP="00C00329">
            <w:pPr>
              <w:pStyle w:val="ICTableEntry"/>
            </w:pPr>
            <w:r w:rsidRPr="001E2B1B" w:rsidDel="00C146B6">
              <w:t>Sub32BitConfigProperties</w:t>
            </w:r>
            <w:r w:rsidRPr="001E2B1B" w:rsidDel="00C146B6">
              <w:br/>
              <w:t xml:space="preserve">== </w:t>
            </w:r>
            <w:r>
              <w:t>FALSE</w:t>
            </w:r>
          </w:p>
        </w:tc>
        <w:tc>
          <w:tcPr>
            <w:tcW w:w="5850" w:type="dxa"/>
            <w:tcBorders>
              <w:bottom w:val="single" w:sz="4" w:space="0" w:color="008080"/>
            </w:tcBorders>
            <w:shd w:val="clear" w:color="auto" w:fill="auto"/>
            <w:vAlign w:val="center"/>
          </w:tcPr>
          <w:p w:rsidR="00C00329" w:rsidRPr="001E2B1B" w:rsidRDefault="00C00329" w:rsidP="00C00329">
            <w:pPr>
              <w:pStyle w:val="ICTableEntry"/>
            </w:pPr>
            <w:r>
              <w:t>OCP Tieoff rules apply: No connection is made, MByteEn only driven to the default tieoff: all 1s (indicating full 32 bit words).  This should be checked in the test environment.</w:t>
            </w:r>
          </w:p>
        </w:tc>
      </w:tr>
      <w:tr w:rsidR="00C00329" w:rsidRPr="001E2B1B">
        <w:tc>
          <w:tcPr>
            <w:tcW w:w="1278" w:type="dxa"/>
            <w:vAlign w:val="center"/>
          </w:tcPr>
          <w:p w:rsidR="00C00329" w:rsidRPr="001E2B1B" w:rsidRDefault="00C00329" w:rsidP="00C00329">
            <w:pPr>
              <w:pStyle w:val="ICTableEntry"/>
            </w:pPr>
            <w:r w:rsidRPr="001E2B1B">
              <w:t>MData</w:t>
            </w:r>
          </w:p>
        </w:tc>
        <w:tc>
          <w:tcPr>
            <w:tcW w:w="2340" w:type="dxa"/>
            <w:shd w:val="clear" w:color="auto" w:fill="FFFFFF"/>
            <w:vAlign w:val="center"/>
          </w:tcPr>
          <w:p w:rsidR="00C00329" w:rsidRPr="001E2B1B" w:rsidRDefault="00C00329" w:rsidP="00C00329">
            <w:pPr>
              <w:pStyle w:val="ICTableEntry"/>
            </w:pPr>
            <w:r w:rsidRPr="001E2B1B" w:rsidDel="00C146B6">
              <w:t>WritableConfigProperties</w:t>
            </w:r>
            <w:r w:rsidRPr="001E2B1B" w:rsidDel="00C146B6">
              <w:br/>
              <w:t>==</w:t>
            </w:r>
            <w:r>
              <w:t>FALSE</w:t>
            </w:r>
          </w:p>
        </w:tc>
        <w:tc>
          <w:tcPr>
            <w:tcW w:w="5850" w:type="dxa"/>
            <w:tcBorders>
              <w:bottom w:val="single" w:sz="4" w:space="0" w:color="008080"/>
            </w:tcBorders>
            <w:shd w:val="clear" w:color="auto" w:fill="auto"/>
            <w:vAlign w:val="center"/>
          </w:tcPr>
          <w:p w:rsidR="00C00329" w:rsidRPr="001E2B1B" w:rsidRDefault="00C00329" w:rsidP="00C00329">
            <w:pPr>
              <w:pStyle w:val="ICTableEntry"/>
            </w:pPr>
            <w:r>
              <w:t>OCP Tieoff rules apply: No connection is made, MData will never be driven at all.  This should be checked in the test environment.</w:t>
            </w:r>
          </w:p>
        </w:tc>
      </w:tr>
      <w:tr w:rsidR="00C00329" w:rsidRPr="001E2B1B">
        <w:tc>
          <w:tcPr>
            <w:tcW w:w="1278" w:type="dxa"/>
            <w:vAlign w:val="center"/>
          </w:tcPr>
          <w:p w:rsidR="00C00329" w:rsidRPr="001E2B1B" w:rsidRDefault="00C00329" w:rsidP="00C00329">
            <w:pPr>
              <w:pStyle w:val="ICTableEntry"/>
            </w:pPr>
            <w:r w:rsidRPr="001E2B1B">
              <w:t>SData</w:t>
            </w:r>
          </w:p>
        </w:tc>
        <w:tc>
          <w:tcPr>
            <w:tcW w:w="2340" w:type="dxa"/>
            <w:shd w:val="clear" w:color="auto" w:fill="FFFFFF"/>
            <w:vAlign w:val="center"/>
          </w:tcPr>
          <w:p w:rsidR="00C00329" w:rsidRPr="001E2B1B" w:rsidRDefault="00C00329" w:rsidP="00C00329">
            <w:pPr>
              <w:pStyle w:val="ICTableEntry"/>
            </w:pPr>
            <w:r w:rsidRPr="001E2B1B">
              <w:t xml:space="preserve">ReadableConfigProperties == </w:t>
            </w:r>
            <w:r>
              <w:t>FALSE</w:t>
            </w:r>
          </w:p>
        </w:tc>
        <w:tc>
          <w:tcPr>
            <w:tcW w:w="5850" w:type="dxa"/>
            <w:shd w:val="clear" w:color="auto" w:fill="FFFFFF"/>
            <w:vAlign w:val="center"/>
          </w:tcPr>
          <w:p w:rsidR="00C00329" w:rsidRPr="001E2B1B" w:rsidRDefault="00C00329" w:rsidP="00C00329">
            <w:pPr>
              <w:pStyle w:val="ICTableEntry"/>
            </w:pPr>
            <w:r>
              <w:t>OCP Tieoff rules apply: No connection is made, SData will never be driven at all.</w:t>
            </w:r>
          </w:p>
        </w:tc>
      </w:tr>
    </w:tbl>
    <w:p w:rsidR="00C00329" w:rsidRDefault="00C00329" w:rsidP="00C00329"/>
    <w:p w:rsidR="00C00329" w:rsidRPr="00112A22" w:rsidDel="005E5723" w:rsidRDefault="00C00329" w:rsidP="00C00329">
      <w:pPr>
        <w:pStyle w:val="Heading1"/>
        <w:numPr>
          <w:numberingChange w:id="3619" w:author="James Kulp" w:date="2008-11-13T10:51:00Z" w:original="%1:4:0:"/>
        </w:numPr>
      </w:pPr>
      <w:bookmarkStart w:id="3620" w:name="_Toc141235449"/>
      <w:r w:rsidRPr="00112A22" w:rsidDel="005E5723">
        <w:t>Worker Data Interfaces</w:t>
      </w:r>
      <w:bookmarkEnd w:id="3620"/>
    </w:p>
    <w:p w:rsidR="00C00329" w:rsidRPr="001E2B1B" w:rsidRDefault="00C00329" w:rsidP="00C00329">
      <w:r w:rsidRPr="001E2B1B">
        <w:t xml:space="preserve">The Worker Streaming Interface (WSI) and Worker Message Interface (WMI) are both worker data interface profiles that enable message-oriented, data-plane communication. </w:t>
      </w:r>
      <w:r w:rsidRPr="001E2B1B">
        <w:rPr>
          <w:rFonts w:cs="Arial"/>
          <w:color w:val="000000"/>
        </w:rPr>
        <w:t>These interfaces are used by workers to produce or consume</w:t>
      </w:r>
      <w:del w:id="3621" w:author="James Kulp" w:date="2008-11-13T10:51:00Z">
        <w:r w:rsidRPr="001E2B1B">
          <w:rPr>
            <w:rFonts w:cs="Arial"/>
            <w:color w:val="000000"/>
          </w:rPr>
          <w:delText>r</w:delText>
        </w:r>
      </w:del>
      <w:r w:rsidRPr="001E2B1B">
        <w:rPr>
          <w:rFonts w:cs="Arial"/>
          <w:color w:val="000000"/>
        </w:rPr>
        <w:t xml:space="preserve"> streams of data messages to or from other workers, whether collocated in the same device or executing elsewhere</w:t>
      </w:r>
      <w:r>
        <w:rPr>
          <w:rFonts w:cs="Arial"/>
          <w:color w:val="000000"/>
        </w:rPr>
        <w:t xml:space="preserve"> (</w:t>
      </w:r>
      <w:r w:rsidRPr="001E2B1B">
        <w:rPr>
          <w:rFonts w:cs="Arial"/>
          <w:color w:val="000000"/>
        </w:rPr>
        <w:t>possibly in a different type of device</w:t>
      </w:r>
      <w:r w:rsidRPr="001E2B1B">
        <w:t>, including other workers implemented in software</w:t>
      </w:r>
      <w:r>
        <w:t>)</w:t>
      </w:r>
      <w:r w:rsidRPr="001E2B1B">
        <w:t xml:space="preserve">.  This is the </w:t>
      </w:r>
      <w:ins w:id="3622" w:author="Jim Kulp" w:date="2010-07-20T09:36:00Z">
        <w:r w:rsidR="00EA646D">
          <w:t xml:space="preserve">OpenCPI and </w:t>
        </w:r>
      </w:ins>
      <w:r w:rsidRPr="001E2B1B">
        <w:t>WIP data plane.</w:t>
      </w:r>
    </w:p>
    <w:p w:rsidR="00C00329" w:rsidRPr="001E2B1B" w:rsidRDefault="00C00329" w:rsidP="00C00329">
      <w:r w:rsidRPr="001E2B1B">
        <w:t>From the point of view of an application worker, it is talking to another worker in the application or some source or sink I/O or network endpoint at the “edge” of the application.  However, the other side of the interface may be infrastructure IP in these cases:</w:t>
      </w:r>
    </w:p>
    <w:p w:rsidR="00C00329" w:rsidRPr="001E2B1B" w:rsidRDefault="00C00329" w:rsidP="00C00329">
      <w:pPr>
        <w:pStyle w:val="ListBullet"/>
        <w:numPr>
          <w:numberingChange w:id="3623" w:author="James Kulp" w:date="2008-11-13T10:51:00Z" w:original=""/>
        </w:numPr>
      </w:pPr>
      <w:r w:rsidRPr="001E2B1B">
        <w:t>The other application worker is local, but needs an adapter for the two data interfaces to interoperate.  Example: one worker producing on a WSI, and the other consuming on a WMI.</w:t>
      </w:r>
    </w:p>
    <w:p w:rsidR="00C00329" w:rsidRPr="001E2B1B" w:rsidRDefault="00C00329" w:rsidP="00C00329">
      <w:pPr>
        <w:pStyle w:val="ListBullet"/>
        <w:numPr>
          <w:numberingChange w:id="3624" w:author="James Kulp" w:date="2008-11-13T10:51:00Z" w:original=""/>
        </w:numPr>
      </w:pPr>
      <w:r w:rsidRPr="001E2B1B">
        <w:t>This worker is at the “edge” of the application, and the data is being sent to or received from some external source or I/O device.  Example: a signal is being received from an A/D converter, and the worker is receiving the output of the A/D via the infrastructure IP that deals with the A/D hardware.</w:t>
      </w:r>
    </w:p>
    <w:p w:rsidR="00C00329" w:rsidRPr="001E2B1B" w:rsidRDefault="00C00329" w:rsidP="00C00329">
      <w:pPr>
        <w:pStyle w:val="ListBullet"/>
        <w:numPr>
          <w:numberingChange w:id="3625" w:author="James Kulp" w:date="2008-11-13T10:51:00Z" w:original=""/>
        </w:numPr>
      </w:pPr>
      <w:r w:rsidRPr="001E2B1B">
        <w:t xml:space="preserve">The other worker is remote, in another device, requiring infrastructure IP to forward messages across some interconnect or fabric.  Example:  a worker is producing data for a consuming worker in a different processor connected by a fabric or bus </w:t>
      </w:r>
      <w:r>
        <w:t>attached to</w:t>
      </w:r>
      <w:r w:rsidRPr="001E2B1B">
        <w:t xml:space="preserve"> the local processor or FPGA.</w:t>
      </w:r>
    </w:p>
    <w:p w:rsidR="00C00329" w:rsidRDefault="00C00329">
      <w:pPr>
        <w:pStyle w:val="Heading2"/>
        <w:numPr>
          <w:numberingChange w:id="3626" w:author="James Kulp" w:date="2008-11-13T10:51:00Z" w:original="%1:4:0:.%2:1:0:"/>
        </w:numPr>
      </w:pPr>
      <w:bookmarkStart w:id="3627" w:name="_Toc141235450"/>
      <w:r w:rsidRPr="001E2B1B">
        <w:t>Data Protocol between Workers: the Data Plane Protocol</w:t>
      </w:r>
      <w:bookmarkEnd w:id="3627"/>
    </w:p>
    <w:p w:rsidR="00C00329" w:rsidRDefault="00C00329" w:rsidP="00C00329">
      <w:r w:rsidRPr="001E2B1B">
        <w:t xml:space="preserve">Worker Data Interfaces convey data content between workers according to a defined simple data protocol described by metadata attributes.  </w:t>
      </w:r>
      <w:r>
        <w:t>Certain</w:t>
      </w:r>
      <w:r w:rsidRPr="001E2B1B">
        <w:t xml:space="preserve"> protocol </w:t>
      </w:r>
      <w:r>
        <w:t>aspects (e.g. explicit length, or message type) are</w:t>
      </w:r>
      <w:r w:rsidRPr="001E2B1B">
        <w:t xml:space="preserve"> supported and defined in this specification to “flatten” the overall protocol stack:  simple protocol aspects that are efficiently implementable at this level of interface (based on OCP) are supported here.  The definition and format of actual message payloads are not</w:t>
      </w:r>
      <w:r>
        <w:t xml:space="preserve"> defined here</w:t>
      </w:r>
      <w:r w:rsidRPr="001E2B1B">
        <w:t>.  This data p</w:t>
      </w:r>
      <w:r>
        <w:t>lane protocol is independent of:</w:t>
      </w:r>
    </w:p>
    <w:p w:rsidR="00C00329" w:rsidRDefault="00C00329" w:rsidP="00C00329">
      <w:pPr>
        <w:pStyle w:val="ListBullet"/>
        <w:numPr>
          <w:numberingChange w:id="3628" w:author="James Kulp" w:date="2008-11-13T10:51:00Z" w:original=""/>
        </w:numPr>
      </w:pPr>
      <w:r w:rsidRPr="001E2B1B">
        <w:t xml:space="preserve">the actual width (in wires/signals) of the </w:t>
      </w:r>
      <w:r>
        <w:t>interface</w:t>
      </w:r>
    </w:p>
    <w:p w:rsidR="00C00329" w:rsidRDefault="00C00329" w:rsidP="00C00329">
      <w:pPr>
        <w:pStyle w:val="ListBullet"/>
        <w:numPr>
          <w:numberingChange w:id="3629" w:author="James Kulp" w:date="2008-11-13T10:51:00Z" w:original=""/>
        </w:numPr>
      </w:pPr>
      <w:r>
        <w:t xml:space="preserve">the </w:t>
      </w:r>
      <w:r w:rsidRPr="001E2B1B">
        <w:t xml:space="preserve">chosen </w:t>
      </w:r>
      <w:r>
        <w:t xml:space="preserve">data interface </w:t>
      </w:r>
      <w:r w:rsidRPr="001E2B1B">
        <w:t>profile (WSI or WMI)</w:t>
      </w:r>
    </w:p>
    <w:p w:rsidR="00C00329" w:rsidRPr="001E2B1B" w:rsidRDefault="00C00329" w:rsidP="00C00329">
      <w:pPr>
        <w:pStyle w:val="ListBullet"/>
        <w:numPr>
          <w:numberingChange w:id="3630" w:author="James Kulp" w:date="2008-11-13T10:51:00Z" w:original=""/>
        </w:numPr>
      </w:pPr>
      <w:r w:rsidRPr="001E2B1B">
        <w:t xml:space="preserve">the </w:t>
      </w:r>
      <w:r>
        <w:t xml:space="preserve">implementation-specific </w:t>
      </w:r>
      <w:r w:rsidRPr="001E2B1B">
        <w:t xml:space="preserve">attributes </w:t>
      </w:r>
      <w:r>
        <w:t>specified</w:t>
      </w:r>
      <w:r w:rsidRPr="001E2B1B">
        <w:t xml:space="preserve"> by the worker implement</w:t>
      </w:r>
      <w:r>
        <w:t>er</w:t>
      </w:r>
      <w:r w:rsidRPr="001E2B1B">
        <w:t>.</w:t>
      </w:r>
    </w:p>
    <w:p w:rsidR="00C00329" w:rsidRPr="001E2B1B" w:rsidRDefault="00C00329" w:rsidP="00C00329">
      <w:r w:rsidRPr="001E2B1B">
        <w:t>The protocol is define</w:t>
      </w:r>
      <w:r>
        <w:t>d</w:t>
      </w:r>
      <w:r w:rsidRPr="001E2B1B">
        <w:t xml:space="preserve"> as a sequence of fixed or variable size messages, each of which may have a “message type” or “payload type” called an opcode.  Messages contain data values, which may or may not be same size within a message.  When all the data values in all types of messages </w:t>
      </w:r>
      <w:r>
        <w:t xml:space="preserve">in the protocol </w:t>
      </w:r>
      <w:r w:rsidRPr="001E2B1B">
        <w:t xml:space="preserve">are the same size, the infrastructure can provide interoperability support between diverse endianness.  By knowing the message granularity (the least common multiple of all message sizes), the actual signal interface can be </w:t>
      </w:r>
      <w:r>
        <w:t>simplified</w:t>
      </w:r>
      <w:r w:rsidRPr="001E2B1B">
        <w:t xml:space="preserve"> to the minimum necessary (e.g. eliminate byte enables).</w:t>
      </w:r>
    </w:p>
    <w:p w:rsidR="00C00329" w:rsidRPr="001E2B1B" w:rsidRDefault="00C00329" w:rsidP="00C00329">
      <w:r w:rsidRPr="001E2B1B">
        <w:t>The simplest case of the “pr</w:t>
      </w:r>
      <w:r>
        <w:t>otocol” is a sequence of single-data-</w:t>
      </w:r>
      <w:r w:rsidRPr="001E2B1B">
        <w:t>value messages of a single message type.  This is the way to describe such a continuous stream of data values:</w:t>
      </w:r>
    </w:p>
    <w:p w:rsidR="00C00329" w:rsidRPr="001E2B1B" w:rsidRDefault="00C00329" w:rsidP="00C00329">
      <w:pPr>
        <w:pStyle w:val="ListBullet"/>
        <w:numPr>
          <w:numberingChange w:id="3631" w:author="James Kulp" w:date="2008-11-13T10:51:00Z" w:original=""/>
        </w:numPr>
      </w:pPr>
      <w:r w:rsidRPr="001E2B1B">
        <w:t>There is one type of message (and thus no need for an explicit “opcode”).</w:t>
      </w:r>
    </w:p>
    <w:p w:rsidR="00C00329" w:rsidRDefault="00C00329" w:rsidP="00C00329">
      <w:pPr>
        <w:pStyle w:val="ListBullet"/>
        <w:numPr>
          <w:numberingChange w:id="3632" w:author="James Kulp" w:date="2008-11-13T10:51:00Z" w:original=""/>
        </w:numPr>
      </w:pPr>
      <w:r w:rsidRPr="001E2B1B">
        <w:t xml:space="preserve">The message length is fixed as the size of a single data value (and thus no need for an explicit message length, e.g. if the data values are single precision IEEE floats, all messages are </w:t>
      </w:r>
      <w:r>
        <w:t>32 bits/</w:t>
      </w:r>
      <w:r w:rsidRPr="001E2B1B">
        <w:t>4 bytes).</w:t>
      </w:r>
    </w:p>
    <w:p w:rsidR="00C00329" w:rsidRPr="001E2B1B" w:rsidRDefault="00C00329" w:rsidP="00C00329">
      <w:r w:rsidRPr="001E2B1B">
        <w:t>In the more complex case all these attributes may be used to specify the “data protocol”:</w:t>
      </w:r>
    </w:p>
    <w:p w:rsidR="00C00329" w:rsidRPr="001E2B1B" w:rsidRDefault="00C00329" w:rsidP="00C00329">
      <w:pPr>
        <w:pStyle w:val="ListBullet"/>
        <w:numPr>
          <w:numberingChange w:id="3633" w:author="James Kulp" w:date="2008-11-13T10:51:00Z" w:original=""/>
        </w:numPr>
      </w:pPr>
      <w:r w:rsidRPr="001E2B1B">
        <w:t>Size in bits of the smallest data values in all messages (default to 8).  Note that the width of the data path is never allowed to be less than this.</w:t>
      </w:r>
    </w:p>
    <w:p w:rsidR="00C00329" w:rsidRPr="001E2B1B" w:rsidRDefault="00C00329" w:rsidP="00C00329">
      <w:pPr>
        <w:pStyle w:val="ListBullet"/>
        <w:numPr>
          <w:numberingChange w:id="3634" w:author="James Kulp" w:date="2008-11-13T10:51:00Z" w:original=""/>
        </w:numPr>
      </w:pPr>
      <w:r w:rsidRPr="001E2B1B">
        <w:t>Maximum message length in data values (default is 1).</w:t>
      </w:r>
    </w:p>
    <w:p w:rsidR="00C00329" w:rsidRPr="001E2B1B" w:rsidRDefault="00C00329" w:rsidP="00C00329">
      <w:pPr>
        <w:pStyle w:val="ListBullet"/>
        <w:numPr>
          <w:numberingChange w:id="3635" w:author="James Kulp" w:date="2008-11-13T10:51:00Z" w:original=""/>
        </w:numPr>
      </w:pPr>
      <w:r w:rsidRPr="001E2B1B">
        <w:t>Whether messages are variable length or are all the same (maximum) length. (default is fixed length)</w:t>
      </w:r>
    </w:p>
    <w:p w:rsidR="00C00329" w:rsidRPr="001E2B1B" w:rsidRDefault="00C00329" w:rsidP="00C00329">
      <w:pPr>
        <w:pStyle w:val="ListBullet"/>
        <w:numPr>
          <w:numberingChange w:id="3636" w:author="James Kulp" w:date="2008-11-13T10:51:00Z" w:original=""/>
        </w:numPr>
      </w:pPr>
      <w:r w:rsidRPr="001E2B1B">
        <w:t>The granularity of message sizes in number of data values (default: 1 data value, example of complex single float: 2 values).</w:t>
      </w:r>
    </w:p>
    <w:p w:rsidR="00C00329" w:rsidRPr="001E2B1B" w:rsidRDefault="00C00329" w:rsidP="00C00329">
      <w:pPr>
        <w:pStyle w:val="ListBullet"/>
        <w:numPr>
          <w:numberingChange w:id="3637" w:author="James Kulp" w:date="2008-11-13T10:51:00Z" w:original=""/>
        </w:numPr>
      </w:pPr>
      <w:r w:rsidRPr="001E2B1B">
        <w:t>How many different message types (also called “opcodes”) (default: 1)</w:t>
      </w:r>
    </w:p>
    <w:p w:rsidR="00C00329" w:rsidRPr="00112A22" w:rsidDel="005E5723" w:rsidRDefault="00C00329" w:rsidP="00C00329">
      <w:r w:rsidRPr="00112A22" w:rsidDel="005E5723">
        <w:t xml:space="preserve">The concept of “data value” is used to specify interfaces that are not byte oriented.  If the data message is byte oriented, then MaxMessageValues is simply the maximum message length in bytes.  If all defaults are used, all messages are of the same type, and are one byte long.  Streams of single values with no real message boundaries are specified simply by specifying </w:t>
      </w:r>
      <w:r>
        <w:t>the DataValueWidth</w:t>
      </w:r>
      <w:r w:rsidRPr="00112A22" w:rsidDel="005E5723">
        <w:t xml:space="preserve"> </w:t>
      </w:r>
      <w:r>
        <w:t xml:space="preserve">attribute </w:t>
      </w:r>
      <w:r w:rsidRPr="00112A22" w:rsidDel="005E5723">
        <w:t>to the size of the data values</w:t>
      </w:r>
      <w:r>
        <w:t xml:space="preserve"> (in bits)</w:t>
      </w:r>
      <w:r w:rsidRPr="00112A22" w:rsidDel="005E5723">
        <w:t>.</w:t>
      </w:r>
      <w:r>
        <w:t xml:space="preserve">  Thus the concept of “length” of messages is always in units of data values.</w:t>
      </w:r>
    </w:p>
    <w:p w:rsidR="00C00329" w:rsidRDefault="00C00329" w:rsidP="00C00329">
      <w:pPr>
        <w:rPr>
          <w:ins w:id="3638" w:author="Jim Kulp" w:date="2010-07-20T09:38:00Z"/>
        </w:rPr>
      </w:pPr>
      <w:del w:id="3639" w:author="James Kulp" w:date="2008-11-13T10:58:00Z">
        <w:r w:rsidRPr="001E2B1B" w:rsidDel="00863516">
          <w:delText xml:space="preserve">A worker “specifier” (not implementer) </w:delText>
        </w:r>
        <w:r w:rsidDel="00863516">
          <w:delText>sets</w:delText>
        </w:r>
        <w:r w:rsidRPr="001E2B1B" w:rsidDel="00863516">
          <w:delText xml:space="preserve"> t</w:delText>
        </w:r>
      </w:del>
      <w:ins w:id="3640" w:author="James Kulp" w:date="2008-11-13T10:58:00Z">
        <w:r w:rsidR="00863516">
          <w:t>T</w:t>
        </w:r>
      </w:ins>
      <w:r w:rsidRPr="001E2B1B" w:rsidDel="005E5723">
        <w:t xml:space="preserve">hese attributes </w:t>
      </w:r>
      <w:ins w:id="3641" w:author="James Kulp" w:date="2008-11-13T10:58:00Z">
        <w:r w:rsidR="00863516">
          <w:t xml:space="preserve">are specified </w:t>
        </w:r>
      </w:ins>
      <w:r w:rsidRPr="001E2B1B" w:rsidDel="005E5723">
        <w:t xml:space="preserve">for each </w:t>
      </w:r>
      <w:r>
        <w:t xml:space="preserve">of the worker’s </w:t>
      </w:r>
      <w:r w:rsidRPr="001E2B1B" w:rsidDel="005E5723">
        <w:t>data interface</w:t>
      </w:r>
      <w:r>
        <w:t>s</w:t>
      </w:r>
      <w:ins w:id="3642" w:author="James Kulp" w:date="2008-11-13T10:58:00Z">
        <w:r w:rsidR="00863516">
          <w:t>, independent of choices of WSI or WMI, or other implementation-specific attributes</w:t>
        </w:r>
      </w:ins>
      <w:r w:rsidRPr="001E2B1B" w:rsidDel="005E5723">
        <w:t>.  A worker “implementer” then chooses either WSI (streaming, fifo-style) or WMI (buffered or more complex cases) to implement the (producer or consumer) data interface.  Thus the message attributes above are about the messages produced or consumed, and not about the WIP profile used, or the implementation choices within that profile.</w:t>
      </w:r>
    </w:p>
    <w:p w:rsidR="00E34A80" w:rsidRPr="001E2B1B" w:rsidDel="005E5723" w:rsidRDefault="00E34A80" w:rsidP="00C00329">
      <w:pPr>
        <w:numPr>
          <w:ins w:id="3643" w:author="Jim Kulp" w:date="2010-07-20T09:38:00Z"/>
        </w:numPr>
      </w:pPr>
      <w:ins w:id="3644" w:author="Jim Kulp" w:date="2010-07-20T09:38:00Z">
        <w:r>
          <w:t>When the inter-worker protocol is described fully in the OCS (</w:t>
        </w:r>
        <w:r w:rsidR="005F49CA">
          <w:t>using the “Protocol” XML element) all these data interface attributes are automatically inferred by tools.</w:t>
        </w:r>
      </w:ins>
    </w:p>
    <w:p w:rsidR="00C00329" w:rsidRPr="001E2B1B" w:rsidDel="005E5723" w:rsidRDefault="00C00329" w:rsidP="00C00329">
      <w:pPr>
        <w:pStyle w:val="Heading2"/>
        <w:numPr>
          <w:numberingChange w:id="3645" w:author="James Kulp" w:date="2008-11-13T10:51:00Z" w:original="%1:4:0:.%2:2:0:"/>
        </w:numPr>
      </w:pPr>
      <w:bookmarkStart w:id="3646" w:name="_Toc141235451"/>
      <w:r w:rsidRPr="001E2B1B" w:rsidDel="005E5723">
        <w:t>Worker Data Interfaces Attribute Summary</w:t>
      </w:r>
      <w:bookmarkEnd w:id="3646"/>
    </w:p>
    <w:p w:rsidR="00C00329" w:rsidRPr="001E2B1B" w:rsidDel="005E5723" w:rsidRDefault="00C00329" w:rsidP="00C00329">
      <w:r w:rsidRPr="001E2B1B" w:rsidDel="005E5723">
        <w:t xml:space="preserve">The WIP data </w:t>
      </w:r>
      <w:r w:rsidR="0094753D" w:rsidRPr="0094753D">
        <w:rPr>
          <w:i/>
          <w:rPrChange w:id="3647" w:author="James Kulp" w:date="2008-11-13T11:00:00Z">
            <w:rPr>
              <w:b/>
              <w:i/>
              <w:color w:val="008080"/>
            </w:rPr>
          </w:rPrChange>
        </w:rPr>
        <w:t>protocol</w:t>
      </w:r>
      <w:r w:rsidRPr="001E2B1B" w:rsidDel="005E5723">
        <w:t xml:space="preserve"> attributes are described in the following table.  While these attributes are valid for all data interface profiles (WSI and WMI), the way the attributes affect actual OCP signals in the interface are different and specified in the section for each </w:t>
      </w:r>
      <w:ins w:id="3648" w:author="Jim Kulp" w:date="2010-07-20T09:39:00Z">
        <w:r w:rsidR="005F49CA">
          <w:t xml:space="preserve">data interface </w:t>
        </w:r>
      </w:ins>
      <w:r w:rsidRPr="001E2B1B" w:rsidDel="005E5723">
        <w:t>profile.  The “producer/consumer” role attribute of the interface is also here since it is also common to all data interface profiles.</w:t>
      </w:r>
      <w:ins w:id="3649" w:author="James Kulp" w:date="2008-11-13T11:00:00Z">
        <w:r w:rsidR="00863516">
          <w:t xml:space="preserve">  These attributes are repeated in the attribute tables for the data interface protocols.</w:t>
        </w:r>
      </w:ins>
    </w:p>
    <w:p w:rsidR="00C00329" w:rsidRPr="001E2B1B" w:rsidRDefault="00C00329" w:rsidP="00C00329">
      <w:pPr>
        <w:pStyle w:val="Caption"/>
        <w:keepNext/>
      </w:pPr>
      <w:r w:rsidRPr="001E2B1B">
        <w:t xml:space="preserve">Table </w:t>
      </w:r>
      <w:fldSimple w:instr=" SEQ Table \* ARABIC ">
        <w:ins w:id="3650" w:author="Jim Kulp" w:date="2010-07-20T09:47:00Z">
          <w:r w:rsidR="00AF5D6E">
            <w:rPr>
              <w:noProof/>
            </w:rPr>
            <w:t>10</w:t>
          </w:r>
        </w:ins>
        <w:del w:id="3651" w:author="Jim Kulp" w:date="2010-07-20T09:47:00Z">
          <w:r w:rsidR="00902CF7" w:rsidDel="00AF5D6E">
            <w:rPr>
              <w:noProof/>
            </w:rPr>
            <w:delText>11</w:delText>
          </w:r>
        </w:del>
      </w:fldSimple>
      <w:r w:rsidRPr="001E2B1B">
        <w:t xml:space="preserve"> – Worker Data Interface Protocol Attributes</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178"/>
        <w:gridCol w:w="1260"/>
        <w:gridCol w:w="1080"/>
        <w:gridCol w:w="4950"/>
      </w:tblGrid>
      <w:tr w:rsidR="00C00329" w:rsidRPr="005C3C65">
        <w:tc>
          <w:tcPr>
            <w:tcW w:w="2178"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b/>
                <w:sz w:val="20"/>
              </w:rPr>
            </w:pPr>
            <w:r w:rsidRPr="005C3C65">
              <w:rPr>
                <w:rFonts w:ascii="Verdana" w:hAnsi="Verdana"/>
                <w:b/>
                <w:sz w:val="20"/>
              </w:rPr>
              <w:t>Attribute Name</w:t>
            </w:r>
          </w:p>
        </w:tc>
        <w:tc>
          <w:tcPr>
            <w:tcW w:w="1260"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b/>
                <w:sz w:val="20"/>
              </w:rPr>
            </w:pPr>
            <w:r w:rsidRPr="005C3C65">
              <w:rPr>
                <w:rFonts w:ascii="Verdana" w:hAnsi="Verdana"/>
                <w:b/>
                <w:sz w:val="20"/>
              </w:rPr>
              <w:t>Type</w:t>
            </w:r>
          </w:p>
          <w:p w:rsidR="00C00329" w:rsidRPr="005C3C65" w:rsidRDefault="00C00329" w:rsidP="00C00329">
            <w:pPr>
              <w:keepNext/>
              <w:jc w:val="center"/>
              <w:rPr>
                <w:rFonts w:ascii="Verdana" w:hAnsi="Verdana"/>
                <w:b/>
                <w:sz w:val="16"/>
              </w:rPr>
            </w:pPr>
            <w:r w:rsidRPr="005C3C65">
              <w:rPr>
                <w:rFonts w:ascii="Verdana" w:hAnsi="Verdana"/>
                <w:sz w:val="16"/>
                <w:szCs w:val="16"/>
              </w:rPr>
              <w:t>(per XML Schema)</w:t>
            </w:r>
          </w:p>
        </w:tc>
        <w:tc>
          <w:tcPr>
            <w:tcW w:w="1080"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b/>
                <w:sz w:val="20"/>
              </w:rPr>
            </w:pPr>
            <w:r w:rsidRPr="005C3C65">
              <w:rPr>
                <w:rFonts w:ascii="Verdana" w:hAnsi="Verdana"/>
                <w:b/>
                <w:sz w:val="20"/>
              </w:rPr>
              <w:t>Default</w:t>
            </w:r>
            <w:r w:rsidRPr="005C3C65">
              <w:rPr>
                <w:rFonts w:ascii="Verdana" w:hAnsi="Verdana"/>
                <w:b/>
                <w:sz w:val="20"/>
              </w:rPr>
              <w:br/>
              <w:t>Value</w:t>
            </w:r>
          </w:p>
        </w:tc>
        <w:tc>
          <w:tcPr>
            <w:tcW w:w="4950"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sz w:val="20"/>
                <w:szCs w:val="16"/>
              </w:rPr>
            </w:pPr>
            <w:r w:rsidRPr="005C3C65">
              <w:rPr>
                <w:rFonts w:ascii="Verdana" w:hAnsi="Verdana"/>
                <w:b/>
                <w:sz w:val="20"/>
              </w:rPr>
              <w:t>Description</w:t>
            </w:r>
          </w:p>
        </w:tc>
      </w:tr>
      <w:tr w:rsidR="00C00329" w:rsidRPr="001E2B1B">
        <w:tc>
          <w:tcPr>
            <w:tcW w:w="2178" w:type="dxa"/>
            <w:tcBorders>
              <w:top w:val="single" w:sz="6" w:space="0" w:color="000000"/>
            </w:tcBorders>
            <w:vAlign w:val="center"/>
          </w:tcPr>
          <w:p w:rsidR="00C00329" w:rsidRPr="001E2B1B" w:rsidRDefault="00C00329" w:rsidP="00C00329">
            <w:pPr>
              <w:pStyle w:val="ICTableEntry"/>
            </w:pPr>
            <w:r>
              <w:t>DataValueWidth</w:t>
            </w:r>
          </w:p>
        </w:tc>
        <w:tc>
          <w:tcPr>
            <w:tcW w:w="1260" w:type="dxa"/>
            <w:tcBorders>
              <w:top w:val="single" w:sz="6" w:space="0" w:color="000000"/>
            </w:tcBorders>
            <w:vAlign w:val="center"/>
          </w:tcPr>
          <w:p w:rsidR="00C00329" w:rsidRPr="001E2B1B" w:rsidRDefault="00C00329" w:rsidP="00C00329">
            <w:pPr>
              <w:pStyle w:val="ICTableEntry"/>
            </w:pPr>
            <w:r w:rsidRPr="001E2B1B">
              <w:t>unsignedInt</w:t>
            </w:r>
          </w:p>
        </w:tc>
        <w:tc>
          <w:tcPr>
            <w:tcW w:w="1080" w:type="dxa"/>
            <w:tcBorders>
              <w:top w:val="single" w:sz="6" w:space="0" w:color="000000"/>
            </w:tcBorders>
            <w:vAlign w:val="center"/>
          </w:tcPr>
          <w:p w:rsidR="00C00329" w:rsidRPr="001E2B1B" w:rsidRDefault="00C00329" w:rsidP="00C00329">
            <w:pPr>
              <w:pStyle w:val="ICTableEntry"/>
            </w:pPr>
            <w:r w:rsidRPr="001E2B1B">
              <w:t>8</w:t>
            </w:r>
            <w:r>
              <w:br/>
            </w:r>
            <w:r w:rsidRPr="001E2B1B">
              <w:t>(octets)</w:t>
            </w:r>
          </w:p>
        </w:tc>
        <w:tc>
          <w:tcPr>
            <w:tcW w:w="4950" w:type="dxa"/>
            <w:tcBorders>
              <w:top w:val="single" w:sz="6" w:space="0" w:color="000000"/>
            </w:tcBorders>
            <w:vAlign w:val="center"/>
          </w:tcPr>
          <w:p w:rsidR="00C00329" w:rsidRPr="001E2B1B" w:rsidRDefault="00C00329" w:rsidP="00C00329">
            <w:pPr>
              <w:pStyle w:val="ICTableEntry"/>
            </w:pPr>
            <w:r w:rsidRPr="001E2B1B">
              <w:t>Number of bits in the smallest data value in any message.</w:t>
            </w:r>
          </w:p>
        </w:tc>
      </w:tr>
      <w:tr w:rsidR="00C00329" w:rsidRPr="001E2B1B">
        <w:tc>
          <w:tcPr>
            <w:tcW w:w="2178" w:type="dxa"/>
            <w:vAlign w:val="center"/>
          </w:tcPr>
          <w:p w:rsidR="00C00329" w:rsidRPr="001E2B1B" w:rsidRDefault="00C00329" w:rsidP="00C00329">
            <w:pPr>
              <w:pStyle w:val="ICTableEntry"/>
            </w:pPr>
            <w:r>
              <w:t>DataValueGranularity</w:t>
            </w:r>
          </w:p>
        </w:tc>
        <w:tc>
          <w:tcPr>
            <w:tcW w:w="1260" w:type="dxa"/>
            <w:vAlign w:val="center"/>
          </w:tcPr>
          <w:p w:rsidR="00C00329" w:rsidRPr="001E2B1B" w:rsidRDefault="00C00329" w:rsidP="00C00329">
            <w:pPr>
              <w:pStyle w:val="ICTableEntry"/>
            </w:pPr>
            <w:r w:rsidRPr="001E2B1B">
              <w:t>unsignedInt</w:t>
            </w:r>
          </w:p>
        </w:tc>
        <w:tc>
          <w:tcPr>
            <w:tcW w:w="1080" w:type="dxa"/>
            <w:vAlign w:val="center"/>
          </w:tcPr>
          <w:p w:rsidR="00C00329" w:rsidRDefault="00C00329" w:rsidP="00C00329">
            <w:pPr>
              <w:pStyle w:val="ICTableEntry"/>
            </w:pPr>
            <w:r>
              <w:t>1</w:t>
            </w:r>
          </w:p>
        </w:tc>
        <w:tc>
          <w:tcPr>
            <w:tcW w:w="4950" w:type="dxa"/>
            <w:vAlign w:val="center"/>
          </w:tcPr>
          <w:p w:rsidR="00C00329" w:rsidRPr="001E2B1B" w:rsidRDefault="00C00329" w:rsidP="00C00329">
            <w:pPr>
              <w:pStyle w:val="ICTableEntry"/>
            </w:pPr>
            <w:r>
              <w:t>The number of data values in all messages are a multiple of this value.</w:t>
            </w:r>
          </w:p>
        </w:tc>
      </w:tr>
      <w:tr w:rsidR="00C00329" w:rsidRPr="001E2B1B">
        <w:tc>
          <w:tcPr>
            <w:tcW w:w="2178" w:type="dxa"/>
            <w:vAlign w:val="center"/>
          </w:tcPr>
          <w:p w:rsidR="00C00329" w:rsidRDefault="00C00329" w:rsidP="00C00329">
            <w:pPr>
              <w:pStyle w:val="ICTableEntry"/>
            </w:pPr>
            <w:r>
              <w:t>DiverseDataSizes</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Default="00C00329" w:rsidP="00C00329">
            <w:pPr>
              <w:pStyle w:val="ICTableEntry"/>
            </w:pPr>
            <w:r>
              <w:t>false</w:t>
            </w:r>
          </w:p>
        </w:tc>
        <w:tc>
          <w:tcPr>
            <w:tcW w:w="4950" w:type="dxa"/>
            <w:vAlign w:val="center"/>
          </w:tcPr>
          <w:p w:rsidR="00C00329" w:rsidRDefault="00C00329" w:rsidP="00C00329">
            <w:pPr>
              <w:pStyle w:val="ICTableEntry"/>
            </w:pPr>
            <w:r>
              <w:t>TRUE: the data value sizes in messages vary, in which case automatic endian transformation is not possible.</w:t>
            </w:r>
          </w:p>
          <w:p w:rsidR="00C00329" w:rsidRDefault="00C00329" w:rsidP="00C00329">
            <w:pPr>
              <w:pStyle w:val="ICTableEntry"/>
            </w:pPr>
            <w:r>
              <w:t>FALSE:  the data values in all messages are all the same size: DataValueWidth</w:t>
            </w:r>
          </w:p>
        </w:tc>
      </w:tr>
      <w:tr w:rsidR="00C00329" w:rsidRPr="001E2B1B">
        <w:tc>
          <w:tcPr>
            <w:tcW w:w="2178" w:type="dxa"/>
            <w:tcBorders>
              <w:top w:val="single" w:sz="6" w:space="0" w:color="000000"/>
              <w:bottom w:val="single" w:sz="6" w:space="0" w:color="000000"/>
            </w:tcBorders>
            <w:vAlign w:val="center"/>
          </w:tcPr>
          <w:p w:rsidR="00C00329" w:rsidRPr="001E2B1B" w:rsidRDefault="00C00329" w:rsidP="00C00329">
            <w:pPr>
              <w:pStyle w:val="ICTableEntry"/>
            </w:pPr>
            <w:r w:rsidRPr="001E2B1B">
              <w:t>MaxMessage</w:t>
            </w:r>
            <w:r>
              <w:t>Values</w:t>
            </w:r>
          </w:p>
        </w:tc>
        <w:tc>
          <w:tcPr>
            <w:tcW w:w="1260" w:type="dxa"/>
            <w:tcBorders>
              <w:top w:val="single" w:sz="6" w:space="0" w:color="000000"/>
              <w:bottom w:val="single" w:sz="6" w:space="0" w:color="000000"/>
            </w:tcBorders>
            <w:vAlign w:val="center"/>
          </w:tcPr>
          <w:p w:rsidR="00C00329" w:rsidRPr="001E2B1B" w:rsidRDefault="00C00329" w:rsidP="00C00329">
            <w:pPr>
              <w:pStyle w:val="ICTableEntry"/>
            </w:pPr>
            <w:r w:rsidRPr="001E2B1B">
              <w:t>unsignedInt</w:t>
            </w:r>
          </w:p>
        </w:tc>
        <w:tc>
          <w:tcPr>
            <w:tcW w:w="1080" w:type="dxa"/>
            <w:tcBorders>
              <w:top w:val="single" w:sz="6" w:space="0" w:color="000000"/>
              <w:bottom w:val="single" w:sz="6" w:space="0" w:color="000000"/>
            </w:tcBorders>
            <w:vAlign w:val="center"/>
          </w:tcPr>
          <w:p w:rsidR="00C00329" w:rsidRPr="001E2B1B" w:rsidRDefault="00C00329" w:rsidP="00C00329">
            <w:pPr>
              <w:pStyle w:val="ICTableEntry"/>
            </w:pPr>
            <w:r w:rsidRPr="001E2B1B">
              <w:t>1</w:t>
            </w:r>
          </w:p>
        </w:tc>
        <w:tc>
          <w:tcPr>
            <w:tcW w:w="4950" w:type="dxa"/>
            <w:tcBorders>
              <w:top w:val="single" w:sz="6" w:space="0" w:color="000000"/>
              <w:bottom w:val="single" w:sz="6" w:space="0" w:color="000000"/>
            </w:tcBorders>
            <w:vAlign w:val="center"/>
          </w:tcPr>
          <w:p w:rsidR="00C00329" w:rsidRPr="001E2B1B" w:rsidRDefault="00C00329" w:rsidP="00C00329">
            <w:pPr>
              <w:pStyle w:val="ICTableEntry"/>
            </w:pPr>
            <w:r w:rsidRPr="001E2B1B">
              <w:t>Maximum number of values</w:t>
            </w:r>
            <w:r>
              <w:t xml:space="preserve"> transferred</w:t>
            </w:r>
            <w:r w:rsidRPr="001E2B1B">
              <w:t xml:space="preserve"> in the longest message over all opcodes.</w:t>
            </w:r>
          </w:p>
        </w:tc>
      </w:tr>
      <w:tr w:rsidR="00C00329" w:rsidRPr="001E2B1B">
        <w:tc>
          <w:tcPr>
            <w:tcW w:w="2178" w:type="dxa"/>
            <w:vAlign w:val="center"/>
          </w:tcPr>
          <w:p w:rsidR="00C00329" w:rsidRPr="001E2B1B" w:rsidRDefault="00C00329" w:rsidP="00C00329">
            <w:pPr>
              <w:pStyle w:val="ICTableEntry"/>
            </w:pPr>
            <w:r w:rsidRPr="001E2B1B">
              <w:t>NumberOfOpcodes</w:t>
            </w:r>
          </w:p>
        </w:tc>
        <w:tc>
          <w:tcPr>
            <w:tcW w:w="1260" w:type="dxa"/>
            <w:vAlign w:val="center"/>
          </w:tcPr>
          <w:p w:rsidR="00C00329" w:rsidRPr="001E2B1B" w:rsidRDefault="00C00329" w:rsidP="00C00329">
            <w:pPr>
              <w:pStyle w:val="ICTableEntry"/>
            </w:pPr>
            <w:r w:rsidRPr="001E2B1B">
              <w:t>unsignedInt</w:t>
            </w:r>
          </w:p>
        </w:tc>
        <w:tc>
          <w:tcPr>
            <w:tcW w:w="1080" w:type="dxa"/>
            <w:vAlign w:val="center"/>
          </w:tcPr>
          <w:p w:rsidR="00C00329" w:rsidRPr="001E2B1B" w:rsidRDefault="00C00329" w:rsidP="00C00329">
            <w:pPr>
              <w:pStyle w:val="ICTableEntry"/>
            </w:pPr>
            <w:r w:rsidRPr="001E2B1B">
              <w:t>1</w:t>
            </w:r>
          </w:p>
        </w:tc>
        <w:tc>
          <w:tcPr>
            <w:tcW w:w="4950" w:type="dxa"/>
            <w:vAlign w:val="center"/>
          </w:tcPr>
          <w:p w:rsidR="00C00329" w:rsidRPr="001E2B1B" w:rsidRDefault="00C00329" w:rsidP="00C00329">
            <w:pPr>
              <w:pStyle w:val="ICTableEntry"/>
            </w:pPr>
            <w:r w:rsidRPr="001E2B1B">
              <w:t>The number of different message types in the protocol</w:t>
            </w:r>
          </w:p>
        </w:tc>
      </w:tr>
      <w:tr w:rsidR="00C00329" w:rsidRPr="001E2B1B">
        <w:tc>
          <w:tcPr>
            <w:tcW w:w="2178" w:type="dxa"/>
            <w:vAlign w:val="center"/>
          </w:tcPr>
          <w:p w:rsidR="00C00329" w:rsidRPr="001E2B1B" w:rsidRDefault="00C00329" w:rsidP="00C00329">
            <w:pPr>
              <w:pStyle w:val="ICTableEntry"/>
            </w:pPr>
            <w:r w:rsidRPr="001E2B1B">
              <w:t>Producer</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Pr="001E2B1B" w:rsidRDefault="00C00329" w:rsidP="00C00329">
            <w:pPr>
              <w:pStyle w:val="ICTableEntry"/>
            </w:pPr>
            <w:r w:rsidRPr="001E2B1B">
              <w:t>false</w:t>
            </w:r>
          </w:p>
        </w:tc>
        <w:tc>
          <w:tcPr>
            <w:tcW w:w="4950" w:type="dxa"/>
            <w:vAlign w:val="center"/>
          </w:tcPr>
          <w:p w:rsidR="00C00329" w:rsidRPr="001E2B1B" w:rsidRDefault="00C00329" w:rsidP="00C00329">
            <w:pPr>
              <w:pStyle w:val="ICTableEntry"/>
            </w:pPr>
            <w:r w:rsidRPr="001E2B1B">
              <w:t>TRUE: the interface role is PRODUCER;</w:t>
            </w:r>
          </w:p>
          <w:p w:rsidR="00C00329" w:rsidRPr="001E2B1B" w:rsidRDefault="00C00329" w:rsidP="00C00329">
            <w:pPr>
              <w:pStyle w:val="ICTableEntry"/>
            </w:pPr>
            <w:r w:rsidRPr="001E2B1B">
              <w:t>FALSE: it is CONSUMER</w:t>
            </w:r>
          </w:p>
        </w:tc>
      </w:tr>
      <w:tr w:rsidR="00C00329" w:rsidRPr="001E2B1B">
        <w:tc>
          <w:tcPr>
            <w:tcW w:w="2178" w:type="dxa"/>
            <w:vAlign w:val="center"/>
          </w:tcPr>
          <w:p w:rsidR="00C00329" w:rsidRPr="001E2B1B" w:rsidRDefault="00C00329" w:rsidP="00C00329">
            <w:pPr>
              <w:pStyle w:val="ICTableEntry"/>
            </w:pPr>
            <w:r w:rsidRPr="001E2B1B">
              <w:t>VariableMessageLength</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Pr="001E2B1B" w:rsidRDefault="00C00329" w:rsidP="00C00329">
            <w:pPr>
              <w:pStyle w:val="ICTableEntry"/>
            </w:pPr>
            <w:r w:rsidRPr="001E2B1B">
              <w:t>false</w:t>
            </w:r>
          </w:p>
        </w:tc>
        <w:tc>
          <w:tcPr>
            <w:tcW w:w="4950" w:type="dxa"/>
            <w:vAlign w:val="center"/>
          </w:tcPr>
          <w:p w:rsidR="00C00329" w:rsidRPr="001E2B1B" w:rsidRDefault="00C00329" w:rsidP="00C00329">
            <w:pPr>
              <w:pStyle w:val="ICTableEntry"/>
            </w:pPr>
            <w:r w:rsidRPr="001E2B1B">
              <w:t>TRUE: the message length may vary,</w:t>
            </w:r>
            <w:r w:rsidRPr="001E2B1B">
              <w:br/>
              <w:t>FALSE: message length is fixed.</w:t>
            </w:r>
          </w:p>
        </w:tc>
      </w:tr>
      <w:tr w:rsidR="00C00329" w:rsidRPr="001E2B1B">
        <w:tc>
          <w:tcPr>
            <w:tcW w:w="2178" w:type="dxa"/>
            <w:vAlign w:val="center"/>
          </w:tcPr>
          <w:p w:rsidR="00C00329" w:rsidRPr="001E2B1B" w:rsidRDefault="00C00329" w:rsidP="00C00329">
            <w:pPr>
              <w:pStyle w:val="ICTableEntry"/>
            </w:pPr>
            <w:r w:rsidRPr="001E2B1B">
              <w:t>ZeroLengthMessages</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Pr="001E2B1B" w:rsidRDefault="00C00329" w:rsidP="00C00329">
            <w:pPr>
              <w:pStyle w:val="ICTableEntry"/>
            </w:pPr>
            <w:r w:rsidRPr="001E2B1B">
              <w:t>false</w:t>
            </w:r>
          </w:p>
        </w:tc>
        <w:tc>
          <w:tcPr>
            <w:tcW w:w="4950" w:type="dxa"/>
            <w:vAlign w:val="center"/>
          </w:tcPr>
          <w:p w:rsidR="00C00329" w:rsidRPr="001E2B1B" w:rsidRDefault="00C00329" w:rsidP="00C00329">
            <w:pPr>
              <w:pStyle w:val="ICTableEntry"/>
            </w:pPr>
            <w:r w:rsidRPr="001E2B1B">
              <w:t>TRUE: some me</w:t>
            </w:r>
            <w:r>
              <w:t>ssage types may be zero length</w:t>
            </w:r>
            <w:r>
              <w:br/>
            </w:r>
            <w:r w:rsidRPr="001E2B1B">
              <w:t>FALSE: all messages contain at least one data value.</w:t>
            </w:r>
          </w:p>
        </w:tc>
      </w:tr>
    </w:tbl>
    <w:p w:rsidR="00C00329" w:rsidRPr="001E2B1B" w:rsidRDefault="00C00329" w:rsidP="00C00329">
      <w:pPr>
        <w:pStyle w:val="Heading2"/>
        <w:numPr>
          <w:numberingChange w:id="3652" w:author="James Kulp" w:date="2008-11-13T10:51:00Z" w:original="%1:4:0:.%2:3:0:"/>
        </w:numPr>
      </w:pPr>
      <w:bookmarkStart w:id="3653" w:name="_Toc141235452"/>
      <w:r w:rsidRPr="001E2B1B">
        <w:t>Worker Data Interfaces Attribute Details</w:t>
      </w:r>
      <w:bookmarkEnd w:id="3653"/>
    </w:p>
    <w:p w:rsidR="00C00329" w:rsidRPr="001E2B1B" w:rsidRDefault="00C00329" w:rsidP="00C00329">
      <w:r w:rsidRPr="001E2B1B">
        <w:t>This subsection contains the per-attribute details for data interfaces.</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tcBorders>
              <w:top w:val="single" w:sz="6" w:space="0" w:color="000000"/>
            </w:tcBorders>
            <w:vAlign w:val="center"/>
          </w:tcPr>
          <w:p w:rsidR="00C00329" w:rsidRPr="001E2B1B" w:rsidRDefault="00C00329" w:rsidP="00C00329">
            <w:pPr>
              <w:pStyle w:val="ICTableEntry"/>
            </w:pPr>
            <w:r>
              <w:t>DataValueWidth</w:t>
            </w:r>
          </w:p>
        </w:tc>
        <w:tc>
          <w:tcPr>
            <w:tcW w:w="1174" w:type="dxa"/>
            <w:tcBorders>
              <w:top w:val="single" w:sz="6" w:space="0" w:color="000000"/>
            </w:tcBorders>
            <w:vAlign w:val="center"/>
          </w:tcPr>
          <w:p w:rsidR="00C00329" w:rsidRPr="001E2B1B" w:rsidRDefault="00C00329" w:rsidP="00C00329">
            <w:pPr>
              <w:pStyle w:val="ICTableEntry"/>
            </w:pPr>
            <w:r w:rsidRPr="001E2B1B">
              <w:t>unsignedInt</w:t>
            </w:r>
          </w:p>
        </w:tc>
        <w:tc>
          <w:tcPr>
            <w:tcW w:w="990" w:type="dxa"/>
            <w:tcBorders>
              <w:top w:val="single" w:sz="6" w:space="0" w:color="000000"/>
            </w:tcBorders>
            <w:vAlign w:val="center"/>
          </w:tcPr>
          <w:p w:rsidR="00C00329" w:rsidRPr="001E2B1B" w:rsidRDefault="00C00329" w:rsidP="00C00329">
            <w:pPr>
              <w:pStyle w:val="ICTableEntry"/>
            </w:pPr>
            <w:r w:rsidRPr="001E2B1B">
              <w:t>8</w:t>
            </w:r>
          </w:p>
          <w:p w:rsidR="00C00329" w:rsidRPr="001E2B1B" w:rsidRDefault="00C00329" w:rsidP="00C00329">
            <w:pPr>
              <w:pStyle w:val="ICTableEntry"/>
            </w:pPr>
            <w:r w:rsidRPr="001E2B1B">
              <w:t>(octets)</w:t>
            </w:r>
          </w:p>
        </w:tc>
        <w:tc>
          <w:tcPr>
            <w:tcW w:w="4682" w:type="dxa"/>
            <w:tcBorders>
              <w:top w:val="single" w:sz="6" w:space="0" w:color="000000"/>
            </w:tcBorders>
            <w:vAlign w:val="center"/>
          </w:tcPr>
          <w:p w:rsidR="00C00329" w:rsidRPr="001E2B1B" w:rsidRDefault="00C00329" w:rsidP="00C00329">
            <w:pPr>
              <w:pStyle w:val="ICTableEntry"/>
            </w:pPr>
            <w:r w:rsidRPr="001E2B1B">
              <w:t>Number of bits in the smallest data value in any message.</w:t>
            </w:r>
          </w:p>
        </w:tc>
      </w:tr>
    </w:tbl>
    <w:p w:rsidR="00C00329" w:rsidRPr="001E2B1B" w:rsidRDefault="00C00329" w:rsidP="00C00329">
      <w:r w:rsidRPr="001E2B1B">
        <w:t xml:space="preserve">This attribute indicates the smallest unit of data, in bits, in the message payloads, and thus is the “bit granularity” of the message payloads.  When the actual interface width is known, this value helps in determining things like byte enables and endian packing.  The default is 8 for typical byte oriented payloads.  The actual width of the </w:t>
      </w:r>
      <w:r>
        <w:t xml:space="preserve">data </w:t>
      </w:r>
      <w:r w:rsidRPr="001E2B1B">
        <w:t>interfaces are not allowed to be smaller than this.</w:t>
      </w:r>
      <w:r>
        <w:t xml:space="preserve">  This term was used in preference to “ByteWidth” (used in WMemI) since it has more semantics than typically associated with  the term “byte”.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Pr="001E2B1B" w:rsidRDefault="00C00329" w:rsidP="00C00329">
            <w:pPr>
              <w:pStyle w:val="ICTableEntry"/>
            </w:pPr>
            <w:r>
              <w:t>DataValueGranularity</w:t>
            </w:r>
          </w:p>
        </w:tc>
        <w:tc>
          <w:tcPr>
            <w:tcW w:w="1174" w:type="dxa"/>
            <w:vAlign w:val="center"/>
          </w:tcPr>
          <w:p w:rsidR="00C00329" w:rsidRPr="001E2B1B" w:rsidRDefault="00C00329" w:rsidP="00C00329">
            <w:pPr>
              <w:pStyle w:val="ICTableEntry"/>
            </w:pPr>
            <w:r w:rsidRPr="001E2B1B">
              <w:t>unsignedInt</w:t>
            </w:r>
          </w:p>
        </w:tc>
        <w:tc>
          <w:tcPr>
            <w:tcW w:w="990" w:type="dxa"/>
            <w:vAlign w:val="center"/>
          </w:tcPr>
          <w:p w:rsidR="00C00329" w:rsidRDefault="00C00329" w:rsidP="00C00329">
            <w:pPr>
              <w:pStyle w:val="ICTableEntry"/>
            </w:pPr>
            <w:r>
              <w:t>1</w:t>
            </w:r>
          </w:p>
        </w:tc>
        <w:tc>
          <w:tcPr>
            <w:tcW w:w="4682" w:type="dxa"/>
            <w:vAlign w:val="center"/>
          </w:tcPr>
          <w:p w:rsidR="00C00329" w:rsidRPr="001E2B1B" w:rsidRDefault="00C00329" w:rsidP="00C00329">
            <w:pPr>
              <w:pStyle w:val="ICTableEntry"/>
            </w:pPr>
            <w:r>
              <w:t>The number of data values in all messages are a multiple of this value.</w:t>
            </w:r>
          </w:p>
        </w:tc>
      </w:tr>
    </w:tbl>
    <w:p w:rsidR="00C00329" w:rsidRPr="001E2B1B" w:rsidRDefault="00C00329" w:rsidP="00C00329">
      <w:r w:rsidRPr="001E2B1B">
        <w:t>This attribute further constrains the length of messages, indicating that the size of all messages are this multiple of the basic data value size.   This value also helps in byte enable and endian packing determination for interfaces.</w:t>
      </w:r>
    </w:p>
    <w:p w:rsidR="00C00329" w:rsidRPr="001E2B1B" w:rsidRDefault="00C00329" w:rsidP="00C00329">
      <w:r w:rsidRPr="001E2B1B">
        <w:t>An example might be that the data stream consists of pairs of 32 b</w:t>
      </w:r>
      <w:r>
        <w:t>it single float data values (thu</w:t>
      </w:r>
      <w:r w:rsidRPr="001E2B1B">
        <w:t xml:space="preserve">s the interface width cannot be less than 32), thus all messages are a multiple of two such values or 64 bits.  The interface is allowed to be 32 bits or wider.  If it is 64 bits wide, then all messages are full words.  If it is 128 bits wide, then the last 128-bit word of a message </w:t>
      </w:r>
      <w:r>
        <w:t>may only be half full</w:t>
      </w:r>
      <w:r w:rsidRPr="001E2B1B">
        <w:t>.</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Default="00C00329" w:rsidP="00C00329">
            <w:pPr>
              <w:pStyle w:val="ICTableEntry"/>
            </w:pPr>
            <w:r>
              <w:t>DiverseDataSizes</w:t>
            </w:r>
          </w:p>
        </w:tc>
        <w:tc>
          <w:tcPr>
            <w:tcW w:w="1174" w:type="dxa"/>
            <w:vAlign w:val="center"/>
          </w:tcPr>
          <w:p w:rsidR="00C00329" w:rsidRPr="001E2B1B" w:rsidRDefault="00C00329" w:rsidP="00C00329">
            <w:pPr>
              <w:pStyle w:val="ICTableEntry"/>
            </w:pPr>
            <w:r w:rsidRPr="001E2B1B">
              <w:t>boolean</w:t>
            </w:r>
          </w:p>
        </w:tc>
        <w:tc>
          <w:tcPr>
            <w:tcW w:w="990" w:type="dxa"/>
            <w:vAlign w:val="center"/>
          </w:tcPr>
          <w:p w:rsidR="00C00329" w:rsidRDefault="00C00329" w:rsidP="00C00329">
            <w:pPr>
              <w:pStyle w:val="ICTableEntry"/>
            </w:pPr>
            <w:r>
              <w:t>false</w:t>
            </w:r>
          </w:p>
        </w:tc>
        <w:tc>
          <w:tcPr>
            <w:tcW w:w="4682" w:type="dxa"/>
            <w:vAlign w:val="center"/>
          </w:tcPr>
          <w:p w:rsidR="00C00329" w:rsidRDefault="00C00329" w:rsidP="00C00329">
            <w:pPr>
              <w:pStyle w:val="ICTableEntry"/>
            </w:pPr>
            <w:r>
              <w:t>TRUE: the data value sizes in messages vary, in which case automatic endian transformation is not possible.</w:t>
            </w:r>
          </w:p>
          <w:p w:rsidR="00C00329" w:rsidRDefault="00C00329" w:rsidP="00C00329">
            <w:pPr>
              <w:pStyle w:val="ICTableEntry"/>
            </w:pPr>
            <w:r>
              <w:t>FALSE:  the data values in all messages are all the same size: DataValueWidth</w:t>
            </w:r>
          </w:p>
        </w:tc>
      </w:tr>
    </w:tbl>
    <w:p w:rsidR="00C00329" w:rsidRPr="001E2B1B" w:rsidRDefault="00C00329" w:rsidP="00C00329">
      <w:r w:rsidRPr="001E2B1B">
        <w:t>This attribute indicates whether message payloads consist of different sized data values or not.  Then false, it indicates uniform data value sizes and thus enables infrastructure-supported endian adaptation.</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tcBorders>
              <w:top w:val="single" w:sz="6" w:space="0" w:color="000000"/>
              <w:bottom w:val="single" w:sz="6" w:space="0" w:color="000000"/>
            </w:tcBorders>
            <w:vAlign w:val="center"/>
          </w:tcPr>
          <w:p w:rsidR="00C00329" w:rsidRPr="001E2B1B" w:rsidRDefault="00C00329" w:rsidP="00C00329">
            <w:pPr>
              <w:pStyle w:val="ICTableEntry"/>
            </w:pPr>
            <w:r w:rsidRPr="001E2B1B">
              <w:t>MaxMessage</w:t>
            </w:r>
            <w:r>
              <w:t>Values</w:t>
            </w:r>
          </w:p>
        </w:tc>
        <w:tc>
          <w:tcPr>
            <w:tcW w:w="1174" w:type="dxa"/>
            <w:tcBorders>
              <w:top w:val="single" w:sz="6" w:space="0" w:color="000000"/>
              <w:bottom w:val="single" w:sz="6" w:space="0" w:color="000000"/>
            </w:tcBorders>
            <w:vAlign w:val="center"/>
          </w:tcPr>
          <w:p w:rsidR="00C00329" w:rsidRPr="001E2B1B" w:rsidRDefault="00C00329" w:rsidP="00C00329">
            <w:pPr>
              <w:pStyle w:val="ICTableEntry"/>
            </w:pPr>
            <w:r w:rsidRPr="001E2B1B">
              <w:t>unsignedInt</w:t>
            </w:r>
          </w:p>
        </w:tc>
        <w:tc>
          <w:tcPr>
            <w:tcW w:w="990" w:type="dxa"/>
            <w:tcBorders>
              <w:top w:val="single" w:sz="6" w:space="0" w:color="000000"/>
              <w:bottom w:val="single" w:sz="6" w:space="0" w:color="000000"/>
            </w:tcBorders>
            <w:vAlign w:val="center"/>
          </w:tcPr>
          <w:p w:rsidR="00C00329" w:rsidRPr="001E2B1B" w:rsidRDefault="00C00329" w:rsidP="00C00329">
            <w:pPr>
              <w:pStyle w:val="ICTableEntry"/>
            </w:pPr>
            <w:r w:rsidRPr="001E2B1B">
              <w:t>1</w:t>
            </w:r>
          </w:p>
        </w:tc>
        <w:tc>
          <w:tcPr>
            <w:tcW w:w="4682" w:type="dxa"/>
            <w:tcBorders>
              <w:top w:val="single" w:sz="6" w:space="0" w:color="000000"/>
              <w:bottom w:val="single" w:sz="6" w:space="0" w:color="000000"/>
            </w:tcBorders>
            <w:vAlign w:val="center"/>
          </w:tcPr>
          <w:p w:rsidR="00C00329" w:rsidRPr="001E2B1B" w:rsidRDefault="00C00329" w:rsidP="00C00329">
            <w:pPr>
              <w:pStyle w:val="ICTableEntry"/>
            </w:pPr>
            <w:r w:rsidRPr="001E2B1B">
              <w:t>Maximum number of values</w:t>
            </w:r>
            <w:r>
              <w:t xml:space="preserve"> transferred</w:t>
            </w:r>
            <w:r w:rsidRPr="001E2B1B">
              <w:t xml:space="preserve"> in the longest message over all opcodes.</w:t>
            </w:r>
          </w:p>
        </w:tc>
      </w:tr>
    </w:tbl>
    <w:p w:rsidR="00C00329" w:rsidRPr="001E2B1B" w:rsidRDefault="00C00329" w:rsidP="00C00329">
      <w:r w:rsidRPr="001E2B1B">
        <w:t xml:space="preserve">The maximum (or fixed) size of messages, expressed in data values, each of which is </w:t>
      </w:r>
      <w:r>
        <w:t>DataValueWidth</w:t>
      </w:r>
      <w:r w:rsidRPr="001E2B1B">
        <w:t xml:space="preserve"> in size. If not specified, the default is that all messages are single data values.  This value can be zero, indicating that all “messages” have no payload at all.</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Pr="001E2B1B" w:rsidRDefault="00C00329" w:rsidP="00C00329">
            <w:pPr>
              <w:pStyle w:val="ICTableEntry"/>
            </w:pPr>
            <w:r w:rsidRPr="001E2B1B">
              <w:t>NumberOfOpcodes</w:t>
            </w:r>
          </w:p>
        </w:tc>
        <w:tc>
          <w:tcPr>
            <w:tcW w:w="1174" w:type="dxa"/>
            <w:vAlign w:val="center"/>
          </w:tcPr>
          <w:p w:rsidR="00C00329" w:rsidRPr="001E2B1B" w:rsidRDefault="00C00329" w:rsidP="00C00329">
            <w:pPr>
              <w:pStyle w:val="ICTableEntry"/>
            </w:pPr>
            <w:r w:rsidRPr="001E2B1B">
              <w:t>unsignedInt</w:t>
            </w:r>
          </w:p>
        </w:tc>
        <w:tc>
          <w:tcPr>
            <w:tcW w:w="990" w:type="dxa"/>
            <w:vAlign w:val="center"/>
          </w:tcPr>
          <w:p w:rsidR="00C00329" w:rsidRPr="001E2B1B" w:rsidRDefault="00C00329" w:rsidP="00C00329">
            <w:pPr>
              <w:pStyle w:val="ICTableEntry"/>
            </w:pPr>
            <w:r w:rsidRPr="001E2B1B">
              <w:t>1</w:t>
            </w:r>
          </w:p>
        </w:tc>
        <w:tc>
          <w:tcPr>
            <w:tcW w:w="4682" w:type="dxa"/>
            <w:vAlign w:val="center"/>
          </w:tcPr>
          <w:p w:rsidR="00C00329" w:rsidRPr="001E2B1B" w:rsidRDefault="00C00329" w:rsidP="00C00329">
            <w:pPr>
              <w:pStyle w:val="ICTableEntry"/>
            </w:pPr>
            <w:r w:rsidRPr="001E2B1B">
              <w:t>The number of different message types in the protocol</w:t>
            </w:r>
          </w:p>
        </w:tc>
      </w:tr>
    </w:tbl>
    <w:p w:rsidR="00C00329" w:rsidRPr="001E2B1B" w:rsidRDefault="00C00329" w:rsidP="00C00329">
      <w:r w:rsidRPr="001E2B1B">
        <w:t>This attribute specified the number of different message types in the protocol.  Opcodes are conveyed separate from message data, to indicate the message type.  Typically different message types have different payload layouts.  The default value of 1 is used when there is only one type of message in the stream.</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Pr="001E2B1B" w:rsidRDefault="00C00329" w:rsidP="00C00329">
            <w:pPr>
              <w:pStyle w:val="ICTableEntry"/>
            </w:pPr>
            <w:r w:rsidRPr="001E2B1B">
              <w:t>Producer</w:t>
            </w:r>
          </w:p>
        </w:tc>
        <w:tc>
          <w:tcPr>
            <w:tcW w:w="1174" w:type="dxa"/>
            <w:vAlign w:val="center"/>
          </w:tcPr>
          <w:p w:rsidR="00C00329" w:rsidRPr="001E2B1B" w:rsidRDefault="00C00329" w:rsidP="00C00329">
            <w:pPr>
              <w:pStyle w:val="ICTableEntry"/>
            </w:pPr>
            <w:r w:rsidRPr="001E2B1B">
              <w:t>boolean</w:t>
            </w:r>
          </w:p>
        </w:tc>
        <w:tc>
          <w:tcPr>
            <w:tcW w:w="990" w:type="dxa"/>
            <w:vAlign w:val="center"/>
          </w:tcPr>
          <w:p w:rsidR="00C00329" w:rsidRPr="001E2B1B" w:rsidRDefault="00C00329" w:rsidP="00C00329">
            <w:pPr>
              <w:pStyle w:val="ICTableEntry"/>
            </w:pPr>
            <w:r w:rsidRPr="001E2B1B">
              <w:t>false</w:t>
            </w:r>
          </w:p>
        </w:tc>
        <w:tc>
          <w:tcPr>
            <w:tcW w:w="4682" w:type="dxa"/>
            <w:vAlign w:val="center"/>
          </w:tcPr>
          <w:p w:rsidR="00C00329" w:rsidRPr="001E2B1B" w:rsidRDefault="00C00329" w:rsidP="00C00329">
            <w:pPr>
              <w:pStyle w:val="ICTableEntry"/>
            </w:pPr>
            <w:r w:rsidRPr="001E2B1B">
              <w:t>TRUE: the interface role is PRODUCER;</w:t>
            </w:r>
          </w:p>
          <w:p w:rsidR="00C00329" w:rsidRPr="001E2B1B" w:rsidRDefault="00C00329" w:rsidP="00C00329">
            <w:pPr>
              <w:pStyle w:val="ICTableEntry"/>
            </w:pPr>
            <w:r w:rsidRPr="001E2B1B">
              <w:t>FALSE: it is CONSUMER</w:t>
            </w:r>
          </w:p>
        </w:tc>
      </w:tr>
    </w:tbl>
    <w:p w:rsidR="00C00329" w:rsidRPr="001E2B1B" w:rsidRDefault="00C00329" w:rsidP="00C00329">
      <w:r w:rsidRPr="001E2B1B">
        <w:t>This attribute indicates whether the interface of the worker is a producer (TRUE) or consumer (FALSE).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Pr="001E2B1B" w:rsidRDefault="00C00329" w:rsidP="00C00329">
            <w:pPr>
              <w:pStyle w:val="ICTableEntry"/>
            </w:pPr>
            <w:r w:rsidRPr="001E2B1B">
              <w:t>VariableMessageLength</w:t>
            </w:r>
          </w:p>
        </w:tc>
        <w:tc>
          <w:tcPr>
            <w:tcW w:w="1174" w:type="dxa"/>
            <w:vAlign w:val="center"/>
          </w:tcPr>
          <w:p w:rsidR="00C00329" w:rsidRPr="001E2B1B" w:rsidRDefault="00C00329" w:rsidP="00C00329">
            <w:pPr>
              <w:pStyle w:val="ICTableEntry"/>
            </w:pPr>
            <w:r w:rsidRPr="001E2B1B">
              <w:t>boolean</w:t>
            </w:r>
          </w:p>
        </w:tc>
        <w:tc>
          <w:tcPr>
            <w:tcW w:w="990" w:type="dxa"/>
            <w:vAlign w:val="center"/>
          </w:tcPr>
          <w:p w:rsidR="00C00329" w:rsidRPr="001E2B1B" w:rsidRDefault="00C00329" w:rsidP="00C00329">
            <w:pPr>
              <w:pStyle w:val="ICTableEntry"/>
            </w:pPr>
            <w:r w:rsidRPr="001E2B1B">
              <w:t>false</w:t>
            </w:r>
          </w:p>
        </w:tc>
        <w:tc>
          <w:tcPr>
            <w:tcW w:w="4682" w:type="dxa"/>
            <w:vAlign w:val="center"/>
          </w:tcPr>
          <w:p w:rsidR="00C00329" w:rsidRPr="001E2B1B" w:rsidRDefault="00C00329" w:rsidP="00C00329">
            <w:pPr>
              <w:pStyle w:val="ICTableEntry"/>
            </w:pPr>
            <w:r w:rsidRPr="001E2B1B">
              <w:t>TRUE: the message length may vary,</w:t>
            </w:r>
            <w:r w:rsidRPr="001E2B1B">
              <w:br/>
              <w:t>FALSE: message length is fixed.</w:t>
            </w:r>
          </w:p>
        </w:tc>
      </w:tr>
    </w:tbl>
    <w:p w:rsidR="00C00329" w:rsidRPr="001E2B1B" w:rsidRDefault="00C00329" w:rsidP="00C00329">
      <w:r w:rsidRPr="001E2B1B">
        <w:t>This attribute indicates whether all messages are the same size (FALSE, the default), or whether they can have different lengths (TRUE).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262"/>
        <w:gridCol w:w="1174"/>
        <w:gridCol w:w="990"/>
        <w:gridCol w:w="4682"/>
      </w:tblGrid>
      <w:tr w:rsidR="00C00329" w:rsidRPr="001E2B1B">
        <w:tc>
          <w:tcPr>
            <w:tcW w:w="2262" w:type="dxa"/>
            <w:vAlign w:val="center"/>
          </w:tcPr>
          <w:p w:rsidR="00C00329" w:rsidRPr="001E2B1B" w:rsidRDefault="00C00329" w:rsidP="00C00329">
            <w:pPr>
              <w:pStyle w:val="ICTableEntry"/>
            </w:pPr>
            <w:r w:rsidRPr="001E2B1B">
              <w:t>ZeroLengthMessages</w:t>
            </w:r>
          </w:p>
        </w:tc>
        <w:tc>
          <w:tcPr>
            <w:tcW w:w="1174" w:type="dxa"/>
            <w:vAlign w:val="center"/>
          </w:tcPr>
          <w:p w:rsidR="00C00329" w:rsidRPr="001E2B1B" w:rsidRDefault="00C00329" w:rsidP="00C00329">
            <w:pPr>
              <w:pStyle w:val="ICTableEntry"/>
            </w:pPr>
            <w:r w:rsidRPr="001E2B1B">
              <w:t>boolean</w:t>
            </w:r>
          </w:p>
        </w:tc>
        <w:tc>
          <w:tcPr>
            <w:tcW w:w="990" w:type="dxa"/>
            <w:vAlign w:val="center"/>
          </w:tcPr>
          <w:p w:rsidR="00C00329" w:rsidRPr="001E2B1B" w:rsidRDefault="00C00329" w:rsidP="00C00329">
            <w:pPr>
              <w:pStyle w:val="ICTableEntry"/>
            </w:pPr>
            <w:r w:rsidRPr="001E2B1B">
              <w:t>false</w:t>
            </w:r>
          </w:p>
        </w:tc>
        <w:tc>
          <w:tcPr>
            <w:tcW w:w="4682" w:type="dxa"/>
            <w:vAlign w:val="center"/>
          </w:tcPr>
          <w:p w:rsidR="00C00329" w:rsidRPr="001E2B1B" w:rsidRDefault="00C00329" w:rsidP="00C00329">
            <w:pPr>
              <w:pStyle w:val="ICTableEntry"/>
            </w:pPr>
            <w:r w:rsidRPr="001E2B1B">
              <w:t>TRUE: some message types may be zero length</w:t>
            </w:r>
            <w:r w:rsidRPr="001E2B1B">
              <w:br/>
              <w:t xml:space="preserve"> FALSE: all messages contain at least one data value.</w:t>
            </w:r>
          </w:p>
        </w:tc>
      </w:tr>
    </w:tbl>
    <w:p w:rsidR="00C00329" w:rsidRDefault="00C00329" w:rsidP="00C00329">
      <w:r w:rsidRPr="001E2B1B">
        <w:t>This attribute, when TRUE, indicates that the stream of messages may contain messages of zero length, requiring support for this in the actual interface.  If all messages are zero length, and there is one opcode, the protocol is simply a stream of events with no content.</w:t>
      </w:r>
      <w:ins w:id="3654" w:author="James Kulp" w:date="2008-11-13T11:03:00Z">
        <w:r w:rsidR="00863516">
          <w:t xml:space="preserve">  When this attribute is true, it forces byte enables to be included in WSI.</w:t>
        </w:r>
      </w:ins>
    </w:p>
    <w:p w:rsidR="00C00329" w:rsidRDefault="00C00329" w:rsidP="00C00329">
      <w:pPr>
        <w:pStyle w:val="Heading2"/>
        <w:numPr>
          <w:numberingChange w:id="3655" w:author="James Kulp" w:date="2008-11-13T10:51:00Z" w:original="%1:4:0:.%2:4:0:"/>
        </w:numPr>
      </w:pPr>
      <w:bookmarkStart w:id="3656" w:name="_Toc141235453"/>
      <w:r>
        <w:t>Worker Data Interface OCP Profiles</w:t>
      </w:r>
      <w:bookmarkEnd w:id="3656"/>
    </w:p>
    <w:p w:rsidR="00C00329" w:rsidRDefault="00C00329" w:rsidP="00C00329">
      <w:r>
        <w:t>Beyond the attributes above, there are several aspects of the OCP configuration and signal semantics that are common across Worker Data Interfaces: reset behavior and flow control.</w:t>
      </w:r>
    </w:p>
    <w:p w:rsidR="00C00329" w:rsidRDefault="00C00329" w:rsidP="00C00329">
      <w:pPr>
        <w:pStyle w:val="Heading3"/>
        <w:numPr>
          <w:numberingChange w:id="3657" w:author="James Kulp" w:date="2008-11-13T10:51:00Z" w:original="%1:4:0:.%2:4:0:.%3:1:0:"/>
        </w:numPr>
      </w:pPr>
      <w:bookmarkStart w:id="3658" w:name="_Toc141235454"/>
      <w:r>
        <w:t>Worker Data Interface Reset Behavior</w:t>
      </w:r>
      <w:bookmarkEnd w:id="3658"/>
    </w:p>
    <w:p w:rsidR="00C00329" w:rsidRDefault="00C00329" w:rsidP="00C00329">
      <w:r>
        <w:t>Workers in the same FPGA communicate with each other via data (plane) interfaces.  According to the reset propagation rules mentioned earlier, every worker must propagate its master reset (</w:t>
      </w:r>
      <w:ins w:id="3659" w:author="James Kulp" w:date="2008-11-13T11:06:00Z">
        <w:r w:rsidR="00863516">
          <w:t xml:space="preserve">an input </w:t>
        </w:r>
      </w:ins>
      <w:r>
        <w:t>which is on its single WCI), to all of its data interfaces</w:t>
      </w:r>
      <w:ins w:id="3660" w:author="James Kulp" w:date="2008-11-13T11:06:00Z">
        <w:r w:rsidR="00863516">
          <w:t xml:space="preserve"> (as an output)</w:t>
        </w:r>
      </w:ins>
      <w:r>
        <w:t xml:space="preserve">.  Thus a worker that is being reset via its WCI asserts reset on all its data interfaces, using the master or slave OCP reset signal according to the master or slave role </w:t>
      </w:r>
      <w:ins w:id="3661" w:author="James Kulp" w:date="2008-11-13T11:06:00Z">
        <w:r w:rsidR="00863516">
          <w:t xml:space="preserve">of </w:t>
        </w:r>
      </w:ins>
      <w:r>
        <w:t>its data interface</w:t>
      </w:r>
      <w:del w:id="3662" w:author="James Kulp" w:date="2008-11-13T11:06:00Z">
        <w:r w:rsidDel="00863516">
          <w:delText xml:space="preserve"> has</w:delText>
        </w:r>
      </w:del>
      <w:r>
        <w:t>.</w:t>
      </w:r>
    </w:p>
    <w:p w:rsidR="00C00329" w:rsidRDefault="00C00329" w:rsidP="00C00329">
      <w:r>
        <w:t xml:space="preserve">Conversely, a worker that is stoppable and </w:t>
      </w:r>
      <w:del w:id="3663" w:author="Jim Kulp" w:date="2009-07-10T13:16:00Z">
        <w:r w:rsidDel="00F3098A">
          <w:delText>stopped</w:delText>
        </w:r>
      </w:del>
      <w:ins w:id="3664" w:author="Jim Kulp" w:date="2009-07-10T13:16:00Z">
        <w:r w:rsidR="00F3098A">
          <w:t>suspended</w:t>
        </w:r>
      </w:ins>
      <w:r>
        <w:t>, or has just come out of reset itself (after its WCI reset has been deasserted), must accept</w:t>
      </w:r>
      <w:del w:id="3665" w:author="James Kulp" w:date="2008-11-13T11:05:00Z">
        <w:r w:rsidDel="00863516">
          <w:delText>/expect</w:delText>
        </w:r>
      </w:del>
      <w:r>
        <w:t xml:space="preserve"> a reset input on its data ports, indicating that its adjacent worker is being reset via its </w:t>
      </w:r>
      <w:r w:rsidRPr="00E46208">
        <w:rPr>
          <w:i/>
        </w:rPr>
        <w:t>WCI</w:t>
      </w:r>
      <w:r>
        <w:t xml:space="preserve">.  Such reset inputs at data interfaces will not be asserted when the worker’s WCI commands it to </w:t>
      </w:r>
      <w:r w:rsidRPr="00E46208">
        <w:rPr>
          <w:b/>
        </w:rPr>
        <w:t>initialize</w:t>
      </w:r>
      <w:r>
        <w:t xml:space="preserve"> or </w:t>
      </w:r>
      <w:r w:rsidRPr="00E46208">
        <w:rPr>
          <w:b/>
        </w:rPr>
        <w:t>start</w:t>
      </w:r>
      <w:r>
        <w:t>.</w:t>
      </w:r>
    </w:p>
    <w:p w:rsidR="00C00329" w:rsidRDefault="00C00329" w:rsidP="00C00329">
      <w:pPr>
        <w:pStyle w:val="Heading3"/>
        <w:numPr>
          <w:numberingChange w:id="3666" w:author="James Kulp" w:date="2008-11-13T10:51:00Z" w:original="%1:4:0:.%2:4:0:.%3:2:0:"/>
        </w:numPr>
      </w:pPr>
      <w:bookmarkStart w:id="3667" w:name="_Toc141235455"/>
      <w:r>
        <w:t>Worker Data Interface Flow Control</w:t>
      </w:r>
      <w:bookmarkEnd w:id="3667"/>
    </w:p>
    <w:p w:rsidR="00C00329" w:rsidRDefault="00C00329" w:rsidP="00C00329">
      <w:r>
        <w:t xml:space="preserve">Worker data interfaces all use OCP pipelined, non-blocking flow control (see “Flow Control Options” in the OCP specification).  Thus flow control is accomplished without combinatorial paths crossing the interface more than once in a cycle.  It also means that when the interface is flow-controlled it is </w:t>
      </w:r>
      <w:r w:rsidRPr="00A5437F">
        <w:rPr>
          <w:i/>
        </w:rPr>
        <w:t>between</w:t>
      </w:r>
      <w:r>
        <w:t xml:space="preserve"> transactions, not in the middle of a transaction.  This allows a worker master to take unilateral actions (such as abandoning a transaction) based on being blocked (perhaps for some amount of time), without affecting the other side of the interface and without backing out of a transaction.</w:t>
      </w:r>
    </w:p>
    <w:p w:rsidR="00C00329" w:rsidRDefault="00C00329" w:rsidP="00C00329">
      <w:pPr>
        <w:pStyle w:val="Heading1"/>
        <w:numPr>
          <w:numberingChange w:id="3668" w:author="James Kulp" w:date="2008-11-13T10:51:00Z" w:original="%1:5:0:"/>
        </w:numPr>
      </w:pPr>
      <w:bookmarkStart w:id="3669" w:name="_Toc141235456"/>
      <w:r>
        <w:t>Data Widths and Byte Enables in WSI, WMI, and WMemI profiles</w:t>
      </w:r>
      <w:bookmarkEnd w:id="3669"/>
    </w:p>
    <w:p w:rsidR="00C00329" w:rsidRDefault="00C00329" w:rsidP="00C00329">
      <w:r>
        <w:t>In these three profiles, the width of the data path is defined in the WIP attributes by the implementer</w:t>
      </w:r>
      <w:ins w:id="3670" w:author="Jim Kulp" w:date="2010-03-02T09:21:00Z">
        <w:r w:rsidR="004769A3">
          <w:t xml:space="preserve">.  This width is specified </w:t>
        </w:r>
      </w:ins>
      <w:del w:id="3671" w:author="Jim Kulp" w:date="2010-03-02T09:21:00Z">
        <w:r w:rsidDel="004769A3">
          <w:delText xml:space="preserve"> (</w:delText>
        </w:r>
      </w:del>
      <w:r>
        <w:t>by setting the DataWidth attribute</w:t>
      </w:r>
      <w:ins w:id="3672" w:author="Jim Kulp" w:date="2010-03-02T09:20:00Z">
        <w:r w:rsidR="004769A3">
          <w:t xml:space="preserve">, </w:t>
        </w:r>
      </w:ins>
      <w:ins w:id="3673" w:author="Jim Kulp" w:date="2010-03-02T09:21:00Z">
        <w:r w:rsidR="004769A3">
          <w:t>whose</w:t>
        </w:r>
      </w:ins>
      <w:ins w:id="3674" w:author="Jim Kulp" w:date="2010-03-02T09:20:00Z">
        <w:r w:rsidR="004769A3">
          <w:t xml:space="preserve"> default value </w:t>
        </w:r>
      </w:ins>
      <w:ins w:id="3675" w:author="Jim Kulp" w:date="2010-03-02T09:23:00Z">
        <w:r w:rsidR="004769A3">
          <w:t xml:space="preserve">(for WSI and WMI) </w:t>
        </w:r>
      </w:ins>
      <w:ins w:id="3676" w:author="Jim Kulp" w:date="2010-03-02T09:21:00Z">
        <w:r w:rsidR="004769A3">
          <w:t xml:space="preserve">is </w:t>
        </w:r>
      </w:ins>
      <w:ins w:id="3677" w:author="Jim Kulp" w:date="2010-03-02T09:20:00Z">
        <w:r w:rsidR="004769A3">
          <w:t>the value of the DataValueWidth protocol attribute described above</w:t>
        </w:r>
      </w:ins>
      <w:del w:id="3678" w:author="Jim Kulp" w:date="2010-03-02T09:21:00Z">
        <w:r w:rsidDel="004769A3">
          <w:delText>)</w:delText>
        </w:r>
      </w:del>
      <w:r>
        <w:t>.  Also, all these profiles define a minimum unit of data such that the data path width must be a multiple of that minimum width.  We call this minimum width the ByteWidth of the interface, which of course is commonly = 8 (for octets).  For Worker Data Interfaces, we use a synonym: “DataValueWidth”, to connote that this is related to message payloads (i.e. the width of the data values in the payload</w:t>
      </w:r>
      <w:ins w:id="3679" w:author="Jim Kulp" w:date="2010-03-02T09:24:00Z">
        <w:r w:rsidR="004769A3">
          <w:t>)</w:t>
        </w:r>
      </w:ins>
      <w:r>
        <w:t>. Since the WMemI profile is not associated with message payloads, we simply use “ByteWidth” for it.  Due to the requirements of OCP, and to keep simple cases simple for the implementer, we treat three cases differently for all these profiles:</w:t>
      </w:r>
    </w:p>
    <w:p w:rsidR="00C00329" w:rsidRDefault="00C00329" w:rsidP="00C00329">
      <w:pPr>
        <w:pStyle w:val="ListBullet"/>
        <w:numPr>
          <w:numberingChange w:id="3680" w:author="James Kulp" w:date="2008-11-13T10:51:00Z" w:original=""/>
        </w:numPr>
      </w:pPr>
      <w:r>
        <w:t>DataWidth is the same as ByteWidth</w:t>
      </w:r>
    </w:p>
    <w:p w:rsidR="00C00329" w:rsidRDefault="00C00329" w:rsidP="00C00329">
      <w:pPr>
        <w:pStyle w:val="ListBullet"/>
        <w:numPr>
          <w:numberingChange w:id="3681" w:author="James Kulp" w:date="2008-11-13T10:51:00Z" w:original=""/>
        </w:numPr>
      </w:pPr>
      <w:r>
        <w:t>DataWidth is a multiple of ByteWidth, and ByteWidth is 8 (bytes are octets)</w:t>
      </w:r>
    </w:p>
    <w:p w:rsidR="00C00329" w:rsidRDefault="00C00329" w:rsidP="00C00329">
      <w:pPr>
        <w:pStyle w:val="ListBullet"/>
        <w:numPr>
          <w:numberingChange w:id="3682" w:author="James Kulp" w:date="2008-11-13T10:51:00Z" w:original=""/>
        </w:numPr>
      </w:pPr>
      <w:r>
        <w:t>DataWidth is a multiple of ByteWidth, and ByteWidth is greater than 8</w:t>
      </w:r>
    </w:p>
    <w:p w:rsidR="00C00329" w:rsidRDefault="00C00329" w:rsidP="00C00329">
      <w:r>
        <w:t>There is no support for ByteWidths less than 8 when ByteWidth is not the same as DataWidth.  Byte enables are only relevant to writes in these profiles.</w:t>
      </w:r>
    </w:p>
    <w:p w:rsidR="00C00329" w:rsidRDefault="00C00329" w:rsidP="00C00329">
      <w:pPr>
        <w:pStyle w:val="Heading2"/>
        <w:numPr>
          <w:numberingChange w:id="3683" w:author="James Kulp" w:date="2008-11-13T10:51:00Z" w:original="%1:5:0:.%2:1:0:"/>
        </w:numPr>
      </w:pPr>
      <w:bookmarkStart w:id="3684" w:name="_Toc141235457"/>
      <w:r>
        <w:t>DataWidth equals ByteWidth</w:t>
      </w:r>
      <w:bookmarkEnd w:id="3684"/>
    </w:p>
    <w:p w:rsidR="00C00329" w:rsidRDefault="00C00329" w:rsidP="00C00329">
      <w:r>
        <w:t>This simple case sets the normal OCP data field (the data_wdth configuration parameter for the MData and SData signals).  There is no need for byte enables, and no need for the complexity of the OCP “datainfo” signals.  There is no WIP or OCP constraint on the value of DataWidth.</w:t>
      </w:r>
    </w:p>
    <w:p w:rsidR="00C00329" w:rsidRDefault="00C00329" w:rsidP="00C00329">
      <w:pPr>
        <w:pStyle w:val="Heading2"/>
        <w:numPr>
          <w:numberingChange w:id="3685" w:author="James Kulp" w:date="2008-11-13T10:51:00Z" w:original="%1:5:0:.%2:2:0:"/>
        </w:numPr>
      </w:pPr>
      <w:bookmarkStart w:id="3686" w:name="_Toc141235458"/>
      <w:r>
        <w:t>DataWidth is a multiple of ByteWidth, and ByteWidth is 8 (bytes are octets)</w:t>
      </w:r>
      <w:bookmarkEnd w:id="3686"/>
    </w:p>
    <w:p w:rsidR="00C00329" w:rsidRDefault="00C00329" w:rsidP="00C00329">
      <w:r>
        <w:t>This case is fairly simple and common, and well supported by OCP.  Write byte enables are enabled in the interface unless, for WSI, the message size granularity implies that they would never be needed (i.e. all words are always “full”, not partial).</w:t>
      </w:r>
    </w:p>
    <w:p w:rsidR="00C00329" w:rsidRDefault="00C00329" w:rsidP="00C00329">
      <w:r>
        <w:t>OCP dictates that each byte enable signal corresponds to exactly 8 bits of the OCP MData path, and that path must be a multiple of 8 bits if byte enables are used.</w:t>
      </w:r>
    </w:p>
    <w:p w:rsidR="00C00329" w:rsidRDefault="00C00329" w:rsidP="00C00329">
      <w:pPr>
        <w:pStyle w:val="Heading2"/>
        <w:numPr>
          <w:numberingChange w:id="3687" w:author="James Kulp" w:date="2008-11-13T10:51:00Z" w:original="%1:5:0:.%2:3:0:"/>
        </w:numPr>
      </w:pPr>
      <w:bookmarkStart w:id="3688" w:name="_Toc141235459"/>
      <w:r>
        <w:t>DataWidth is a multiple of ByteWidth, and ByteWidth is greater than 8</w:t>
      </w:r>
      <w:bookmarkEnd w:id="3688"/>
    </w:p>
    <w:p w:rsidR="00C00329" w:rsidRDefault="00C00329" w:rsidP="00C00329">
      <w:r>
        <w:t>To properly handle this case, OCP dictates that the data be split into two separate signal fields, {M,S}data and {M,S}datainfo.  8 bits of each byte are packed into the OCP {M,S}Data field, and the remaining bits of each byte are packed into the {M,S}DataInfo field.  For example, if the WIP logical DataWidth was 36, and ByteWidth was 9, then the OCP MData field would carry logical bits &lt;34:27&gt;&lt;25:18&gt;&lt;16:9&gt;&lt;7:0&gt;, and the OCP MDataInfo path would carry logical bits &lt;35&gt;&lt;26&gt;&lt;17&gt;&lt;8&gt;.</w:t>
      </w:r>
    </w:p>
    <w:p w:rsidR="00C00329" w:rsidRPr="004F412C" w:rsidRDefault="00C00329" w:rsidP="00C00329">
      <w:r>
        <w:t>Thus the worker implementer (and possibly automation tools) might map the MData and MDataInfo fields into a single 36 bit Data field internal to the implementation for clarity and convenience.</w:t>
      </w:r>
    </w:p>
    <w:p w:rsidR="00C00329" w:rsidRPr="001E2B1B" w:rsidRDefault="00C00329" w:rsidP="00C00329">
      <w:pPr>
        <w:pStyle w:val="Heading1"/>
        <w:numPr>
          <w:numberingChange w:id="3689" w:author="James Kulp" w:date="2008-11-13T10:51:00Z" w:original="%1:6:0:"/>
        </w:numPr>
      </w:pPr>
      <w:bookmarkStart w:id="3690" w:name="_Toc141235460"/>
      <w:r w:rsidRPr="001E2B1B">
        <w:t>Worker Streaming Interface (WSI)</w:t>
      </w:r>
      <w:bookmarkEnd w:id="3690"/>
    </w:p>
    <w:p w:rsidR="00C00329" w:rsidRDefault="00C00329">
      <w:r w:rsidRPr="00112A22">
        <w:t>See the section on Worker Data Interfaces for information that applies to all data-plane WIP.</w:t>
      </w:r>
    </w:p>
    <w:p w:rsidR="00C00329" w:rsidRPr="00112A22" w:rsidDel="00112A22" w:rsidRDefault="00C00329" w:rsidP="00C00329">
      <w:pPr>
        <w:pStyle w:val="Heading2"/>
        <w:numPr>
          <w:numberingChange w:id="3691" w:author="James Kulp" w:date="2008-11-13T10:51:00Z" w:original="%1:6:0:.%2:1:0:"/>
        </w:numPr>
      </w:pPr>
      <w:bookmarkStart w:id="3692" w:name="_Toc141235461"/>
      <w:r w:rsidRPr="00112A22" w:rsidDel="00112A22">
        <w:t>WSI Motivation</w:t>
      </w:r>
      <w:bookmarkEnd w:id="3692"/>
    </w:p>
    <w:p w:rsidR="00C00329" w:rsidRPr="00112A22" w:rsidDel="00112A22" w:rsidRDefault="00C00329" w:rsidP="00C00329">
      <w:r w:rsidRPr="00112A22" w:rsidDel="00112A22">
        <w:t>The most common and simple way for one data processing IP block to communicate with another (with flow control) is through a parallel interface with simple FIFO semantics, typically with data and data-strobe signals from the producer and “ready” or “accept” signal from the consumer.  The WIP profiles must certainly support this common, lean, simple case.  The WSI is intended to satisfy this requirement, configuring OCP to meet this objective.</w:t>
      </w:r>
    </w:p>
    <w:p w:rsidR="00C00329" w:rsidRDefault="00C00329">
      <w:pPr>
        <w:pStyle w:val="Heading2"/>
        <w:numPr>
          <w:numberingChange w:id="3693" w:author="James Kulp" w:date="2008-11-13T10:51:00Z" w:original="%1:6:0:.%2:2:0:"/>
        </w:numPr>
      </w:pPr>
      <w:bookmarkStart w:id="3694" w:name="_Toc141235462"/>
      <w:r w:rsidRPr="001E2B1B">
        <w:t>WSI Overview</w:t>
      </w:r>
      <w:bookmarkEnd w:id="3694"/>
    </w:p>
    <w:p w:rsidR="00C00329" w:rsidRPr="001E2B1B" w:rsidRDefault="00C00329" w:rsidP="00C00329">
      <w:r w:rsidRPr="001E2B1B">
        <w:t xml:space="preserve">The worker streaming interface is designed to be a simple, </w:t>
      </w:r>
      <w:del w:id="3695" w:author="James Kulp" w:date="2008-11-13T13:36:00Z">
        <w:r w:rsidRPr="001E2B1B" w:rsidDel="00A95599">
          <w:delText xml:space="preserve">“KISS”, </w:delText>
        </w:r>
      </w:del>
      <w:r w:rsidRPr="001E2B1B">
        <w:t>FIFO sequential method for workers to exchange a stream of messages. In WSI, workers producing data are always OCP masters, while workers consuming data are always OCP slaves. In cases where the workers are collocated (in the same device), this allows the possibility of “glue-less” or “gasket-less” signal connection between workers when both implementers choose the same WIP attributes.</w:t>
      </w:r>
    </w:p>
    <w:p w:rsidR="00C00329" w:rsidRPr="001E2B1B" w:rsidRDefault="00C00329" w:rsidP="00C00329">
      <w:r w:rsidRPr="001E2B1B">
        <w:t xml:space="preserve">WSI is purposefully “feature-constrained” for simplicity.  In additional to the data protocol attributes described earlier, the worker implementer makes these choices: </w:t>
      </w:r>
    </w:p>
    <w:p w:rsidR="00C00329" w:rsidRPr="001E2B1B" w:rsidRDefault="00C00329" w:rsidP="00C00329">
      <w:pPr>
        <w:numPr>
          <w:ilvl w:val="0"/>
          <w:numId w:val="15"/>
          <w:numberingChange w:id="3696" w:author="James Kulp" w:date="2008-11-13T10:51:00Z" w:original=""/>
        </w:numPr>
        <w:spacing w:after="0"/>
      </w:pPr>
      <w:r w:rsidRPr="001E2B1B">
        <w:t>How wide (in bits) is the streaming data interface; i.e.</w:t>
      </w:r>
      <w:r>
        <w:t xml:space="preserve"> how many bits does one</w:t>
      </w:r>
      <w:r w:rsidRPr="001E2B1B">
        <w:t xml:space="preserve"> wish to produce or consume in a single OCP clock cycle?</w:t>
      </w:r>
    </w:p>
    <w:p w:rsidR="00C00329" w:rsidRPr="001E2B1B" w:rsidRDefault="00C00329" w:rsidP="00C00329">
      <w:pPr>
        <w:numPr>
          <w:ilvl w:val="0"/>
          <w:numId w:val="15"/>
          <w:numberingChange w:id="3697" w:author="James Kulp" w:date="2008-11-13T10:51:00Z" w:original=""/>
        </w:numPr>
        <w:spacing w:after="0"/>
      </w:pPr>
      <w:r w:rsidRPr="001E2B1B">
        <w:t xml:space="preserve">Does the worker wish to support </w:t>
      </w:r>
      <w:r>
        <w:t>precise bursts</w:t>
      </w:r>
      <w:r w:rsidRPr="001E2B1B">
        <w:t>? (i.e. is the message length known at the start of the message?).</w:t>
      </w:r>
    </w:p>
    <w:p w:rsidR="00C00329" w:rsidRDefault="00C00329" w:rsidP="00C00329">
      <w:pPr>
        <w:numPr>
          <w:ilvl w:val="0"/>
          <w:numId w:val="15"/>
          <w:numberingChange w:id="3698" w:author="James Kulp" w:date="2008-11-13T10:51:00Z" w:original=""/>
        </w:numPr>
        <w:spacing w:after="0"/>
      </w:pPr>
      <w:r>
        <w:t>Do the message OCP requests need to come ahead of (in advance of) the OCP message data itself? (especially in the case of the first request for the first data word of the message).</w:t>
      </w:r>
    </w:p>
    <w:p w:rsidR="00C00329" w:rsidRDefault="00C00329" w:rsidP="00C00329">
      <w:pPr>
        <w:numPr>
          <w:ilvl w:val="0"/>
          <w:numId w:val="15"/>
          <w:numberingChange w:id="3699" w:author="James Kulp" w:date="2008-11-13T10:51:00Z" w:original=""/>
        </w:numPr>
        <w:spacing w:after="0"/>
      </w:pPr>
      <w:r>
        <w:t>Are idle cycles permitted in the middle of the message?</w:t>
      </w:r>
    </w:p>
    <w:p w:rsidR="00C00329" w:rsidRPr="001E2B1B" w:rsidRDefault="00C00329" w:rsidP="00C00329">
      <w:pPr>
        <w:numPr>
          <w:ilvl w:val="0"/>
          <w:numId w:val="15"/>
          <w:numberingChange w:id="3700" w:author="James Kulp" w:date="2008-11-13T10:51:00Z" w:original=""/>
        </w:numPr>
        <w:spacing w:after="0"/>
      </w:pPr>
      <w:r>
        <w:t>Can a frame be aborted and discarded after it has started transmission?</w:t>
      </w:r>
    </w:p>
    <w:p w:rsidR="00C00329" w:rsidRPr="001E2B1B" w:rsidRDefault="00C00329" w:rsidP="00C00329">
      <w:r w:rsidRPr="001E2B1B">
        <w:t>WSI uses basic OCP burst semantics to represent a message or “frame”:</w:t>
      </w:r>
    </w:p>
    <w:p w:rsidR="00C00329" w:rsidRPr="001E2B1B" w:rsidRDefault="00C00329" w:rsidP="00C00329">
      <w:pPr>
        <w:numPr>
          <w:ilvl w:val="0"/>
          <w:numId w:val="17"/>
          <w:numberingChange w:id="3701" w:author="James Kulp" w:date="2008-11-13T10:51:00Z" w:original=""/>
        </w:numPr>
        <w:spacing w:after="0"/>
      </w:pPr>
      <w:r w:rsidRPr="001E2B1B">
        <w:t>The start of a burst is the start of a message</w:t>
      </w:r>
    </w:p>
    <w:p w:rsidR="00C00329" w:rsidRPr="001E2B1B" w:rsidRDefault="00C00329" w:rsidP="00C00329">
      <w:pPr>
        <w:numPr>
          <w:ilvl w:val="0"/>
          <w:numId w:val="17"/>
          <w:numberingChange w:id="3702" w:author="James Kulp" w:date="2008-11-13T10:51:00Z" w:original=""/>
        </w:numPr>
        <w:spacing w:after="0"/>
      </w:pPr>
      <w:r w:rsidRPr="001E2B1B">
        <w:t>Burst length is message length (in transfer words of the data width of the interface)</w:t>
      </w:r>
    </w:p>
    <w:p w:rsidR="00C00329" w:rsidRPr="001E2B1B" w:rsidRDefault="00C00329" w:rsidP="00C00329">
      <w:pPr>
        <w:numPr>
          <w:ilvl w:val="0"/>
          <w:numId w:val="17"/>
          <w:numberingChange w:id="3703" w:author="James Kulp" w:date="2008-11-13T10:51:00Z" w:original=""/>
        </w:numPr>
        <w:spacing w:after="0"/>
      </w:pPr>
      <w:r w:rsidRPr="001E2B1B">
        <w:t>Precise OCP bursts may be used  when message length is known</w:t>
      </w:r>
    </w:p>
    <w:p w:rsidR="00C00329" w:rsidRPr="001E2B1B" w:rsidRDefault="00C00329" w:rsidP="00C00329">
      <w:pPr>
        <w:numPr>
          <w:ilvl w:val="0"/>
          <w:numId w:val="17"/>
          <w:numberingChange w:id="3704" w:author="James Kulp" w:date="2008-11-13T10:51:00Z" w:original=""/>
        </w:numPr>
        <w:spacing w:after="0"/>
      </w:pPr>
      <w:r w:rsidRPr="001E2B1B">
        <w:t>Imprecise OCP burst may be used when the producer cannot indicate exact message length at the start of a message</w:t>
      </w:r>
    </w:p>
    <w:p w:rsidR="00C00329" w:rsidRPr="001E2B1B" w:rsidRDefault="00C00329" w:rsidP="00C00329">
      <w:pPr>
        <w:numPr>
          <w:ilvl w:val="0"/>
          <w:numId w:val="17"/>
          <w:numberingChange w:id="3705" w:author="James Kulp" w:date="2008-11-13T10:51:00Z" w:original=""/>
        </w:numPr>
        <w:spacing w:after="0"/>
      </w:pPr>
      <w:r w:rsidRPr="001E2B1B">
        <w:t>The end of the burst is the end of a message</w:t>
      </w:r>
    </w:p>
    <w:p w:rsidR="00C00329" w:rsidRDefault="00C00329" w:rsidP="00C00329">
      <w:r w:rsidRPr="001E2B1B" w:rsidDel="00112A22">
        <w:t>While a</w:t>
      </w:r>
      <w:r>
        <w:t xml:space="preserve"> “WIP Message” is an abstraction used in both the WSI and WMI profiles and an “OCP Burst” is defined by the OCP specification, WSI maps WIP messages to OCP bursts, 1-to-1.  WMI does not.</w:t>
      </w:r>
    </w:p>
    <w:p w:rsidR="00C00329" w:rsidRDefault="00C00329" w:rsidP="00C00329">
      <w:r>
        <w:t xml:space="preserve">Workers using the WSI may want the ability to signal as early as possible, before data, the impending arrival of a message.  The EarlyRequest attribute is used to enable this optimal latency behavior.  </w:t>
      </w:r>
      <w:r w:rsidRPr="001E2B1B">
        <w:t xml:space="preserve">Masters (producers) are free to </w:t>
      </w:r>
      <w:r>
        <w:t>insert</w:t>
      </w:r>
      <w:r w:rsidRPr="001E2B1B">
        <w:t xml:space="preserve"> intra-message idle data cycles either by driving MCmd=IDLE or (when EarlyRequest = TRUE) by de-asserting MDataValid, unless the Continuous attribute is set.</w:t>
      </w:r>
    </w:p>
    <w:p w:rsidR="00C00329" w:rsidRDefault="00C00329" w:rsidP="00C00329">
      <w:r>
        <w:t>When ImpreciseBursts are being used, and the Abortable attribute is set, the producer/master can abort a frame, indicating to the slave that the message should be discarded.  This enables the typical cut-through optimization in some cases.</w:t>
      </w:r>
    </w:p>
    <w:p w:rsidR="00C00329" w:rsidRPr="001E2B1B" w:rsidRDefault="00C00329" w:rsidP="00C00329">
      <w:r>
        <w:t>In all cases the</w:t>
      </w:r>
      <w:r w:rsidRPr="001E2B1B">
        <w:t xml:space="preserve"> default OCP burstsinglereq=0 semantics apply</w:t>
      </w:r>
      <w:r>
        <w:t>: t</w:t>
      </w:r>
      <w:r w:rsidRPr="001E2B1B">
        <w:t>here will be exactly as many valid request beats as there are valid data words.  WSI only allows FIFO access to data.  Use WMI when random or out-of-order access to message contents is required, either as producer or consumer.</w:t>
      </w:r>
    </w:p>
    <w:p w:rsidR="00C00329" w:rsidRPr="001E2B1B" w:rsidRDefault="00C00329" w:rsidP="00C00329">
      <w:pPr>
        <w:pStyle w:val="Heading2"/>
        <w:numPr>
          <w:numberingChange w:id="3706" w:author="James Kulp" w:date="2008-11-13T10:51:00Z" w:original="%1:6:0:.%2:3:0:"/>
        </w:numPr>
      </w:pPr>
      <w:bookmarkStart w:id="3707" w:name="_Toc141235463"/>
      <w:r w:rsidRPr="001E2B1B">
        <w:t>WSI Attributes</w:t>
      </w:r>
      <w:bookmarkEnd w:id="3707"/>
    </w:p>
    <w:p w:rsidR="00C00329" w:rsidRDefault="00C00329" w:rsidP="00C00329">
      <w:pPr>
        <w:rPr>
          <w:ins w:id="3708" w:author="James Kulp" w:date="2008-11-13T14:23:00Z"/>
          <w:rFonts w:cs="Arial"/>
          <w:color w:val="000000"/>
        </w:rPr>
      </w:pPr>
      <w:r>
        <w:rPr>
          <w:rFonts w:cs="Arial"/>
          <w:color w:val="000000"/>
        </w:rPr>
        <w:t>W</w:t>
      </w:r>
      <w:r w:rsidRPr="001E2B1B">
        <w:rPr>
          <w:rFonts w:cs="Arial"/>
          <w:color w:val="000000"/>
        </w:rPr>
        <w:t>orker author</w:t>
      </w:r>
      <w:r>
        <w:rPr>
          <w:rFonts w:cs="Arial"/>
          <w:color w:val="000000"/>
        </w:rPr>
        <w:t>s</w:t>
      </w:r>
      <w:r w:rsidRPr="001E2B1B">
        <w:rPr>
          <w:rFonts w:cs="Arial"/>
          <w:color w:val="000000"/>
        </w:rPr>
        <w:t xml:space="preserve"> using a WSI specif</w:t>
      </w:r>
      <w:r>
        <w:rPr>
          <w:rFonts w:cs="Arial"/>
          <w:color w:val="000000"/>
        </w:rPr>
        <w:t>y</w:t>
      </w:r>
      <w:r w:rsidRPr="001E2B1B">
        <w:rPr>
          <w:rFonts w:cs="Arial"/>
          <w:color w:val="000000"/>
        </w:rPr>
        <w:t xml:space="preserve"> their implementation choices via the following attributes (as well as the data protocol attributes above), from which all OCP configuration parameters and signals are derived.</w:t>
      </w:r>
    </w:p>
    <w:p w:rsidR="004F5DC7" w:rsidRDefault="004F5DC7" w:rsidP="00C00329">
      <w:pPr>
        <w:numPr>
          <w:ins w:id="3709" w:author="James Kulp" w:date="2008-11-13T14:23:00Z"/>
        </w:numPr>
        <w:rPr>
          <w:ins w:id="3710" w:author="James Kulp" w:date="2008-11-13T14:26:00Z"/>
        </w:rPr>
      </w:pPr>
      <w:ins w:id="3711" w:author="James Kulp" w:date="2008-11-13T14:23:00Z">
        <w:r>
          <w:t>The Clock and ClockSignal attributes, described in section 2.6, are applicable to WSI.</w:t>
        </w:r>
      </w:ins>
    </w:p>
    <w:p w:rsidR="004F5DC7" w:rsidRPr="001E2B1B" w:rsidRDefault="004F5DC7" w:rsidP="00C00329">
      <w:pPr>
        <w:numPr>
          <w:ins w:id="3712" w:author="James Kulp" w:date="2008-11-13T14:26:00Z"/>
        </w:numPr>
      </w:pPr>
      <w:ins w:id="3713" w:author="James Kulp" w:date="2008-11-13T14:26:00Z">
        <w:r>
          <w:t>Since WSI is a data plane interface, the worker data interface protocol attributes are applicable, as described in section 4.2</w:t>
        </w:r>
      </w:ins>
      <w:ins w:id="3714" w:author="James Kulp" w:date="2008-11-13T14:27:00Z">
        <w:r>
          <w:t>.  These are:  DataValueWidth, DataValueGranularity, DiverseDataSizes</w:t>
        </w:r>
      </w:ins>
      <w:ins w:id="3715" w:author="James Kulp" w:date="2008-11-13T14:28:00Z">
        <w:r>
          <w:t>,</w:t>
        </w:r>
      </w:ins>
      <w:ins w:id="3716" w:author="James Kulp" w:date="2008-11-13T14:27:00Z">
        <w:r>
          <w:t xml:space="preserve"> MaxMessageValues, </w:t>
        </w:r>
      </w:ins>
      <w:ins w:id="3717" w:author="James Kulp" w:date="2008-11-13T14:28:00Z">
        <w:r>
          <w:t>NumberOfOpcodes, Producer, VariableMessageLength, and ZeroLengthMessages.</w:t>
        </w:r>
      </w:ins>
    </w:p>
    <w:p w:rsidR="00C00329" w:rsidRPr="002A22C6" w:rsidRDefault="00C00329" w:rsidP="00C00329">
      <w:pPr>
        <w:pStyle w:val="Heading3"/>
        <w:numPr>
          <w:numberingChange w:id="3718" w:author="James Kulp" w:date="2008-11-13T10:51:00Z" w:original="%1:6:0:.%2:3:0:.%3:1:0:"/>
        </w:numPr>
      </w:pPr>
      <w:bookmarkStart w:id="3719" w:name="_Toc141235464"/>
      <w:r w:rsidRPr="001E2B1B">
        <w:t>WSI Attribute Summary</w:t>
      </w:r>
      <w:bookmarkEnd w:id="3719"/>
    </w:p>
    <w:p w:rsidR="00C00329" w:rsidRPr="001E2B1B" w:rsidRDefault="00C00329" w:rsidP="00C00329">
      <w:pPr>
        <w:pStyle w:val="Caption"/>
        <w:keepNext/>
      </w:pPr>
      <w:r w:rsidRPr="001E2B1B">
        <w:t xml:space="preserve">Table </w:t>
      </w:r>
      <w:fldSimple w:instr=" SEQ Table \* ARABIC ">
        <w:ins w:id="3720" w:author="Jim Kulp" w:date="2010-07-20T09:47:00Z">
          <w:r w:rsidR="00AF5D6E">
            <w:rPr>
              <w:noProof/>
            </w:rPr>
            <w:t>11</w:t>
          </w:r>
        </w:ins>
        <w:del w:id="3721" w:author="Jim Kulp" w:date="2010-07-20T09:47:00Z">
          <w:r w:rsidR="00902CF7" w:rsidDel="00AF5D6E">
            <w:rPr>
              <w:noProof/>
            </w:rPr>
            <w:delText>12</w:delText>
          </w:r>
        </w:del>
      </w:fldSimple>
      <w:r w:rsidRPr="001E2B1B">
        <w:t xml:space="preserve"> – WSI Attribute Table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Change w:id="3722" w:author="Jim Kulp" w:date="2010-03-02T09:25:00Z">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PrChange>
      </w:tblPr>
      <w:tblGrid>
        <w:gridCol w:w="2088"/>
        <w:gridCol w:w="1260"/>
        <w:gridCol w:w="1170"/>
        <w:gridCol w:w="4590"/>
        <w:tblGridChange w:id="3723">
          <w:tblGrid>
            <w:gridCol w:w="2088"/>
            <w:gridCol w:w="1260"/>
            <w:gridCol w:w="990"/>
            <w:gridCol w:w="4770"/>
          </w:tblGrid>
        </w:tblGridChange>
      </w:tblGrid>
      <w:tr w:rsidR="00C00329" w:rsidRPr="00114719">
        <w:tc>
          <w:tcPr>
            <w:tcW w:w="2088" w:type="dxa"/>
            <w:tcBorders>
              <w:top w:val="single" w:sz="4" w:space="0" w:color="000000"/>
              <w:bottom w:val="single" w:sz="6" w:space="0" w:color="000000"/>
            </w:tcBorders>
            <w:shd w:val="clear" w:color="auto" w:fill="F3F3F3"/>
            <w:vAlign w:val="center"/>
            <w:tcPrChange w:id="3724" w:author="Jim Kulp" w:date="2010-03-02T09:25:00Z">
              <w:tcPr>
                <w:tcW w:w="2088" w:type="dxa"/>
                <w:tcBorders>
                  <w:top w:val="single" w:sz="4" w:space="0" w:color="000000"/>
                  <w:bottom w:val="single" w:sz="6" w:space="0" w:color="000000"/>
                </w:tcBorders>
                <w:shd w:val="clear" w:color="auto" w:fill="F3F3F3"/>
                <w:vAlign w:val="center"/>
              </w:tcPr>
            </w:tcPrChange>
          </w:tcPr>
          <w:p w:rsidR="00C00329" w:rsidRPr="00114719" w:rsidRDefault="00C00329" w:rsidP="00C00329">
            <w:pPr>
              <w:jc w:val="center"/>
              <w:rPr>
                <w:rFonts w:ascii="Verdana" w:hAnsi="Verdana"/>
                <w:b/>
                <w:sz w:val="18"/>
              </w:rPr>
            </w:pPr>
            <w:r w:rsidRPr="00114719">
              <w:rPr>
                <w:rFonts w:ascii="Verdana" w:hAnsi="Verdana"/>
                <w:b/>
                <w:sz w:val="18"/>
              </w:rPr>
              <w:t>Attribute Name</w:t>
            </w:r>
          </w:p>
        </w:tc>
        <w:tc>
          <w:tcPr>
            <w:tcW w:w="1260" w:type="dxa"/>
            <w:tcBorders>
              <w:top w:val="single" w:sz="4" w:space="0" w:color="000000"/>
              <w:bottom w:val="single" w:sz="6" w:space="0" w:color="000000"/>
            </w:tcBorders>
            <w:shd w:val="clear" w:color="auto" w:fill="F3F3F3"/>
            <w:vAlign w:val="center"/>
            <w:tcPrChange w:id="3725" w:author="Jim Kulp" w:date="2010-03-02T09:25:00Z">
              <w:tcPr>
                <w:tcW w:w="1260" w:type="dxa"/>
                <w:tcBorders>
                  <w:top w:val="single" w:sz="4" w:space="0" w:color="000000"/>
                  <w:bottom w:val="single" w:sz="6" w:space="0" w:color="000000"/>
                </w:tcBorders>
                <w:shd w:val="clear" w:color="auto" w:fill="F3F3F3"/>
                <w:vAlign w:val="center"/>
              </w:tcPr>
            </w:tcPrChange>
          </w:tcPr>
          <w:p w:rsidR="00C00329" w:rsidRPr="00114719" w:rsidRDefault="00C00329" w:rsidP="00C00329">
            <w:pPr>
              <w:jc w:val="center"/>
              <w:rPr>
                <w:rFonts w:ascii="Verdana" w:hAnsi="Verdana"/>
                <w:b/>
                <w:sz w:val="18"/>
              </w:rPr>
            </w:pPr>
            <w:r w:rsidRPr="00114719">
              <w:rPr>
                <w:rFonts w:ascii="Verdana" w:hAnsi="Verdana"/>
                <w:b/>
                <w:sz w:val="18"/>
              </w:rPr>
              <w:t>Type</w:t>
            </w:r>
            <w:r>
              <w:rPr>
                <w:rFonts w:ascii="Verdana" w:hAnsi="Verdana"/>
                <w:b/>
                <w:sz w:val="18"/>
              </w:rPr>
              <w:br/>
            </w:r>
            <w:r w:rsidRPr="00114719">
              <w:rPr>
                <w:rFonts w:ascii="Verdana" w:hAnsi="Verdana"/>
                <w:sz w:val="16"/>
                <w:szCs w:val="16"/>
              </w:rPr>
              <w:t>(per XML Schema)</w:t>
            </w:r>
          </w:p>
        </w:tc>
        <w:tc>
          <w:tcPr>
            <w:tcW w:w="1170" w:type="dxa"/>
            <w:tcBorders>
              <w:top w:val="single" w:sz="4" w:space="0" w:color="000000"/>
              <w:bottom w:val="single" w:sz="6" w:space="0" w:color="000000"/>
            </w:tcBorders>
            <w:shd w:val="clear" w:color="auto" w:fill="F3F3F3"/>
            <w:vAlign w:val="center"/>
            <w:tcPrChange w:id="3726" w:author="Jim Kulp" w:date="2010-03-02T09:25:00Z">
              <w:tcPr>
                <w:tcW w:w="990" w:type="dxa"/>
                <w:tcBorders>
                  <w:top w:val="single" w:sz="4" w:space="0" w:color="000000"/>
                  <w:bottom w:val="single" w:sz="6" w:space="0" w:color="000000"/>
                </w:tcBorders>
                <w:shd w:val="clear" w:color="auto" w:fill="F3F3F3"/>
                <w:vAlign w:val="center"/>
              </w:tcPr>
            </w:tcPrChange>
          </w:tcPr>
          <w:p w:rsidR="00C00329" w:rsidRPr="00114719" w:rsidRDefault="00C00329" w:rsidP="00C00329">
            <w:pPr>
              <w:jc w:val="center"/>
              <w:rPr>
                <w:rFonts w:ascii="Verdana" w:hAnsi="Verdana"/>
                <w:b/>
                <w:sz w:val="18"/>
              </w:rPr>
            </w:pPr>
            <w:r w:rsidRPr="00114719">
              <w:rPr>
                <w:rFonts w:ascii="Verdana" w:hAnsi="Verdana"/>
                <w:b/>
                <w:sz w:val="18"/>
              </w:rPr>
              <w:t>Default</w:t>
            </w:r>
            <w:r w:rsidRPr="00114719">
              <w:rPr>
                <w:rFonts w:ascii="Verdana" w:hAnsi="Verdana"/>
                <w:b/>
                <w:sz w:val="18"/>
              </w:rPr>
              <w:br/>
              <w:t>Value</w:t>
            </w:r>
          </w:p>
        </w:tc>
        <w:tc>
          <w:tcPr>
            <w:tcW w:w="4590" w:type="dxa"/>
            <w:tcBorders>
              <w:top w:val="single" w:sz="4" w:space="0" w:color="000000"/>
              <w:bottom w:val="single" w:sz="6" w:space="0" w:color="000000"/>
            </w:tcBorders>
            <w:shd w:val="clear" w:color="auto" w:fill="F3F3F3"/>
            <w:vAlign w:val="center"/>
            <w:tcPrChange w:id="3727" w:author="Jim Kulp" w:date="2010-03-02T09:25:00Z">
              <w:tcPr>
                <w:tcW w:w="4770" w:type="dxa"/>
                <w:tcBorders>
                  <w:top w:val="single" w:sz="4" w:space="0" w:color="000000"/>
                  <w:bottom w:val="single" w:sz="6" w:space="0" w:color="000000"/>
                </w:tcBorders>
                <w:shd w:val="clear" w:color="auto" w:fill="F3F3F3"/>
                <w:vAlign w:val="center"/>
              </w:tcPr>
            </w:tcPrChange>
          </w:tcPr>
          <w:p w:rsidR="00C00329" w:rsidRPr="00114719" w:rsidRDefault="00C00329" w:rsidP="00C00329">
            <w:pPr>
              <w:rPr>
                <w:rFonts w:ascii="Verdana" w:hAnsi="Verdana"/>
                <w:sz w:val="18"/>
                <w:szCs w:val="16"/>
              </w:rPr>
            </w:pPr>
            <w:r w:rsidRPr="00114719">
              <w:rPr>
                <w:rFonts w:ascii="Verdana" w:hAnsi="Verdana"/>
                <w:b/>
                <w:sz w:val="18"/>
              </w:rPr>
              <w:t>Description</w:t>
            </w:r>
          </w:p>
        </w:tc>
      </w:tr>
      <w:tr w:rsidR="00C00329" w:rsidRPr="001E2B1B">
        <w:tc>
          <w:tcPr>
            <w:tcW w:w="2088" w:type="dxa"/>
            <w:tcBorders>
              <w:top w:val="single" w:sz="6" w:space="0" w:color="000000"/>
            </w:tcBorders>
            <w:vAlign w:val="center"/>
            <w:tcPrChange w:id="3728" w:author="Jim Kulp" w:date="2010-03-02T09:25:00Z">
              <w:tcPr>
                <w:tcW w:w="2088" w:type="dxa"/>
                <w:tcBorders>
                  <w:top w:val="single" w:sz="6" w:space="0" w:color="000000"/>
                </w:tcBorders>
                <w:vAlign w:val="center"/>
              </w:tcPr>
            </w:tcPrChange>
          </w:tcPr>
          <w:p w:rsidR="00C00329" w:rsidRPr="001E2B1B" w:rsidRDefault="00C00329" w:rsidP="00C00329">
            <w:pPr>
              <w:pStyle w:val="ICTableEntry"/>
            </w:pPr>
            <w:r>
              <w:t>Continuous</w:t>
            </w:r>
          </w:p>
        </w:tc>
        <w:tc>
          <w:tcPr>
            <w:tcW w:w="1260" w:type="dxa"/>
            <w:tcBorders>
              <w:top w:val="single" w:sz="6" w:space="0" w:color="000000"/>
            </w:tcBorders>
            <w:vAlign w:val="center"/>
            <w:tcPrChange w:id="3729" w:author="Jim Kulp" w:date="2010-03-02T09:25:00Z">
              <w:tcPr>
                <w:tcW w:w="1260" w:type="dxa"/>
                <w:tcBorders>
                  <w:top w:val="single" w:sz="6" w:space="0" w:color="000000"/>
                </w:tcBorders>
                <w:vAlign w:val="center"/>
              </w:tcPr>
            </w:tcPrChange>
          </w:tcPr>
          <w:p w:rsidR="00C00329" w:rsidRPr="001E2B1B" w:rsidRDefault="00C00329" w:rsidP="00C00329">
            <w:pPr>
              <w:pStyle w:val="ICTableEntry"/>
            </w:pPr>
            <w:r w:rsidRPr="001E2B1B">
              <w:t>boolean</w:t>
            </w:r>
          </w:p>
        </w:tc>
        <w:tc>
          <w:tcPr>
            <w:tcW w:w="1170" w:type="dxa"/>
            <w:tcBorders>
              <w:top w:val="single" w:sz="6" w:space="0" w:color="000000"/>
            </w:tcBorders>
            <w:vAlign w:val="center"/>
            <w:tcPrChange w:id="3730" w:author="Jim Kulp" w:date="2010-03-02T09:25:00Z">
              <w:tcPr>
                <w:tcW w:w="990" w:type="dxa"/>
                <w:tcBorders>
                  <w:top w:val="single" w:sz="6" w:space="0" w:color="000000"/>
                </w:tcBorders>
                <w:vAlign w:val="center"/>
              </w:tcPr>
            </w:tcPrChange>
          </w:tcPr>
          <w:p w:rsidR="00C00329" w:rsidRDefault="00C00329" w:rsidP="00C00329">
            <w:pPr>
              <w:pStyle w:val="ICTableEntry"/>
            </w:pPr>
            <w:r>
              <w:t>false</w:t>
            </w:r>
          </w:p>
        </w:tc>
        <w:tc>
          <w:tcPr>
            <w:tcW w:w="4590" w:type="dxa"/>
            <w:tcBorders>
              <w:top w:val="single" w:sz="6" w:space="0" w:color="000000"/>
            </w:tcBorders>
            <w:vAlign w:val="center"/>
            <w:tcPrChange w:id="3731" w:author="Jim Kulp" w:date="2010-03-02T09:25:00Z">
              <w:tcPr>
                <w:tcW w:w="4770" w:type="dxa"/>
                <w:tcBorders>
                  <w:top w:val="single" w:sz="6" w:space="0" w:color="000000"/>
                </w:tcBorders>
                <w:vAlign w:val="center"/>
              </w:tcPr>
            </w:tcPrChange>
          </w:tcPr>
          <w:p w:rsidR="00C00329" w:rsidRPr="001E2B1B" w:rsidRDefault="00C00329" w:rsidP="00C00329">
            <w:pPr>
              <w:pStyle w:val="ICTableEntry"/>
            </w:pPr>
            <w:r>
              <w:t>TRUE:  within a burst, there shall be no idle cycles.</w:t>
            </w:r>
            <w:r>
              <w:br/>
              <w:t>FALSE:  there may be idle cycles within a burst</w:t>
            </w:r>
          </w:p>
        </w:tc>
      </w:tr>
      <w:tr w:rsidR="00C00329" w:rsidRPr="001E2B1B">
        <w:tc>
          <w:tcPr>
            <w:tcW w:w="2088" w:type="dxa"/>
            <w:tcBorders>
              <w:top w:val="single" w:sz="6" w:space="0" w:color="000000"/>
            </w:tcBorders>
            <w:vAlign w:val="center"/>
            <w:tcPrChange w:id="3732" w:author="Jim Kulp" w:date="2010-03-02T09:25:00Z">
              <w:tcPr>
                <w:tcW w:w="2088" w:type="dxa"/>
                <w:tcBorders>
                  <w:top w:val="single" w:sz="6" w:space="0" w:color="000000"/>
                </w:tcBorders>
                <w:vAlign w:val="center"/>
              </w:tcPr>
            </w:tcPrChange>
          </w:tcPr>
          <w:p w:rsidR="00C00329" w:rsidRPr="001E2B1B" w:rsidRDefault="00C00329" w:rsidP="00C00329">
            <w:pPr>
              <w:pStyle w:val="ICTableEntry"/>
            </w:pPr>
            <w:r w:rsidRPr="001E2B1B">
              <w:t>DataWidth</w:t>
            </w:r>
          </w:p>
        </w:tc>
        <w:tc>
          <w:tcPr>
            <w:tcW w:w="1260" w:type="dxa"/>
            <w:tcBorders>
              <w:top w:val="single" w:sz="6" w:space="0" w:color="000000"/>
            </w:tcBorders>
            <w:vAlign w:val="center"/>
            <w:tcPrChange w:id="3733" w:author="Jim Kulp" w:date="2010-03-02T09:25:00Z">
              <w:tcPr>
                <w:tcW w:w="1260" w:type="dxa"/>
                <w:tcBorders>
                  <w:top w:val="single" w:sz="6" w:space="0" w:color="000000"/>
                </w:tcBorders>
                <w:vAlign w:val="center"/>
              </w:tcPr>
            </w:tcPrChange>
          </w:tcPr>
          <w:p w:rsidR="00C00329" w:rsidRPr="001E2B1B" w:rsidRDefault="00C00329" w:rsidP="00C00329">
            <w:pPr>
              <w:pStyle w:val="ICTableEntry"/>
            </w:pPr>
            <w:r w:rsidRPr="001E2B1B">
              <w:t>unsignedInt</w:t>
            </w:r>
          </w:p>
        </w:tc>
        <w:tc>
          <w:tcPr>
            <w:tcW w:w="1170" w:type="dxa"/>
            <w:tcBorders>
              <w:top w:val="single" w:sz="6" w:space="0" w:color="000000"/>
            </w:tcBorders>
            <w:vAlign w:val="center"/>
            <w:tcPrChange w:id="3734" w:author="Jim Kulp" w:date="2010-03-02T09:25:00Z">
              <w:tcPr>
                <w:tcW w:w="990" w:type="dxa"/>
                <w:tcBorders>
                  <w:top w:val="single" w:sz="6" w:space="0" w:color="000000"/>
                </w:tcBorders>
                <w:vAlign w:val="center"/>
              </w:tcPr>
            </w:tcPrChange>
          </w:tcPr>
          <w:p w:rsidR="00C00329" w:rsidRPr="001E2B1B" w:rsidRDefault="00C00329" w:rsidP="00C00329">
            <w:pPr>
              <w:pStyle w:val="ICTableEntry"/>
            </w:pPr>
            <w:del w:id="3735" w:author="Jim Kulp" w:date="2010-03-02T09:24:00Z">
              <w:r w:rsidRPr="001E2B1B" w:rsidDel="004769A3">
                <w:delText>8</w:delText>
              </w:r>
            </w:del>
            <w:ins w:id="3736" w:author="Jim Kulp" w:date="2010-03-02T09:24:00Z">
              <w:r w:rsidR="004769A3">
                <w:t>DataValue</w:t>
              </w:r>
            </w:ins>
            <w:ins w:id="3737" w:author="Jim Kulp" w:date="2010-03-02T09:25:00Z">
              <w:r w:rsidR="004769A3">
                <w:t>-</w:t>
              </w:r>
            </w:ins>
            <w:ins w:id="3738" w:author="Jim Kulp" w:date="2010-03-02T09:24:00Z">
              <w:r w:rsidR="004769A3">
                <w:t>Width</w:t>
              </w:r>
            </w:ins>
          </w:p>
        </w:tc>
        <w:tc>
          <w:tcPr>
            <w:tcW w:w="4590" w:type="dxa"/>
            <w:tcBorders>
              <w:top w:val="single" w:sz="6" w:space="0" w:color="000000"/>
            </w:tcBorders>
            <w:vAlign w:val="center"/>
            <w:tcPrChange w:id="3739" w:author="Jim Kulp" w:date="2010-03-02T09:25:00Z">
              <w:tcPr>
                <w:tcW w:w="4770" w:type="dxa"/>
                <w:tcBorders>
                  <w:top w:val="single" w:sz="6" w:space="0" w:color="000000"/>
                </w:tcBorders>
                <w:vAlign w:val="center"/>
              </w:tcPr>
            </w:tcPrChange>
          </w:tcPr>
          <w:p w:rsidR="00C00329" w:rsidRPr="001E2B1B" w:rsidRDefault="00C00329" w:rsidP="00C00329">
            <w:pPr>
              <w:pStyle w:val="ICTableEntry"/>
            </w:pPr>
            <w:r w:rsidRPr="001E2B1B">
              <w:t>Physical width in bits/wires of the data path.</w:t>
            </w:r>
          </w:p>
        </w:tc>
      </w:tr>
      <w:tr w:rsidR="00C00329" w:rsidRPr="001E2B1B">
        <w:tc>
          <w:tcPr>
            <w:tcW w:w="2088" w:type="dxa"/>
            <w:tcBorders>
              <w:bottom w:val="single" w:sz="6" w:space="0" w:color="000000"/>
            </w:tcBorders>
            <w:vAlign w:val="center"/>
            <w:tcPrChange w:id="3740" w:author="Jim Kulp" w:date="2010-03-02T09:25:00Z">
              <w:tcPr>
                <w:tcW w:w="2088" w:type="dxa"/>
                <w:tcBorders>
                  <w:bottom w:val="single" w:sz="6" w:space="0" w:color="000000"/>
                </w:tcBorders>
                <w:vAlign w:val="center"/>
              </w:tcPr>
            </w:tcPrChange>
          </w:tcPr>
          <w:p w:rsidR="00C00329" w:rsidRPr="001E2B1B" w:rsidRDefault="00C00329" w:rsidP="00C00329">
            <w:pPr>
              <w:pStyle w:val="ICTableEntry"/>
            </w:pPr>
            <w:r>
              <w:t>ByteWidth:DERIVED</w:t>
            </w:r>
            <w:r>
              <w:br/>
              <w:t>FROM OTHER ATTRIBUTES</w:t>
            </w:r>
          </w:p>
        </w:tc>
        <w:tc>
          <w:tcPr>
            <w:tcW w:w="1260" w:type="dxa"/>
            <w:tcBorders>
              <w:bottom w:val="single" w:sz="6" w:space="0" w:color="000000"/>
            </w:tcBorders>
            <w:vAlign w:val="center"/>
            <w:tcPrChange w:id="3741" w:author="Jim Kulp" w:date="2010-03-02T09:25:00Z">
              <w:tcPr>
                <w:tcW w:w="1260" w:type="dxa"/>
                <w:tcBorders>
                  <w:bottom w:val="single" w:sz="6" w:space="0" w:color="000000"/>
                </w:tcBorders>
                <w:vAlign w:val="center"/>
              </w:tcPr>
            </w:tcPrChange>
          </w:tcPr>
          <w:p w:rsidR="00C00329" w:rsidRPr="001E2B1B" w:rsidRDefault="00C00329" w:rsidP="00C00329">
            <w:pPr>
              <w:pStyle w:val="ICTableEntry"/>
            </w:pPr>
            <w:r>
              <w:t>unsignedInt</w:t>
            </w:r>
          </w:p>
        </w:tc>
        <w:tc>
          <w:tcPr>
            <w:tcW w:w="1170" w:type="dxa"/>
            <w:tcBorders>
              <w:bottom w:val="single" w:sz="6" w:space="0" w:color="000000"/>
            </w:tcBorders>
            <w:vAlign w:val="center"/>
            <w:tcPrChange w:id="3742" w:author="Jim Kulp" w:date="2010-03-02T09:25:00Z">
              <w:tcPr>
                <w:tcW w:w="990" w:type="dxa"/>
                <w:tcBorders>
                  <w:bottom w:val="single" w:sz="6" w:space="0" w:color="000000"/>
                </w:tcBorders>
                <w:vAlign w:val="center"/>
              </w:tcPr>
            </w:tcPrChange>
          </w:tcPr>
          <w:p w:rsidR="00C00329" w:rsidRPr="001E2B1B" w:rsidRDefault="00C00329" w:rsidP="00C00329">
            <w:pPr>
              <w:pStyle w:val="ICTableEntry"/>
            </w:pPr>
            <w:r>
              <w:t>none</w:t>
            </w:r>
          </w:p>
        </w:tc>
        <w:tc>
          <w:tcPr>
            <w:tcW w:w="4590" w:type="dxa"/>
            <w:tcBorders>
              <w:bottom w:val="single" w:sz="6" w:space="0" w:color="000000"/>
            </w:tcBorders>
            <w:vAlign w:val="center"/>
            <w:tcPrChange w:id="3743" w:author="Jim Kulp" w:date="2010-03-02T09:25:00Z">
              <w:tcPr>
                <w:tcW w:w="4770" w:type="dxa"/>
                <w:tcBorders>
                  <w:bottom w:val="single" w:sz="6" w:space="0" w:color="000000"/>
                </w:tcBorders>
                <w:vAlign w:val="center"/>
              </w:tcPr>
            </w:tcPrChange>
          </w:tcPr>
          <w:p w:rsidR="00C00329" w:rsidRPr="001E2B1B" w:rsidRDefault="00C00329" w:rsidP="00C00329">
            <w:pPr>
              <w:pStyle w:val="ICTableEntry"/>
            </w:pPr>
            <w:r>
              <w:t>Smallest data that the interface needs to handle:</w:t>
            </w:r>
            <w:r>
              <w:br/>
              <w:t>If DataValueWidth*DataValueGranularity is a multiple of DataWidth and ZeroLengthMessage = FALSE:</w:t>
            </w:r>
            <w:r>
              <w:br/>
            </w:r>
            <w:r>
              <w:tab/>
              <w:t>ByteWidth = DataWidth</w:t>
            </w:r>
            <w:ins w:id="3744" w:author="James Kulp" w:date="2008-11-13T11:09:00Z">
              <w:r w:rsidR="00863516">
                <w:t xml:space="preserve"> (thus no byte enables)</w:t>
              </w:r>
            </w:ins>
            <w:r>
              <w:br/>
              <w:t>Else:</w:t>
            </w:r>
            <w:r>
              <w:br/>
            </w:r>
            <w:r>
              <w:tab/>
              <w:t>ByteWidth = DataValueWidth</w:t>
            </w:r>
          </w:p>
        </w:tc>
      </w:tr>
      <w:tr w:rsidR="00C00329" w:rsidRPr="001E2B1B">
        <w:tc>
          <w:tcPr>
            <w:tcW w:w="2088" w:type="dxa"/>
            <w:tcBorders>
              <w:top w:val="single" w:sz="6" w:space="0" w:color="000000"/>
              <w:bottom w:val="single" w:sz="6" w:space="0" w:color="000000"/>
            </w:tcBorders>
            <w:shd w:val="clear" w:color="auto" w:fill="auto"/>
            <w:vAlign w:val="center"/>
            <w:tcPrChange w:id="3745" w:author="Jim Kulp" w:date="2010-03-02T09:25:00Z">
              <w:tcPr>
                <w:tcW w:w="2088"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t>ImpreciseBurst</w:t>
            </w:r>
          </w:p>
        </w:tc>
        <w:tc>
          <w:tcPr>
            <w:tcW w:w="1260" w:type="dxa"/>
            <w:tcBorders>
              <w:top w:val="single" w:sz="6" w:space="0" w:color="000000"/>
              <w:bottom w:val="single" w:sz="6" w:space="0" w:color="000000"/>
            </w:tcBorders>
            <w:shd w:val="clear" w:color="auto" w:fill="auto"/>
            <w:vAlign w:val="center"/>
            <w:tcPrChange w:id="3746" w:author="Jim Kulp" w:date="2010-03-02T09:25:00Z">
              <w:tcPr>
                <w:tcW w:w="1260"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rsidRPr="001E2B1B">
              <w:t>boolean</w:t>
            </w:r>
          </w:p>
        </w:tc>
        <w:tc>
          <w:tcPr>
            <w:tcW w:w="1170" w:type="dxa"/>
            <w:tcBorders>
              <w:top w:val="single" w:sz="6" w:space="0" w:color="000000"/>
              <w:bottom w:val="single" w:sz="6" w:space="0" w:color="000000"/>
            </w:tcBorders>
            <w:shd w:val="clear" w:color="auto" w:fill="auto"/>
            <w:vAlign w:val="center"/>
            <w:tcPrChange w:id="3747" w:author="Jim Kulp" w:date="2010-03-02T09:25:00Z">
              <w:tcPr>
                <w:tcW w:w="990" w:type="dxa"/>
                <w:tcBorders>
                  <w:top w:val="single" w:sz="6" w:space="0" w:color="000000"/>
                  <w:bottom w:val="single" w:sz="6" w:space="0" w:color="000000"/>
                </w:tcBorders>
                <w:shd w:val="clear" w:color="auto" w:fill="auto"/>
                <w:vAlign w:val="center"/>
              </w:tcPr>
            </w:tcPrChange>
          </w:tcPr>
          <w:p w:rsidR="00C00329" w:rsidRDefault="00C00329" w:rsidP="00C00329">
            <w:pPr>
              <w:pStyle w:val="ICTableEntry"/>
            </w:pPr>
            <w:r>
              <w:t>false</w:t>
            </w:r>
          </w:p>
        </w:tc>
        <w:tc>
          <w:tcPr>
            <w:tcW w:w="4590" w:type="dxa"/>
            <w:tcBorders>
              <w:top w:val="single" w:sz="6" w:space="0" w:color="000000"/>
              <w:bottom w:val="single" w:sz="6" w:space="0" w:color="000000"/>
            </w:tcBorders>
            <w:shd w:val="clear" w:color="auto" w:fill="auto"/>
            <w:vAlign w:val="center"/>
            <w:tcPrChange w:id="3748" w:author="Jim Kulp" w:date="2010-03-02T09:25:00Z">
              <w:tcPr>
                <w:tcW w:w="4770"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2088" w:type="dxa"/>
            <w:tcBorders>
              <w:top w:val="single" w:sz="6" w:space="0" w:color="000000"/>
              <w:bottom w:val="single" w:sz="6" w:space="0" w:color="000000"/>
            </w:tcBorders>
            <w:shd w:val="clear" w:color="auto" w:fill="auto"/>
            <w:vAlign w:val="center"/>
            <w:tcPrChange w:id="3749" w:author="Jim Kulp" w:date="2010-03-02T09:25:00Z">
              <w:tcPr>
                <w:tcW w:w="2088"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t>PreciseBurst</w:t>
            </w:r>
          </w:p>
        </w:tc>
        <w:tc>
          <w:tcPr>
            <w:tcW w:w="1260" w:type="dxa"/>
            <w:tcBorders>
              <w:top w:val="single" w:sz="6" w:space="0" w:color="000000"/>
              <w:bottom w:val="single" w:sz="6" w:space="0" w:color="000000"/>
            </w:tcBorders>
            <w:shd w:val="clear" w:color="auto" w:fill="auto"/>
            <w:vAlign w:val="center"/>
            <w:tcPrChange w:id="3750" w:author="Jim Kulp" w:date="2010-03-02T09:25:00Z">
              <w:tcPr>
                <w:tcW w:w="1260"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rsidRPr="001E2B1B">
              <w:t>boolean</w:t>
            </w:r>
          </w:p>
        </w:tc>
        <w:tc>
          <w:tcPr>
            <w:tcW w:w="1170" w:type="dxa"/>
            <w:tcBorders>
              <w:top w:val="single" w:sz="6" w:space="0" w:color="000000"/>
              <w:bottom w:val="single" w:sz="6" w:space="0" w:color="000000"/>
            </w:tcBorders>
            <w:shd w:val="clear" w:color="auto" w:fill="auto"/>
            <w:vAlign w:val="center"/>
            <w:tcPrChange w:id="3751" w:author="Jim Kulp" w:date="2010-03-02T09:25:00Z">
              <w:tcPr>
                <w:tcW w:w="990" w:type="dxa"/>
                <w:tcBorders>
                  <w:top w:val="single" w:sz="6" w:space="0" w:color="000000"/>
                  <w:bottom w:val="single" w:sz="6" w:space="0" w:color="000000"/>
                </w:tcBorders>
                <w:shd w:val="clear" w:color="auto" w:fill="auto"/>
                <w:vAlign w:val="center"/>
              </w:tcPr>
            </w:tcPrChange>
          </w:tcPr>
          <w:p w:rsidR="00C00329" w:rsidRDefault="00C00329" w:rsidP="00C00329">
            <w:pPr>
              <w:pStyle w:val="ICTableEntry"/>
            </w:pPr>
            <w:r>
              <w:t>false</w:t>
            </w:r>
          </w:p>
        </w:tc>
        <w:tc>
          <w:tcPr>
            <w:tcW w:w="4590" w:type="dxa"/>
            <w:tcBorders>
              <w:top w:val="single" w:sz="6" w:space="0" w:color="000000"/>
              <w:bottom w:val="single" w:sz="6" w:space="0" w:color="000000"/>
            </w:tcBorders>
            <w:shd w:val="clear" w:color="auto" w:fill="auto"/>
            <w:vAlign w:val="center"/>
            <w:tcPrChange w:id="3752" w:author="Jim Kulp" w:date="2010-03-02T09:25:00Z">
              <w:tcPr>
                <w:tcW w:w="4770" w:type="dxa"/>
                <w:tcBorders>
                  <w:top w:val="single" w:sz="6" w:space="0" w:color="000000"/>
                  <w:bottom w:val="single" w:sz="6" w:space="0" w:color="000000"/>
                </w:tcBorders>
                <w:shd w:val="clear" w:color="auto" w:fill="auto"/>
                <w:vAlign w:val="center"/>
              </w:tcPr>
            </w:tcPrChange>
          </w:tcPr>
          <w:p w:rsidR="00C00329" w:rsidRPr="001E2B1B" w:rsidRDefault="00C00329" w:rsidP="00C00329">
            <w:pPr>
              <w:pStyle w:val="ICTableEntry"/>
            </w:pPr>
            <w:r w:rsidRPr="001E2B1B">
              <w:t xml:space="preserve">TRUE: </w:t>
            </w:r>
            <w:r>
              <w:t>Precise OCP bursts will be used</w:t>
            </w:r>
            <w:r>
              <w:br/>
              <w:t>FALSE: Precise OCP bursts will not be used</w:t>
            </w:r>
          </w:p>
        </w:tc>
      </w:tr>
      <w:tr w:rsidR="00C00329" w:rsidRPr="001E2B1B">
        <w:tc>
          <w:tcPr>
            <w:tcW w:w="2088" w:type="dxa"/>
            <w:vAlign w:val="center"/>
            <w:tcPrChange w:id="3753" w:author="Jim Kulp" w:date="2010-03-02T09:25:00Z">
              <w:tcPr>
                <w:tcW w:w="2088" w:type="dxa"/>
                <w:vAlign w:val="center"/>
              </w:tcPr>
            </w:tcPrChange>
          </w:tcPr>
          <w:p w:rsidR="00C00329" w:rsidRPr="001E2B1B" w:rsidRDefault="00C00329" w:rsidP="00C00329">
            <w:pPr>
              <w:pStyle w:val="ICTableEntry"/>
            </w:pPr>
            <w:r>
              <w:t>Abortable</w:t>
            </w:r>
          </w:p>
        </w:tc>
        <w:tc>
          <w:tcPr>
            <w:tcW w:w="1260" w:type="dxa"/>
            <w:vAlign w:val="center"/>
            <w:tcPrChange w:id="3754" w:author="Jim Kulp" w:date="2010-03-02T09:25:00Z">
              <w:tcPr>
                <w:tcW w:w="1260" w:type="dxa"/>
                <w:vAlign w:val="center"/>
              </w:tcPr>
            </w:tcPrChange>
          </w:tcPr>
          <w:p w:rsidR="00C00329" w:rsidRPr="001E2B1B" w:rsidRDefault="00C00329" w:rsidP="00C00329">
            <w:pPr>
              <w:pStyle w:val="ICTableEntry"/>
            </w:pPr>
            <w:r w:rsidRPr="001E2B1B">
              <w:t>boolean</w:t>
            </w:r>
          </w:p>
        </w:tc>
        <w:tc>
          <w:tcPr>
            <w:tcW w:w="1170" w:type="dxa"/>
            <w:vAlign w:val="center"/>
            <w:tcPrChange w:id="3755" w:author="Jim Kulp" w:date="2010-03-02T09:25:00Z">
              <w:tcPr>
                <w:tcW w:w="990" w:type="dxa"/>
                <w:vAlign w:val="center"/>
              </w:tcPr>
            </w:tcPrChange>
          </w:tcPr>
          <w:p w:rsidR="00C00329" w:rsidRDefault="00C00329" w:rsidP="00C00329">
            <w:pPr>
              <w:pStyle w:val="ICTableEntry"/>
            </w:pPr>
            <w:r>
              <w:t>false</w:t>
            </w:r>
          </w:p>
        </w:tc>
        <w:tc>
          <w:tcPr>
            <w:tcW w:w="4590" w:type="dxa"/>
            <w:vAlign w:val="center"/>
            <w:tcPrChange w:id="3756" w:author="Jim Kulp" w:date="2010-03-02T09:25:00Z">
              <w:tcPr>
                <w:tcW w:w="4770" w:type="dxa"/>
                <w:vAlign w:val="center"/>
              </w:tcPr>
            </w:tcPrChange>
          </w:tcPr>
          <w:p w:rsidR="00C00329" w:rsidRPr="001E2B1B" w:rsidRDefault="00C00329" w:rsidP="00C00329">
            <w:pPr>
              <w:pStyle w:val="ICTableEntry"/>
            </w:pPr>
            <w:r>
              <w:t>TRUE:  Unfinished messages can be aborted</w:t>
            </w:r>
            <w:r>
              <w:br/>
              <w:t xml:space="preserve">FALSE:  All messages are transmitted in full. </w:t>
            </w:r>
          </w:p>
        </w:tc>
      </w:tr>
      <w:tr w:rsidR="00C00329" w:rsidRPr="001E2B1B">
        <w:tc>
          <w:tcPr>
            <w:tcW w:w="2088" w:type="dxa"/>
            <w:vAlign w:val="center"/>
            <w:tcPrChange w:id="3757" w:author="Jim Kulp" w:date="2010-03-02T09:25:00Z">
              <w:tcPr>
                <w:tcW w:w="2088" w:type="dxa"/>
                <w:vAlign w:val="center"/>
              </w:tcPr>
            </w:tcPrChange>
          </w:tcPr>
          <w:p w:rsidR="00C00329" w:rsidRPr="001E2B1B" w:rsidRDefault="00C00329" w:rsidP="00C00329">
            <w:pPr>
              <w:pStyle w:val="ICTableEntry"/>
            </w:pPr>
            <w:bookmarkStart w:id="3758" w:name="OLE_LINK9"/>
            <w:bookmarkStart w:id="3759" w:name="OLE_LINK10"/>
            <w:r>
              <w:t>EarlyRequest</w:t>
            </w:r>
          </w:p>
        </w:tc>
        <w:tc>
          <w:tcPr>
            <w:tcW w:w="1260" w:type="dxa"/>
            <w:vAlign w:val="center"/>
            <w:tcPrChange w:id="3760" w:author="Jim Kulp" w:date="2010-03-02T09:25:00Z">
              <w:tcPr>
                <w:tcW w:w="1260" w:type="dxa"/>
                <w:vAlign w:val="center"/>
              </w:tcPr>
            </w:tcPrChange>
          </w:tcPr>
          <w:p w:rsidR="00C00329" w:rsidRPr="001E2B1B" w:rsidRDefault="00C00329" w:rsidP="00C00329">
            <w:pPr>
              <w:pStyle w:val="ICTableEntry"/>
            </w:pPr>
            <w:r w:rsidRPr="001E2B1B">
              <w:t>boolean</w:t>
            </w:r>
          </w:p>
        </w:tc>
        <w:tc>
          <w:tcPr>
            <w:tcW w:w="1170" w:type="dxa"/>
            <w:vAlign w:val="center"/>
            <w:tcPrChange w:id="3761" w:author="Jim Kulp" w:date="2010-03-02T09:25:00Z">
              <w:tcPr>
                <w:tcW w:w="990" w:type="dxa"/>
                <w:vAlign w:val="center"/>
              </w:tcPr>
            </w:tcPrChange>
          </w:tcPr>
          <w:p w:rsidR="00C00329" w:rsidRDefault="00C00329" w:rsidP="00C00329">
            <w:pPr>
              <w:pStyle w:val="ICTableEntry"/>
            </w:pPr>
            <w:r>
              <w:t>false</w:t>
            </w:r>
          </w:p>
        </w:tc>
        <w:tc>
          <w:tcPr>
            <w:tcW w:w="4590" w:type="dxa"/>
            <w:vAlign w:val="center"/>
            <w:tcPrChange w:id="3762" w:author="Jim Kulp" w:date="2010-03-02T09:25:00Z">
              <w:tcPr>
                <w:tcW w:w="4770" w:type="dxa"/>
                <w:vAlign w:val="center"/>
              </w:tcPr>
            </w:tcPrChange>
          </w:tcPr>
          <w:p w:rsidR="00AD6E09" w:rsidRDefault="00C00329">
            <w:pPr>
              <w:pStyle w:val="ICTableEntry"/>
            </w:pPr>
            <w:r>
              <w:t>TRUE:  Start-of-message can occur before data</w:t>
            </w:r>
            <w:r>
              <w:br/>
              <w:t xml:space="preserve">FALSE:  First data will accompany </w:t>
            </w:r>
            <w:del w:id="3763" w:author="Jim Kulp" w:date="2010-03-02T09:25:00Z">
              <w:r w:rsidDel="004769A3">
                <w:delText xml:space="preserve">the </w:delText>
              </w:r>
            </w:del>
            <w:r>
              <w:t xml:space="preserve">start of message. </w:t>
            </w:r>
          </w:p>
        </w:tc>
      </w:tr>
    </w:tbl>
    <w:p w:rsidR="00C00329" w:rsidRPr="001E2B1B" w:rsidRDefault="00C00329" w:rsidP="00C00329">
      <w:pPr>
        <w:pStyle w:val="Heading3"/>
        <w:numPr>
          <w:numberingChange w:id="3764" w:author="James Kulp" w:date="2008-11-13T10:51:00Z" w:original="%1:6:0:.%2:3:0:.%3:2:0:"/>
        </w:numPr>
      </w:pPr>
      <w:bookmarkStart w:id="3765" w:name="_Ref86463906"/>
      <w:bookmarkStart w:id="3766" w:name="_Toc141235465"/>
      <w:bookmarkEnd w:id="3758"/>
      <w:bookmarkEnd w:id="3759"/>
      <w:r w:rsidRPr="001E2B1B">
        <w:t>WSI Attribute Details</w:t>
      </w:r>
      <w:bookmarkEnd w:id="3765"/>
      <w:bookmarkEnd w:id="3766"/>
    </w:p>
    <w:p w:rsidR="00C00329" w:rsidRPr="001E2B1B" w:rsidRDefault="00C00329" w:rsidP="00C00329">
      <w:r w:rsidRPr="001E2B1B">
        <w:t>This subsection contains the per-attribute details of choices available for a WSI.</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1260"/>
        <w:gridCol w:w="990"/>
        <w:gridCol w:w="4770"/>
      </w:tblGrid>
      <w:tr w:rsidR="00C00329" w:rsidRPr="001E2B1B">
        <w:tc>
          <w:tcPr>
            <w:tcW w:w="2088" w:type="dxa"/>
            <w:tcBorders>
              <w:top w:val="single" w:sz="6" w:space="0" w:color="000000"/>
            </w:tcBorders>
            <w:vAlign w:val="center"/>
          </w:tcPr>
          <w:p w:rsidR="00C00329" w:rsidRPr="001E2B1B" w:rsidRDefault="00C00329" w:rsidP="00C00329">
            <w:pPr>
              <w:pStyle w:val="ICTableEntry"/>
            </w:pPr>
            <w:r>
              <w:t>Continuous</w:t>
            </w:r>
          </w:p>
        </w:tc>
        <w:tc>
          <w:tcPr>
            <w:tcW w:w="1260" w:type="dxa"/>
            <w:tcBorders>
              <w:top w:val="single" w:sz="6" w:space="0" w:color="000000"/>
            </w:tcBorders>
            <w:vAlign w:val="center"/>
          </w:tcPr>
          <w:p w:rsidR="00C00329" w:rsidRPr="001E2B1B" w:rsidRDefault="00C00329" w:rsidP="00C00329">
            <w:pPr>
              <w:pStyle w:val="ICTableEntry"/>
            </w:pPr>
            <w:r w:rsidRPr="001E2B1B">
              <w:t>boolean</w:t>
            </w:r>
          </w:p>
        </w:tc>
        <w:tc>
          <w:tcPr>
            <w:tcW w:w="990" w:type="dxa"/>
            <w:tcBorders>
              <w:top w:val="single" w:sz="6" w:space="0" w:color="000000"/>
            </w:tcBorders>
            <w:vAlign w:val="center"/>
          </w:tcPr>
          <w:p w:rsidR="00C00329" w:rsidRDefault="00C00329" w:rsidP="00C00329">
            <w:pPr>
              <w:pStyle w:val="ICTableEntry"/>
            </w:pPr>
            <w:r>
              <w:t>false</w:t>
            </w:r>
          </w:p>
        </w:tc>
        <w:tc>
          <w:tcPr>
            <w:tcW w:w="4770" w:type="dxa"/>
            <w:tcBorders>
              <w:top w:val="single" w:sz="6" w:space="0" w:color="000000"/>
            </w:tcBorders>
            <w:vAlign w:val="center"/>
          </w:tcPr>
          <w:p w:rsidR="00C00329" w:rsidRPr="001E2B1B" w:rsidRDefault="00C00329" w:rsidP="00C00329">
            <w:pPr>
              <w:pStyle w:val="ICTableEntry"/>
            </w:pPr>
            <w:r>
              <w:t>TRUE:  within a burst, there shall be no idle cycles.</w:t>
            </w:r>
            <w:r>
              <w:br/>
              <w:t>FALSE:  there may be idle cycles within a burst</w:t>
            </w:r>
          </w:p>
        </w:tc>
      </w:tr>
    </w:tbl>
    <w:p w:rsidR="00C00329" w:rsidRDefault="00C00329">
      <w:r>
        <w:t xml:space="preserve">The Continuous attribute indicates </w:t>
      </w:r>
      <w:r w:rsidRPr="005C4904">
        <w:rPr>
          <w:i/>
        </w:rPr>
        <w:t>continuous</w:t>
      </w:r>
      <w:r w:rsidRPr="005C4904">
        <w:t xml:space="preserve"> </w:t>
      </w:r>
      <w:r>
        <w:t xml:space="preserve">data bursts between master and slave, meaning that once burst data transfer begins, data is transferred on every cycle without interruption, either by the master (no idle cycles) or the slave (no flow control via SThreadBusy). This attribute only refers to </w:t>
      </w:r>
      <w:r w:rsidRPr="005C4904">
        <w:rPr>
          <w:i/>
        </w:rPr>
        <w:t>intra</w:t>
      </w:r>
      <w:r>
        <w:t xml:space="preserve">-burst continuity and implies nothing about </w:t>
      </w:r>
      <w:r w:rsidRPr="005C4904">
        <w:rPr>
          <w:i/>
        </w:rPr>
        <w:t>inter</w:t>
      </w:r>
      <w:r>
        <w:t>-burst behavior.</w:t>
      </w:r>
    </w:p>
    <w:p w:rsidR="00C00329" w:rsidRDefault="00C00329" w:rsidP="00C00329">
      <w:r>
        <w:t>Continuous=TRUE indicates, for producers: “Once I get started and allowed by flow control at the start of a burst, I will produce all the data in one continuous burst with no idle cycles and cannot accept any flow control (backpressure)”.  For consumers: “Once I receive the first data in a burst, I require and will accept all the data in one continuous burst, without idle cycles, and without asserting SThreadBusy until after the last request in the burst.”</w:t>
      </w:r>
    </w:p>
    <w:p w:rsidR="00C00329" w:rsidRPr="001E2B1B" w:rsidRDefault="00C00329" w:rsidP="00C00329">
      <w:r>
        <w:t xml:space="preserve">This attribute does not change the OCP configuration or any of the signals in the interface.  It expresses two aspects of the data transfer: </w:t>
      </w:r>
      <w:r w:rsidRPr="001300CC">
        <w:rPr>
          <w:i/>
        </w:rPr>
        <w:t xml:space="preserve">data will fill every cycle, </w:t>
      </w:r>
      <w:r>
        <w:t xml:space="preserve">and no </w:t>
      </w:r>
      <w:r w:rsidRPr="001300CC">
        <w:rPr>
          <w:i/>
        </w:rPr>
        <w:t>data flow-control will occur within the burst</w:t>
      </w:r>
      <w:r>
        <w:t>.  This attribute is common to the WSI, WMI, and WMemI profiles.</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Change w:id="3767" w:author="Jim Kulp" w:date="2010-03-02T09:26:00Z">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PrChange>
      </w:tblPr>
      <w:tblGrid>
        <w:gridCol w:w="2088"/>
        <w:gridCol w:w="1260"/>
        <w:gridCol w:w="1170"/>
        <w:gridCol w:w="4590"/>
        <w:tblGridChange w:id="3768">
          <w:tblGrid>
            <w:gridCol w:w="2088"/>
            <w:gridCol w:w="1260"/>
            <w:gridCol w:w="990"/>
            <w:gridCol w:w="4770"/>
          </w:tblGrid>
        </w:tblGridChange>
      </w:tblGrid>
      <w:tr w:rsidR="00C00329" w:rsidRPr="001E2B1B">
        <w:tc>
          <w:tcPr>
            <w:tcW w:w="2088" w:type="dxa"/>
            <w:tcBorders>
              <w:top w:val="single" w:sz="6" w:space="0" w:color="000000"/>
            </w:tcBorders>
            <w:vAlign w:val="center"/>
            <w:tcPrChange w:id="3769" w:author="Jim Kulp" w:date="2010-03-02T09:26:00Z">
              <w:tcPr>
                <w:tcW w:w="2088" w:type="dxa"/>
                <w:tcBorders>
                  <w:top w:val="single" w:sz="6" w:space="0" w:color="000000"/>
                </w:tcBorders>
                <w:vAlign w:val="center"/>
              </w:tcPr>
            </w:tcPrChange>
          </w:tcPr>
          <w:p w:rsidR="00C00329" w:rsidRPr="001E2B1B" w:rsidRDefault="00C00329" w:rsidP="00C00329">
            <w:pPr>
              <w:pStyle w:val="ICTableEntry"/>
            </w:pPr>
            <w:r w:rsidRPr="001E2B1B">
              <w:t>DataWidth</w:t>
            </w:r>
          </w:p>
        </w:tc>
        <w:tc>
          <w:tcPr>
            <w:tcW w:w="1260" w:type="dxa"/>
            <w:tcBorders>
              <w:top w:val="single" w:sz="6" w:space="0" w:color="000000"/>
            </w:tcBorders>
            <w:vAlign w:val="center"/>
            <w:tcPrChange w:id="3770" w:author="Jim Kulp" w:date="2010-03-02T09:26:00Z">
              <w:tcPr>
                <w:tcW w:w="1260" w:type="dxa"/>
                <w:tcBorders>
                  <w:top w:val="single" w:sz="6" w:space="0" w:color="000000"/>
                </w:tcBorders>
                <w:vAlign w:val="center"/>
              </w:tcPr>
            </w:tcPrChange>
          </w:tcPr>
          <w:p w:rsidR="00C00329" w:rsidRPr="001E2B1B" w:rsidRDefault="00C00329" w:rsidP="00C00329">
            <w:pPr>
              <w:pStyle w:val="ICTableEntry"/>
            </w:pPr>
            <w:r w:rsidRPr="001E2B1B">
              <w:t>unsignedInt</w:t>
            </w:r>
          </w:p>
        </w:tc>
        <w:tc>
          <w:tcPr>
            <w:tcW w:w="1170" w:type="dxa"/>
            <w:tcBorders>
              <w:top w:val="single" w:sz="6" w:space="0" w:color="000000"/>
            </w:tcBorders>
            <w:vAlign w:val="center"/>
            <w:tcPrChange w:id="3771" w:author="Jim Kulp" w:date="2010-03-02T09:26:00Z">
              <w:tcPr>
                <w:tcW w:w="990" w:type="dxa"/>
                <w:tcBorders>
                  <w:top w:val="single" w:sz="6" w:space="0" w:color="000000"/>
                </w:tcBorders>
                <w:vAlign w:val="center"/>
              </w:tcPr>
            </w:tcPrChange>
          </w:tcPr>
          <w:p w:rsidR="00C00329" w:rsidRPr="001E2B1B" w:rsidRDefault="00C00329" w:rsidP="00C00329">
            <w:pPr>
              <w:pStyle w:val="ICTableEntry"/>
            </w:pPr>
            <w:del w:id="3772" w:author="Jim Kulp" w:date="2010-03-02T09:26:00Z">
              <w:r w:rsidRPr="001E2B1B" w:rsidDel="004769A3">
                <w:delText>8</w:delText>
              </w:r>
            </w:del>
            <w:ins w:id="3773" w:author="Jim Kulp" w:date="2010-03-02T09:26:00Z">
              <w:r w:rsidR="004769A3">
                <w:t>DataValue-Width</w:t>
              </w:r>
            </w:ins>
          </w:p>
        </w:tc>
        <w:tc>
          <w:tcPr>
            <w:tcW w:w="4590" w:type="dxa"/>
            <w:tcBorders>
              <w:top w:val="single" w:sz="6" w:space="0" w:color="000000"/>
            </w:tcBorders>
            <w:vAlign w:val="center"/>
            <w:tcPrChange w:id="3774" w:author="Jim Kulp" w:date="2010-03-02T09:26:00Z">
              <w:tcPr>
                <w:tcW w:w="4770" w:type="dxa"/>
                <w:tcBorders>
                  <w:top w:val="single" w:sz="6" w:space="0" w:color="000000"/>
                </w:tcBorders>
                <w:vAlign w:val="center"/>
              </w:tcPr>
            </w:tcPrChange>
          </w:tcPr>
          <w:p w:rsidR="00C00329" w:rsidRPr="001E2B1B" w:rsidRDefault="00C00329" w:rsidP="00C00329">
            <w:pPr>
              <w:pStyle w:val="ICTableEntry"/>
            </w:pPr>
            <w:r w:rsidRPr="001E2B1B">
              <w:t>Physical width in bits/wires of the data path.</w:t>
            </w:r>
          </w:p>
        </w:tc>
      </w:tr>
    </w:tbl>
    <w:p w:rsidR="00C00329" w:rsidRPr="001E2B1B" w:rsidRDefault="00C00329" w:rsidP="00C00329">
      <w:r w:rsidRPr="001E2B1B">
        <w:t xml:space="preserve">The DataWidth attribute is the physical width (word size) of the interface in bits. It must be a multiple of the </w:t>
      </w:r>
      <w:ins w:id="3775" w:author="Jim Kulp" w:date="2009-12-01T14:35:00Z">
        <w:r w:rsidR="005A3EA2">
          <w:t>DataValue</w:t>
        </w:r>
      </w:ins>
      <w:del w:id="3776" w:author="Jim Kulp" w:date="2009-12-01T14:35:00Z">
        <w:r w:rsidDel="005A3EA2">
          <w:delText>Byte</w:delText>
        </w:r>
      </w:del>
      <w:r>
        <w:t>Width</w:t>
      </w:r>
      <w:r w:rsidRPr="001E2B1B">
        <w:t xml:space="preserve"> attribute.  </w:t>
      </w:r>
      <w:ins w:id="3777" w:author="Jim Kulp" w:date="2010-03-02T09:26:00Z">
        <w:r w:rsidR="004769A3">
          <w:t xml:space="preserve">If not specified, the default value is the DataValueWidth attribute of the protocol used over this interface.  </w:t>
        </w:r>
      </w:ins>
      <w:r>
        <w:t xml:space="preserve">When the </w:t>
      </w:r>
      <w:ins w:id="3778" w:author="Jim Kulp" w:date="2009-12-01T14:35:00Z">
        <w:r w:rsidR="005A3EA2">
          <w:t>DataValue</w:t>
        </w:r>
      </w:ins>
      <w:del w:id="3779" w:author="Jim Kulp" w:date="2009-12-01T14:35:00Z">
        <w:r w:rsidDel="005A3EA2">
          <w:delText>Byte</w:delText>
        </w:r>
      </w:del>
      <w:r>
        <w:t>Width</w:t>
      </w:r>
      <w:ins w:id="3780" w:author="Jim Kulp" w:date="2009-12-01T14:39:00Z">
        <w:r w:rsidR="008F0DD5">
          <w:t>*DataValueGranularity</w:t>
        </w:r>
      </w:ins>
      <w:r>
        <w:t xml:space="preserve"> is smaller than the DataWidth, and not a multiple of 8, OCP requires the data path to be split between two OCP fields (MData and MDataInfo).  Octet-oriented or word-oriented interfaces never have this complexity.  When </w:t>
      </w:r>
      <w:del w:id="3781" w:author="Jim Kulp" w:date="2009-12-01T14:38:00Z">
        <w:r w:rsidDel="008F0DD5">
          <w:delText xml:space="preserve">ByteWidth </w:delText>
        </w:r>
      </w:del>
      <w:ins w:id="3782" w:author="Jim Kulp" w:date="2009-12-01T14:38:00Z">
        <w:r w:rsidR="008F0DD5">
          <w:t>DataValueWidth</w:t>
        </w:r>
      </w:ins>
      <w:ins w:id="3783" w:author="Jim Kulp" w:date="2009-12-01T14:40:00Z">
        <w:r w:rsidR="008F0DD5">
          <w:t>*DataValueGranularity</w:t>
        </w:r>
      </w:ins>
      <w:ins w:id="3784" w:author="Jim Kulp" w:date="2009-12-01T14:38:00Z">
        <w:r w:rsidR="008F0DD5">
          <w:t xml:space="preserve"> </w:t>
        </w:r>
      </w:ins>
      <w:r>
        <w:t>is smaller than DataWidth, byte</w:t>
      </w:r>
      <w:r w:rsidRPr="001E2B1B">
        <w:t xml:space="preserve"> enables are required </w:t>
      </w:r>
      <w:r>
        <w:t>in the interface</w:t>
      </w:r>
      <w:r w:rsidRPr="001E2B1B">
        <w:t>.</w:t>
      </w:r>
    </w:p>
    <w:p w:rsidR="00C00329" w:rsidRDefault="00C00329" w:rsidP="00C00329">
      <w:r>
        <w:t>This attribute is common to the WSI, WMI, and WMemI profiles</w:t>
      </w:r>
      <w:ins w:id="3785" w:author="Jim Kulp" w:date="2010-03-02T09:27:00Z">
        <w:r w:rsidR="004769A3">
          <w:t>, except that for the WMemI profile, the default value is 8</w:t>
        </w:r>
      </w:ins>
      <w:r>
        <w:t>.</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1260"/>
        <w:gridCol w:w="990"/>
        <w:gridCol w:w="4770"/>
      </w:tblGrid>
      <w:tr w:rsidR="00C00329" w:rsidRPr="001E2B1B">
        <w:tc>
          <w:tcPr>
            <w:tcW w:w="2088" w:type="dxa"/>
            <w:tcBorders>
              <w:bottom w:val="single" w:sz="6" w:space="0" w:color="000000"/>
            </w:tcBorders>
            <w:vAlign w:val="center"/>
          </w:tcPr>
          <w:p w:rsidR="00C00329" w:rsidRPr="001E2B1B" w:rsidRDefault="00C00329" w:rsidP="00C00329">
            <w:pPr>
              <w:pStyle w:val="ICTableEntry"/>
            </w:pPr>
            <w:r>
              <w:t>ByteWidth:DERIVED</w:t>
            </w:r>
          </w:p>
        </w:tc>
        <w:tc>
          <w:tcPr>
            <w:tcW w:w="1260" w:type="dxa"/>
            <w:tcBorders>
              <w:bottom w:val="single" w:sz="6" w:space="0" w:color="000000"/>
            </w:tcBorders>
            <w:vAlign w:val="center"/>
          </w:tcPr>
          <w:p w:rsidR="00C00329" w:rsidRPr="001E2B1B" w:rsidRDefault="00C00329" w:rsidP="00C00329">
            <w:pPr>
              <w:pStyle w:val="ICTableEntry"/>
            </w:pPr>
            <w:r>
              <w:t>unsignedInt</w:t>
            </w:r>
          </w:p>
        </w:tc>
        <w:tc>
          <w:tcPr>
            <w:tcW w:w="990" w:type="dxa"/>
            <w:tcBorders>
              <w:bottom w:val="single" w:sz="6" w:space="0" w:color="000000"/>
            </w:tcBorders>
            <w:vAlign w:val="center"/>
          </w:tcPr>
          <w:p w:rsidR="00C00329" w:rsidRPr="001E2B1B" w:rsidRDefault="00C00329" w:rsidP="00C00329">
            <w:pPr>
              <w:pStyle w:val="ICTableEntry"/>
            </w:pPr>
            <w:r>
              <w:t>none</w:t>
            </w:r>
          </w:p>
        </w:tc>
        <w:tc>
          <w:tcPr>
            <w:tcW w:w="4770" w:type="dxa"/>
            <w:tcBorders>
              <w:bottom w:val="single" w:sz="6" w:space="0" w:color="000000"/>
            </w:tcBorders>
            <w:vAlign w:val="center"/>
          </w:tcPr>
          <w:p w:rsidR="00C00329" w:rsidRPr="001E2B1B" w:rsidRDefault="00C00329" w:rsidP="00863516">
            <w:pPr>
              <w:pStyle w:val="ICTableEntry"/>
            </w:pPr>
            <w:r>
              <w:t>Smallest data that the interface needs to handle:</w:t>
            </w:r>
            <w:r>
              <w:br/>
              <w:t>If DataValueWidth*DataValueGranularity is a multiple of DataWidth and ZeroLengthMessage = FALSE:</w:t>
            </w:r>
            <w:r>
              <w:br/>
            </w:r>
            <w:r>
              <w:tab/>
              <w:t>ByteWidth = DataWidth</w:t>
            </w:r>
            <w:ins w:id="3786" w:author="James Kulp" w:date="2008-11-13T11:08:00Z">
              <w:r w:rsidR="00863516">
                <w:t xml:space="preserve"> (</w:t>
              </w:r>
            </w:ins>
            <w:ins w:id="3787" w:author="James Kulp" w:date="2008-11-13T11:09:00Z">
              <w:r w:rsidR="00863516">
                <w:t>thus</w:t>
              </w:r>
            </w:ins>
            <w:ins w:id="3788" w:author="James Kulp" w:date="2008-11-13T11:08:00Z">
              <w:r w:rsidR="00863516">
                <w:t xml:space="preserve"> no byte enables)</w:t>
              </w:r>
            </w:ins>
            <w:r>
              <w:br/>
              <w:t>Else:</w:t>
            </w:r>
            <w:r>
              <w:br/>
            </w:r>
            <w:r>
              <w:tab/>
              <w:t>ByteWidth = DataValueWidth</w:t>
            </w:r>
          </w:p>
        </w:tc>
      </w:tr>
    </w:tbl>
    <w:p w:rsidR="00C00329" w:rsidRDefault="00C00329" w:rsidP="00C00329">
      <w:r>
        <w:t>ByteWidth expresses the size in bits of the smallest data value that the interface needs to handle, and is used to enable byte enable functionality in WSI, WMI, and WMemI.</w:t>
      </w:r>
    </w:p>
    <w:p w:rsidR="00C00329" w:rsidRDefault="00C00329" w:rsidP="00C00329">
      <w:pPr>
        <w:rPr>
          <w:ins w:id="3789" w:author="James Kulp" w:date="2008-11-13T11:11:00Z"/>
        </w:rPr>
      </w:pPr>
      <w:r>
        <w:t xml:space="preserve">For WSI,  ByteWidth is a derived based on data protocol attributes.  It </w:t>
      </w:r>
      <w:del w:id="3790" w:author="James Kulp" w:date="2008-11-13T11:10:00Z">
        <w:r w:rsidDel="00863516">
          <w:delText>need not be</w:delText>
        </w:r>
      </w:del>
      <w:ins w:id="3791" w:author="James Kulp" w:date="2008-11-13T11:10:00Z">
        <w:r w:rsidR="00863516">
          <w:t>is not</w:t>
        </w:r>
      </w:ins>
      <w:r>
        <w:t xml:space="preserve"> specified directly.  For WSI, when ByteWidth is less than DataWidth, byte enables are enabled </w:t>
      </w:r>
      <w:r w:rsidRPr="001E2B1B">
        <w:t>to indicate the actual valid data in the last word message</w:t>
      </w:r>
      <w:r>
        <w:t>s (and, when ZeroLengthMessages = TRUE, that there is no data in the last word).</w:t>
      </w:r>
    </w:p>
    <w:p w:rsidR="00863516" w:rsidRDefault="00863516" w:rsidP="00C00329">
      <w:pPr>
        <w:numPr>
          <w:ins w:id="3792" w:author="James Kulp" w:date="2008-11-13T11:11:00Z"/>
        </w:numPr>
      </w:pPr>
      <w:ins w:id="3793" w:author="James Kulp" w:date="2008-11-13T11:11:00Z">
        <w:r>
          <w:t xml:space="preserve">Thus byte enables are only required in WSI when the messages </w:t>
        </w:r>
      </w:ins>
      <w:ins w:id="3794" w:author="James Kulp" w:date="2008-11-13T11:12:00Z">
        <w:r>
          <w:t xml:space="preserve">may have zero length, or may contain a number of values that </w:t>
        </w:r>
      </w:ins>
      <w:ins w:id="3795" w:author="James Kulp" w:date="2008-11-13T11:13:00Z">
        <w:r>
          <w:t xml:space="preserve">do not fill the last </w:t>
        </w:r>
      </w:ins>
      <w:ins w:id="3796" w:author="James Kulp" w:date="2008-11-13T11:14:00Z">
        <w:r>
          <w:t>DataWidth word of the message</w:t>
        </w:r>
      </w:ins>
      <w:ins w:id="3797" w:author="James Kulp" w:date="2008-11-13T11:13:00Z">
        <w:r>
          <w:t>.</w:t>
        </w:r>
      </w:ins>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1260"/>
        <w:gridCol w:w="990"/>
        <w:gridCol w:w="4770"/>
      </w:tblGrid>
      <w:tr w:rsidR="00C00329" w:rsidRPr="001E2B1B">
        <w:tc>
          <w:tcPr>
            <w:tcW w:w="2088"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t>ImpreciseBurst</w:t>
            </w:r>
          </w:p>
        </w:tc>
        <w:tc>
          <w:tcPr>
            <w:tcW w:w="1260"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rsidRPr="001E2B1B">
              <w:t>boolean</w:t>
            </w:r>
          </w:p>
        </w:tc>
        <w:tc>
          <w:tcPr>
            <w:tcW w:w="990" w:type="dxa"/>
            <w:tcBorders>
              <w:top w:val="single" w:sz="6" w:space="0" w:color="000000"/>
              <w:bottom w:val="single" w:sz="6" w:space="0" w:color="000000"/>
            </w:tcBorders>
            <w:shd w:val="clear" w:color="auto" w:fill="auto"/>
            <w:vAlign w:val="center"/>
          </w:tcPr>
          <w:p w:rsidR="00C00329" w:rsidRDefault="00C00329" w:rsidP="00C00329">
            <w:pPr>
              <w:pStyle w:val="ICTableEntry"/>
            </w:pPr>
            <w:r>
              <w:t>false</w:t>
            </w:r>
          </w:p>
        </w:tc>
        <w:tc>
          <w:tcPr>
            <w:tcW w:w="4770"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2088"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t>PreciseBurst</w:t>
            </w:r>
          </w:p>
        </w:tc>
        <w:tc>
          <w:tcPr>
            <w:tcW w:w="1260"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rsidRPr="001E2B1B">
              <w:t>boolean</w:t>
            </w:r>
          </w:p>
        </w:tc>
        <w:tc>
          <w:tcPr>
            <w:tcW w:w="990" w:type="dxa"/>
            <w:tcBorders>
              <w:top w:val="single" w:sz="6" w:space="0" w:color="000000"/>
              <w:bottom w:val="single" w:sz="6" w:space="0" w:color="000000"/>
            </w:tcBorders>
            <w:shd w:val="clear" w:color="auto" w:fill="auto"/>
            <w:vAlign w:val="center"/>
          </w:tcPr>
          <w:p w:rsidR="00C00329" w:rsidRDefault="00C00329" w:rsidP="00C00329">
            <w:pPr>
              <w:pStyle w:val="ICTableEntry"/>
            </w:pPr>
            <w:r>
              <w:t>false</w:t>
            </w:r>
          </w:p>
        </w:tc>
        <w:tc>
          <w:tcPr>
            <w:tcW w:w="4770" w:type="dxa"/>
            <w:tcBorders>
              <w:top w:val="single" w:sz="6" w:space="0" w:color="000000"/>
              <w:bottom w:val="single" w:sz="6" w:space="0" w:color="000000"/>
            </w:tcBorders>
            <w:shd w:val="clear" w:color="auto" w:fill="auto"/>
            <w:vAlign w:val="center"/>
          </w:tcPr>
          <w:p w:rsidR="00C00329" w:rsidRPr="001E2B1B" w:rsidRDefault="00C00329" w:rsidP="00C00329">
            <w:pPr>
              <w:pStyle w:val="ICTableEntry"/>
            </w:pPr>
            <w:r w:rsidRPr="001E2B1B">
              <w:t xml:space="preserve">TRUE: </w:t>
            </w:r>
            <w:r>
              <w:t>Precise OCP bursts will be used</w:t>
            </w:r>
            <w:r>
              <w:br/>
              <w:t>FALSE: Precise OCP bursts will not be used</w:t>
            </w:r>
          </w:p>
        </w:tc>
      </w:tr>
    </w:tbl>
    <w:p w:rsidR="00C00329" w:rsidRDefault="00C00329" w:rsidP="00C00329">
      <w:r>
        <w:t>These burst attributes indicate what sort of burst transactions will be issued by the worker, as OCP master, or accepted by the worker as OCP slave.  These attributes are common to WSI, WMI and WMemI WIPs.</w:t>
      </w:r>
    </w:p>
    <w:p w:rsidR="00C00329" w:rsidRDefault="00C00329" w:rsidP="00C00329">
      <w:r>
        <w:t>For WSI and WMI, one, but not both of these attributes must be TRUE.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1260"/>
        <w:gridCol w:w="990"/>
        <w:gridCol w:w="4770"/>
      </w:tblGrid>
      <w:tr w:rsidR="00C00329" w:rsidRPr="001E2B1B">
        <w:tc>
          <w:tcPr>
            <w:tcW w:w="2088" w:type="dxa"/>
            <w:vAlign w:val="center"/>
          </w:tcPr>
          <w:p w:rsidR="00C00329" w:rsidRPr="001E2B1B" w:rsidRDefault="00C00329" w:rsidP="00C00329">
            <w:pPr>
              <w:pStyle w:val="ICTableEntry"/>
            </w:pPr>
            <w:r>
              <w:t>Abortable</w:t>
            </w:r>
          </w:p>
        </w:tc>
        <w:tc>
          <w:tcPr>
            <w:tcW w:w="1260" w:type="dxa"/>
            <w:vAlign w:val="center"/>
          </w:tcPr>
          <w:p w:rsidR="00C00329" w:rsidRPr="001E2B1B" w:rsidRDefault="00C00329" w:rsidP="00C00329">
            <w:pPr>
              <w:pStyle w:val="ICTableEntry"/>
            </w:pPr>
            <w:r w:rsidRPr="001E2B1B">
              <w:t>boolean</w:t>
            </w:r>
          </w:p>
        </w:tc>
        <w:tc>
          <w:tcPr>
            <w:tcW w:w="990" w:type="dxa"/>
            <w:vAlign w:val="center"/>
          </w:tcPr>
          <w:p w:rsidR="00C00329" w:rsidRDefault="00C00329" w:rsidP="00C00329">
            <w:pPr>
              <w:pStyle w:val="ICTableEntry"/>
            </w:pPr>
            <w:r>
              <w:t>false</w:t>
            </w:r>
          </w:p>
        </w:tc>
        <w:tc>
          <w:tcPr>
            <w:tcW w:w="4770" w:type="dxa"/>
            <w:vAlign w:val="center"/>
          </w:tcPr>
          <w:p w:rsidR="00C00329" w:rsidRPr="001E2B1B" w:rsidRDefault="00C00329" w:rsidP="00C00329">
            <w:pPr>
              <w:pStyle w:val="ICTableEntry"/>
            </w:pPr>
            <w:r>
              <w:t>TRUE:  Unfinished messages can be aborted</w:t>
            </w:r>
            <w:r>
              <w:br/>
              <w:t xml:space="preserve">FALSE:  All messages are transmitted in full. </w:t>
            </w:r>
          </w:p>
        </w:tc>
      </w:tr>
    </w:tbl>
    <w:p w:rsidR="00C00329" w:rsidRDefault="00C00329" w:rsidP="00C00329">
      <w:r>
        <w:t>Abortable specifies that the producer may abort a message before it is fully transmitted, and that the consumer can handle and respect such an action.  This is an important optimization when both sides are able to do this without extra buffering.  It is analogous to the cut-through routing optimization in switches.  The semantic is similar to the “discontinue” action in the Xilinx LocalLink Interface.  It is optional since it has a modest cost in interface complexity, and can only be TRUE when ImpreciseBurst is TRUE.</w:t>
      </w:r>
    </w:p>
    <w:tbl>
      <w:tblPr>
        <w:tblStyle w:val="TableGrid"/>
        <w:tblW w:w="9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1260"/>
        <w:gridCol w:w="990"/>
        <w:gridCol w:w="4770"/>
      </w:tblGrid>
      <w:tr w:rsidR="00C00329" w:rsidRPr="001E2B1B">
        <w:tc>
          <w:tcPr>
            <w:tcW w:w="2088" w:type="dxa"/>
            <w:vAlign w:val="center"/>
          </w:tcPr>
          <w:p w:rsidR="00C00329" w:rsidRPr="001E2B1B" w:rsidRDefault="00C00329" w:rsidP="00C00329">
            <w:pPr>
              <w:pStyle w:val="ICTableEntry"/>
            </w:pPr>
            <w:r>
              <w:t>EarlyRequest</w:t>
            </w:r>
          </w:p>
        </w:tc>
        <w:tc>
          <w:tcPr>
            <w:tcW w:w="1260" w:type="dxa"/>
            <w:vAlign w:val="center"/>
          </w:tcPr>
          <w:p w:rsidR="00C00329" w:rsidRPr="001E2B1B" w:rsidRDefault="00C00329" w:rsidP="00C00329">
            <w:pPr>
              <w:pStyle w:val="ICTableEntry"/>
            </w:pPr>
            <w:r w:rsidRPr="001E2B1B">
              <w:t>boolean</w:t>
            </w:r>
          </w:p>
        </w:tc>
        <w:tc>
          <w:tcPr>
            <w:tcW w:w="990" w:type="dxa"/>
            <w:vAlign w:val="center"/>
          </w:tcPr>
          <w:p w:rsidR="00C00329" w:rsidRDefault="00C00329" w:rsidP="00C00329">
            <w:pPr>
              <w:pStyle w:val="ICTableEntry"/>
            </w:pPr>
            <w:r>
              <w:t>false</w:t>
            </w:r>
          </w:p>
        </w:tc>
        <w:tc>
          <w:tcPr>
            <w:tcW w:w="4770" w:type="dxa"/>
            <w:vAlign w:val="center"/>
          </w:tcPr>
          <w:p w:rsidR="00C00329" w:rsidRPr="001E2B1B" w:rsidRDefault="00C00329" w:rsidP="00C00329">
            <w:pPr>
              <w:pStyle w:val="ICTableEntry"/>
            </w:pPr>
            <w:r>
              <w:t>TRUE:  Start-of-message can occur before data</w:t>
            </w:r>
            <w:r>
              <w:br/>
              <w:t xml:space="preserve">FALSE:  First data will accompany the start of message. </w:t>
            </w:r>
          </w:p>
        </w:tc>
      </w:tr>
    </w:tbl>
    <w:p w:rsidR="00C00329" w:rsidRDefault="00C00329" w:rsidP="00C00329">
      <w:r>
        <w:t>The attribute EarlyRequest is an implementation choice that allows, when TRUE, the WSI to convey message arrival (a.k.a. “start of message”) in advance of the first data in the message.  In general, this is a latency improvement:  you can start a message earlier.</w:t>
      </w:r>
    </w:p>
    <w:p w:rsidR="00C00329" w:rsidRDefault="00C00329" w:rsidP="00C00329">
      <w:r>
        <w:t>For consumers, use EarlyRequest=TRUE in situations where the early indication of message arrival has value, typically to reduce latency.  For producers, pass along this information if it is available:  i.e. of the producer knows about a message before it has the first data of the message, it should pass this potentially latency-improving information to the consumer.</w:t>
      </w:r>
    </w:p>
    <w:p w:rsidR="00C00329" w:rsidRDefault="00C00329" w:rsidP="00C00329">
      <w:r>
        <w:t xml:space="preserve">When EarlyRequest = FALSE, the first data word of a message is required to be available at the same time as the first OCP request of the message.  Secondarily, data is supplied at the same time as the OCP request for </w:t>
      </w:r>
      <w:r w:rsidRPr="00C15F10">
        <w:rPr>
          <w:i/>
        </w:rPr>
        <w:t>all</w:t>
      </w:r>
      <w:r>
        <w:t xml:space="preserve"> words of the message.</w:t>
      </w:r>
    </w:p>
    <w:p w:rsidR="00863516" w:rsidRDefault="00C00329" w:rsidP="00C00329">
      <w:pPr>
        <w:rPr>
          <w:ins w:id="3798" w:author="James Kulp" w:date="2008-11-13T11:16:00Z"/>
        </w:rPr>
      </w:pPr>
      <w:r w:rsidRPr="002A22C6">
        <w:t xml:space="preserve">When EarlyRequest=TRUE, </w:t>
      </w:r>
      <w:r>
        <w:t>the interface</w:t>
      </w:r>
      <w:r w:rsidRPr="001E2B1B">
        <w:t xml:space="preserve"> uses the OCP defined behavior of datahandshake=1 to decouple the request from the data. This allows the producing-master to send OCP requests ahead of (or at the same time as), the corresponding data.</w:t>
      </w:r>
    </w:p>
    <w:p w:rsidR="00C00329" w:rsidRDefault="00863516" w:rsidP="00C00329">
      <w:pPr>
        <w:numPr>
          <w:ins w:id="3799" w:author="James Kulp" w:date="2008-11-13T11:16:00Z"/>
        </w:numPr>
      </w:pPr>
      <w:ins w:id="3800" w:author="James Kulp" w:date="2008-11-13T11:16:00Z">
        <w:r>
          <w:t>Since OCP datahandshake behavior is thus optional, single-request-multiple-data (SRMD) bursts are not allowed for WSI.  All bursts are always MRMD.</w:t>
        </w:r>
      </w:ins>
      <w:del w:id="3801" w:author="James Kulp" w:date="2008-11-13T11:16:00Z">
        <w:r w:rsidR="00C00329" w:rsidRPr="001E2B1B" w:rsidDel="00863516">
          <w:delText xml:space="preserve"> </w:delText>
        </w:r>
      </w:del>
    </w:p>
    <w:p w:rsidR="00C00329" w:rsidRPr="001E2B1B" w:rsidRDefault="00C00329" w:rsidP="00C00329">
      <w:pPr>
        <w:pStyle w:val="Heading2"/>
        <w:numPr>
          <w:numberingChange w:id="3802" w:author="James Kulp" w:date="2008-11-13T10:51:00Z" w:original="%1:6:0:.%2:4:0:"/>
        </w:numPr>
      </w:pPr>
      <w:bookmarkStart w:id="3803" w:name="_Toc141235466"/>
      <w:r w:rsidRPr="001E2B1B">
        <w:t>WSI OCP Profile</w:t>
      </w:r>
      <w:r>
        <w:t>/Configuration Parameters</w:t>
      </w:r>
      <w:bookmarkEnd w:id="3803"/>
    </w:p>
    <w:p w:rsidR="00C00329" w:rsidRPr="001E2B1B" w:rsidRDefault="00C00329" w:rsidP="00C00329">
      <w:pPr>
        <w:pStyle w:val="Body"/>
      </w:pPr>
      <w:r>
        <w:t>The WS</w:t>
      </w:r>
      <w:r w:rsidRPr="001E2B1B">
        <w:t xml:space="preserve">I OCP profile is </w:t>
      </w:r>
      <w:r>
        <w:t>the aspect of the WS</w:t>
      </w:r>
      <w:r w:rsidRPr="001E2B1B">
        <w:t>I that has to do with OCP configuration parameters and signal configuration.  This section describes the concrete, complete, and un</w:t>
      </w:r>
      <w:r>
        <w:t>ambiguous transformation from WS</w:t>
      </w:r>
      <w:r w:rsidRPr="001E2B1B">
        <w:t>I WIP attributes described above, to the OCP configuration parameter</w:t>
      </w:r>
      <w:r>
        <w:t>s</w:t>
      </w:r>
      <w:r w:rsidRPr="001E2B1B">
        <w:t xml:space="preserve"> inferred from those attributes.  This transformation is implemented in automation tools.</w:t>
      </w:r>
    </w:p>
    <w:p w:rsidR="00C00329" w:rsidRPr="001E2B1B" w:rsidRDefault="00C00329" w:rsidP="00C00329">
      <w:r w:rsidRPr="001E2B1B">
        <w:t>The table below lists only those parameters that are different from the OCP configuration parameter defaults (per the OCP specification).</w:t>
      </w:r>
    </w:p>
    <w:p w:rsidR="00C00329" w:rsidRPr="001E2B1B" w:rsidRDefault="00C00329" w:rsidP="00C00329">
      <w:pPr>
        <w:pStyle w:val="Caption"/>
        <w:keepNext/>
      </w:pPr>
      <w:bookmarkStart w:id="3804" w:name="OLE_LINK1"/>
      <w:bookmarkStart w:id="3805" w:name="OLE_LINK2"/>
      <w:r w:rsidRPr="001E2B1B">
        <w:t xml:space="preserve">Table </w:t>
      </w:r>
      <w:fldSimple w:instr=" SEQ Table \* ARABIC ">
        <w:ins w:id="3806" w:author="Jim Kulp" w:date="2010-07-20T09:47:00Z">
          <w:r w:rsidR="00AF5D6E">
            <w:rPr>
              <w:noProof/>
            </w:rPr>
            <w:t>12</w:t>
          </w:r>
        </w:ins>
        <w:del w:id="3807" w:author="Jim Kulp" w:date="2010-07-20T09:47:00Z">
          <w:r w:rsidR="00902CF7" w:rsidDel="00AF5D6E">
            <w:rPr>
              <w:noProof/>
            </w:rPr>
            <w:delText>13</w:delText>
          </w:r>
        </w:del>
      </w:fldSimple>
      <w:r w:rsidRPr="001E2B1B">
        <w:t xml:space="preserve"> – Worker Stream Interface OCP Configuration Parameters</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990"/>
        <w:gridCol w:w="6390"/>
      </w:tblGrid>
      <w:tr w:rsidR="00C00329" w:rsidRPr="001E2B1B">
        <w:tc>
          <w:tcPr>
            <w:tcW w:w="2088"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b/>
                <w:sz w:val="20"/>
              </w:rPr>
            </w:pPr>
            <w:r w:rsidRPr="005C3C65">
              <w:rPr>
                <w:rFonts w:ascii="Verdana" w:hAnsi="Verdana"/>
                <w:b/>
                <w:sz w:val="20"/>
              </w:rPr>
              <w:t>OCP</w:t>
            </w:r>
            <w:r w:rsidRPr="005C3C65">
              <w:rPr>
                <w:rFonts w:ascii="Verdana" w:hAnsi="Verdana"/>
                <w:b/>
                <w:sz w:val="20"/>
              </w:rPr>
              <w:br/>
              <w:t>Configuration Parameter</w:t>
            </w:r>
          </w:p>
        </w:tc>
        <w:tc>
          <w:tcPr>
            <w:tcW w:w="990" w:type="dxa"/>
            <w:tcBorders>
              <w:top w:val="single" w:sz="4" w:space="0" w:color="000000"/>
              <w:bottom w:val="single" w:sz="6" w:space="0" w:color="000000"/>
            </w:tcBorders>
            <w:shd w:val="clear" w:color="auto" w:fill="F3F3F3"/>
            <w:vAlign w:val="center"/>
          </w:tcPr>
          <w:p w:rsidR="00C00329" w:rsidRPr="005C3C65" w:rsidRDefault="00C00329" w:rsidP="00C00329">
            <w:pPr>
              <w:keepNext/>
              <w:jc w:val="center"/>
              <w:rPr>
                <w:rFonts w:ascii="Verdana" w:hAnsi="Verdana"/>
                <w:b/>
                <w:sz w:val="20"/>
              </w:rPr>
            </w:pPr>
            <w:r w:rsidRPr="005C3C65">
              <w:rPr>
                <w:rFonts w:ascii="Verdana" w:hAnsi="Verdana"/>
                <w:b/>
                <w:sz w:val="20"/>
              </w:rPr>
              <w:t>Value</w:t>
            </w:r>
          </w:p>
        </w:tc>
        <w:tc>
          <w:tcPr>
            <w:tcW w:w="6390" w:type="dxa"/>
            <w:tcBorders>
              <w:top w:val="single" w:sz="4" w:space="0" w:color="000000"/>
              <w:bottom w:val="single" w:sz="6" w:space="0" w:color="000000"/>
            </w:tcBorders>
            <w:shd w:val="clear" w:color="auto" w:fill="F3F3F3"/>
          </w:tcPr>
          <w:p w:rsidR="00C00329" w:rsidRPr="005C3C65" w:rsidRDefault="00C00329" w:rsidP="00C00329">
            <w:pPr>
              <w:keepNext/>
              <w:rPr>
                <w:rFonts w:ascii="Verdana" w:hAnsi="Verdana"/>
                <w:b/>
                <w:sz w:val="20"/>
              </w:rPr>
            </w:pPr>
            <w:r w:rsidRPr="005C3C65">
              <w:rPr>
                <w:rFonts w:ascii="Verdana" w:hAnsi="Verdana"/>
                <w:b/>
                <w:sz w:val="20"/>
              </w:rPr>
              <w:t>Description</w:t>
            </w:r>
          </w:p>
          <w:p w:rsidR="00C00329" w:rsidRPr="001E2B1B" w:rsidRDefault="00C00329" w:rsidP="00C00329">
            <w:pPr>
              <w:keepNext/>
              <w:rPr>
                <w:rFonts w:ascii="Verdana" w:hAnsi="Verdana"/>
                <w:sz w:val="16"/>
                <w:szCs w:val="16"/>
              </w:rPr>
            </w:pPr>
            <w:r w:rsidRPr="001E2B1B">
              <w:rPr>
                <w:rFonts w:ascii="Verdana" w:hAnsi="Verdana"/>
                <w:sz w:val="16"/>
                <w:szCs w:val="16"/>
              </w:rPr>
              <w:t>(How OCP parameter is determined if not constant, and any tieoffs)</w:t>
            </w:r>
          </w:p>
        </w:tc>
      </w:tr>
      <w:tr w:rsidR="00C00329" w:rsidRPr="001E2B1B">
        <w:tc>
          <w:tcPr>
            <w:tcW w:w="2088" w:type="dxa"/>
            <w:tcBorders>
              <w:top w:val="single" w:sz="6" w:space="0" w:color="000000"/>
            </w:tcBorders>
            <w:vAlign w:val="center"/>
          </w:tcPr>
          <w:p w:rsidR="00C00329" w:rsidRPr="001E2B1B" w:rsidRDefault="00C00329" w:rsidP="00C00329">
            <w:pPr>
              <w:pStyle w:val="ICTableEntry"/>
            </w:pPr>
            <w:r w:rsidRPr="001E2B1B">
              <w:t>addr</w:t>
            </w:r>
          </w:p>
        </w:tc>
        <w:tc>
          <w:tcPr>
            <w:tcW w:w="990" w:type="dxa"/>
            <w:tcBorders>
              <w:top w:val="single" w:sz="6" w:space="0" w:color="000000"/>
            </w:tcBorders>
            <w:vAlign w:val="center"/>
          </w:tcPr>
          <w:p w:rsidR="00C00329" w:rsidRPr="001E2B1B" w:rsidRDefault="00C00329" w:rsidP="00C00329">
            <w:pPr>
              <w:pStyle w:val="ICTableEntry"/>
            </w:pPr>
            <w:r w:rsidRPr="001E2B1B">
              <w:t>0</w:t>
            </w:r>
          </w:p>
        </w:tc>
        <w:tc>
          <w:tcPr>
            <w:tcW w:w="6390" w:type="dxa"/>
            <w:tcBorders>
              <w:top w:val="single" w:sz="6" w:space="0" w:color="000000"/>
            </w:tcBorders>
            <w:vAlign w:val="center"/>
          </w:tcPr>
          <w:p w:rsidR="00C00329" w:rsidRPr="001E2B1B" w:rsidRDefault="00C00329" w:rsidP="00C00329">
            <w:pPr>
              <w:pStyle w:val="ICTableEntry"/>
            </w:pPr>
            <w:r w:rsidRPr="001E2B1B">
              <w:t>Note: No addresses, FIFO-like</w:t>
            </w:r>
          </w:p>
        </w:tc>
      </w:tr>
      <w:tr w:rsidR="00C00329" w:rsidRPr="001E2B1B">
        <w:tc>
          <w:tcPr>
            <w:tcW w:w="2088" w:type="dxa"/>
            <w:vAlign w:val="center"/>
          </w:tcPr>
          <w:p w:rsidR="00C00329" w:rsidRPr="001E2B1B" w:rsidRDefault="00C00329" w:rsidP="00C00329">
            <w:pPr>
              <w:pStyle w:val="ICTableEntry"/>
            </w:pPr>
            <w:r w:rsidRPr="001E2B1B">
              <w:t>burstlength</w:t>
            </w:r>
          </w:p>
        </w:tc>
        <w:tc>
          <w:tcPr>
            <w:tcW w:w="990" w:type="dxa"/>
            <w:vAlign w:val="center"/>
          </w:tcPr>
          <w:p w:rsidR="00C00329" w:rsidRPr="001E2B1B" w:rsidRDefault="00C00329" w:rsidP="00C00329">
            <w:pPr>
              <w:pStyle w:val="ICTableEntry"/>
            </w:pPr>
            <w:r w:rsidRPr="001E2B1B">
              <w:t>1</w:t>
            </w:r>
          </w:p>
        </w:tc>
        <w:tc>
          <w:tcPr>
            <w:tcW w:w="6390" w:type="dxa"/>
            <w:vAlign w:val="center"/>
          </w:tcPr>
          <w:p w:rsidR="00C00329" w:rsidRPr="001E2B1B" w:rsidRDefault="00C00329" w:rsidP="00C00329">
            <w:pPr>
              <w:pStyle w:val="ICTableEntry"/>
            </w:pPr>
          </w:p>
        </w:tc>
      </w:tr>
      <w:tr w:rsidR="00C00329" w:rsidRPr="001E2B1B">
        <w:tc>
          <w:tcPr>
            <w:tcW w:w="2088" w:type="dxa"/>
            <w:vAlign w:val="center"/>
          </w:tcPr>
          <w:p w:rsidR="00C00329" w:rsidRPr="001E2B1B" w:rsidRDefault="00C00329" w:rsidP="00C00329">
            <w:pPr>
              <w:pStyle w:val="ICTableEntry"/>
            </w:pPr>
            <w:r w:rsidRPr="001E2B1B">
              <w:t>burstlength_wdth</w:t>
            </w:r>
          </w:p>
        </w:tc>
        <w:tc>
          <w:tcPr>
            <w:tcW w:w="990" w:type="dxa"/>
            <w:vAlign w:val="center"/>
          </w:tcPr>
          <w:p w:rsidR="00C00329" w:rsidRPr="001E2B1B" w:rsidRDefault="00C00329" w:rsidP="00C00329">
            <w:pPr>
              <w:pStyle w:val="ICTableEntry"/>
            </w:pPr>
            <w:r w:rsidRPr="001E2B1B">
              <w:t>{P}</w:t>
            </w:r>
          </w:p>
        </w:tc>
        <w:tc>
          <w:tcPr>
            <w:tcW w:w="6390" w:type="dxa"/>
            <w:vAlign w:val="center"/>
          </w:tcPr>
          <w:p w:rsidR="00C00329" w:rsidRPr="001E2B1B" w:rsidRDefault="00C00329" w:rsidP="00C00329">
            <w:pPr>
              <w:pStyle w:val="ICTableEntry"/>
            </w:pPr>
            <w:r w:rsidRPr="001E2B1B">
              <w:t xml:space="preserve">If </w:t>
            </w:r>
            <w:del w:id="3808" w:author="James Kulp" w:date="2008-11-13T11:20:00Z">
              <w:r w:rsidRPr="001E2B1B" w:rsidDel="00C00329">
                <w:delText xml:space="preserve">ExpicitMessageLength </w:delText>
              </w:r>
            </w:del>
            <w:ins w:id="3809" w:author="James Kulp" w:date="2008-11-13T11:20:00Z">
              <w:r>
                <w:t>PreciseBurst</w:t>
              </w:r>
              <w:r w:rsidRPr="001E2B1B">
                <w:t xml:space="preserve"> </w:t>
              </w:r>
            </w:ins>
            <w:r w:rsidRPr="001E2B1B">
              <w:t>= TRUE:</w:t>
            </w:r>
          </w:p>
          <w:p w:rsidR="00C00329" w:rsidRPr="001E2B1B" w:rsidRDefault="00C00329" w:rsidP="00C00329">
            <w:pPr>
              <w:pStyle w:val="ICTableEntry"/>
            </w:pPr>
            <w:r>
              <w:tab/>
              <w:t>N</w:t>
            </w:r>
            <w:ins w:id="3810" w:author="Jim Kulp" w:date="2010-05-04T10:44:00Z">
              <w:r w:rsidR="0012059D">
                <w:t>Words</w:t>
              </w:r>
            </w:ins>
            <w:r>
              <w:t xml:space="preserve"> = ceil(</w:t>
            </w:r>
            <w:r w:rsidRPr="001E2B1B">
              <w:t>MaxMessageValues*</w:t>
            </w:r>
            <w:r>
              <w:t>DataValueWidth</w:t>
            </w:r>
            <w:r w:rsidRPr="001E2B1B">
              <w:t>/DataWidth</w:t>
            </w:r>
            <w:r>
              <w:t>)</w:t>
            </w:r>
            <w:r>
              <w:br/>
            </w:r>
            <w:r>
              <w:tab/>
            </w:r>
            <w:ins w:id="3811" w:author="Jim Kulp" w:date="2010-05-04T10:47:00Z">
              <w:r w:rsidR="00C33ED3">
                <w:t>P = max(2,</w:t>
              </w:r>
            </w:ins>
            <w:ins w:id="3812" w:author="Jim Kulp" w:date="2010-05-04T10:48:00Z">
              <w:r w:rsidR="00C33ED3" w:rsidDel="00C33ED3">
                <w:t xml:space="preserve"> </w:t>
              </w:r>
            </w:ins>
            <w:del w:id="3813" w:author="Jim Kulp" w:date="2010-05-04T10:48:00Z">
              <w:r w:rsidDel="00C33ED3">
                <w:delText xml:space="preserve">If (N &lt; </w:delText>
              </w:r>
            </w:del>
            <w:del w:id="3814" w:author="Jim Kulp" w:date="2010-05-04T10:45:00Z">
              <w:r w:rsidDel="0012059D">
                <w:delText>4</w:delText>
              </w:r>
            </w:del>
            <w:del w:id="3815" w:author="Jim Kulp" w:date="2010-05-04T10:48:00Z">
              <w:r w:rsidDel="00C33ED3">
                <w:delText xml:space="preserve">) </w:delText>
              </w:r>
            </w:del>
            <w:del w:id="3816" w:author="Jim Kulp" w:date="2010-05-04T10:45:00Z">
              <w:r w:rsidDel="0012059D">
                <w:delText>P</w:delText>
              </w:r>
            </w:del>
            <w:del w:id="3817" w:author="Jim Kulp" w:date="2010-05-04T10:48:00Z">
              <w:r w:rsidDel="00C33ED3">
                <w:delText xml:space="preserve"> = 2</w:delText>
              </w:r>
              <w:r w:rsidDel="00C33ED3">
                <w:br/>
              </w:r>
            </w:del>
            <w:r>
              <w:tab/>
            </w:r>
            <w:del w:id="3818" w:author="Jim Kulp" w:date="2010-05-04T10:45:00Z">
              <w:r w:rsidDel="0012059D">
                <w:delText xml:space="preserve">else </w:delText>
              </w:r>
            </w:del>
            <w:del w:id="3819" w:author="Jim Kulp" w:date="2010-05-04T10:48:00Z">
              <w:r w:rsidDel="00C33ED3">
                <w:delText xml:space="preserve">P = </w:delText>
              </w:r>
            </w:del>
            <w:r>
              <w:t>floor</w:t>
            </w:r>
            <w:r w:rsidRPr="001E2B1B">
              <w:t>(log</w:t>
            </w:r>
            <w:r w:rsidRPr="001E2B1B">
              <w:rPr>
                <w:vertAlign w:val="subscript"/>
              </w:rPr>
              <w:t>2</w:t>
            </w:r>
            <w:r w:rsidRPr="001E2B1B">
              <w:t>(</w:t>
            </w:r>
            <w:r>
              <w:t>N)) + 1</w:t>
            </w:r>
            <w:ins w:id="3820" w:author="Jim Kulp" w:date="2010-05-04T10:48:00Z">
              <w:r w:rsidR="00C33ED3">
                <w:t>)</w:t>
              </w:r>
            </w:ins>
          </w:p>
          <w:p w:rsidR="004452D5" w:rsidRDefault="0012059D">
            <w:pPr>
              <w:pStyle w:val="ICTableEntry"/>
            </w:pPr>
            <w:ins w:id="3821" w:author="Jim Kulp" w:date="2010-05-04T10:43:00Z">
              <w:r>
                <w:t xml:space="preserve">Else </w:t>
              </w:r>
            </w:ins>
            <w:del w:id="3822" w:author="Jim Kulp" w:date="2010-05-04T10:43:00Z">
              <w:r w:rsidR="00C00329" w:rsidDel="0012059D">
                <w:delText>If Explicit</w:delText>
              </w:r>
              <w:r w:rsidR="00C00329" w:rsidRPr="001E2B1B" w:rsidDel="0012059D">
                <w:delText>MessageLength</w:delText>
              </w:r>
              <w:r w:rsidR="00C00329" w:rsidDel="0012059D">
                <w:delText xml:space="preserve"> </w:delText>
              </w:r>
            </w:del>
            <w:ins w:id="3823" w:author="James Kulp" w:date="2008-11-13T11:20:00Z">
              <w:del w:id="3824" w:author="Jim Kulp" w:date="2010-05-04T10:43:00Z">
                <w:r w:rsidR="00C00329" w:rsidDel="0012059D">
                  <w:delText xml:space="preserve">PreciseBurst </w:delText>
                </w:r>
              </w:del>
            </w:ins>
            <w:del w:id="3825" w:author="Jim Kulp" w:date="2010-05-04T10:43:00Z">
              <w:r w:rsidR="00C00329" w:rsidDel="0012059D">
                <w:delText>=FALSE</w:delText>
              </w:r>
            </w:del>
            <w:r w:rsidR="00C00329" w:rsidRPr="001E2B1B">
              <w:t>:</w:t>
            </w:r>
            <w:r w:rsidR="00C00329" w:rsidRPr="001E2B1B">
              <w:br/>
              <w:t xml:space="preserve">     P = 2;</w:t>
            </w:r>
          </w:p>
        </w:tc>
      </w:tr>
      <w:tr w:rsidR="00C00329" w:rsidRPr="001E2B1B">
        <w:tc>
          <w:tcPr>
            <w:tcW w:w="2088" w:type="dxa"/>
            <w:vAlign w:val="center"/>
          </w:tcPr>
          <w:p w:rsidR="00C00329" w:rsidRPr="0067441C" w:rsidRDefault="00C00329" w:rsidP="00C00329">
            <w:pPr>
              <w:pStyle w:val="ICTableEntry"/>
            </w:pPr>
            <w:del w:id="3826" w:author="James Kulp" w:date="2008-11-13T11:20:00Z">
              <w:r w:rsidDel="00C00329">
                <w:delText>PreciseBurst</w:delText>
              </w:r>
            </w:del>
            <w:ins w:id="3827" w:author="James Kulp" w:date="2008-11-13T11:20:00Z">
              <w:r>
                <w:t>burstprecise</w:t>
              </w:r>
            </w:ins>
          </w:p>
        </w:tc>
        <w:tc>
          <w:tcPr>
            <w:tcW w:w="990" w:type="dxa"/>
            <w:vAlign w:val="center"/>
          </w:tcPr>
          <w:p w:rsidR="00C00329" w:rsidRPr="001E2B1B" w:rsidRDefault="00C00329" w:rsidP="00C00329">
            <w:pPr>
              <w:pStyle w:val="ICTableEntry"/>
            </w:pPr>
            <w:r w:rsidRPr="001E2B1B">
              <w:t>0</w:t>
            </w:r>
          </w:p>
        </w:tc>
        <w:tc>
          <w:tcPr>
            <w:tcW w:w="6390" w:type="dxa"/>
            <w:vAlign w:val="center"/>
          </w:tcPr>
          <w:p w:rsidR="00C00329" w:rsidRDefault="00C00329" w:rsidP="00C00329">
            <w:pPr>
              <w:pStyle w:val="ICTableEntry"/>
            </w:pPr>
            <w:r>
              <w:t xml:space="preserve">If </w:t>
            </w:r>
            <w:del w:id="3828" w:author="James Kulp" w:date="2008-11-13T11:20:00Z">
              <w:r w:rsidDel="00C00329">
                <w:delText xml:space="preserve">ExplicitMessageLength </w:delText>
              </w:r>
            </w:del>
            <w:ins w:id="3829" w:author="James Kulp" w:date="2008-11-13T11:20:00Z">
              <w:r>
                <w:t xml:space="preserve">PreciseBurst </w:t>
              </w:r>
            </w:ins>
            <w:r>
              <w:t>= FALSE:</w:t>
            </w:r>
          </w:p>
          <w:p w:rsidR="00C00329" w:rsidRPr="001E2B1B" w:rsidRDefault="00C00329" w:rsidP="00C00329">
            <w:pPr>
              <w:pStyle w:val="ICTableEntry"/>
            </w:pPr>
            <w:r>
              <w:t xml:space="preserve"> tieoff MPreciseBurst to 0 (OCP default tieoff is 1)</w:t>
            </w:r>
          </w:p>
        </w:tc>
      </w:tr>
      <w:tr w:rsidR="00C00329" w:rsidRPr="001E2B1B">
        <w:tc>
          <w:tcPr>
            <w:tcW w:w="2088" w:type="dxa"/>
            <w:vAlign w:val="center"/>
          </w:tcPr>
          <w:p w:rsidR="00C00329" w:rsidRPr="001E2B1B" w:rsidRDefault="00C00329" w:rsidP="00C00329">
            <w:pPr>
              <w:pStyle w:val="ICTableEntry"/>
            </w:pPr>
            <w:r w:rsidRPr="001E2B1B">
              <w:t>cmdaccept</w:t>
            </w:r>
          </w:p>
        </w:tc>
        <w:tc>
          <w:tcPr>
            <w:tcW w:w="990" w:type="dxa"/>
            <w:vAlign w:val="center"/>
          </w:tcPr>
          <w:p w:rsidR="00C00329" w:rsidRPr="001E2B1B" w:rsidRDefault="00C00329" w:rsidP="00C00329">
            <w:pPr>
              <w:pStyle w:val="ICTableEntry"/>
            </w:pPr>
            <w:r w:rsidRPr="001E2B1B">
              <w:t>0</w:t>
            </w:r>
          </w:p>
        </w:tc>
        <w:tc>
          <w:tcPr>
            <w:tcW w:w="6390" w:type="dxa"/>
            <w:vAlign w:val="center"/>
          </w:tcPr>
          <w:p w:rsidR="00C00329" w:rsidRPr="001E2B1B" w:rsidRDefault="00C00329" w:rsidP="00C00329">
            <w:pPr>
              <w:pStyle w:val="ICTableEntry"/>
            </w:pPr>
            <w:r w:rsidRPr="001E2B1B">
              <w:t>Note: The SThreadBusy signal is used for backpressure.</w:t>
            </w:r>
          </w:p>
        </w:tc>
      </w:tr>
      <w:tr w:rsidR="00C00329" w:rsidRPr="001E2B1B">
        <w:tc>
          <w:tcPr>
            <w:tcW w:w="2088" w:type="dxa"/>
            <w:vAlign w:val="center"/>
          </w:tcPr>
          <w:p w:rsidR="00C00329" w:rsidRPr="001E2B1B" w:rsidRDefault="00C00329" w:rsidP="00C00329">
            <w:pPr>
              <w:pStyle w:val="ICTableEntry"/>
            </w:pPr>
            <w:r w:rsidRPr="001E2B1B">
              <w:t>datahandshake</w:t>
            </w:r>
          </w:p>
        </w:tc>
        <w:tc>
          <w:tcPr>
            <w:tcW w:w="990" w:type="dxa"/>
            <w:vAlign w:val="center"/>
          </w:tcPr>
          <w:p w:rsidR="00C00329" w:rsidRPr="001E2B1B" w:rsidRDefault="00C00329" w:rsidP="00C00329">
            <w:pPr>
              <w:pStyle w:val="ICTableEntry"/>
            </w:pPr>
            <w:r>
              <w:t>{0|1}</w:t>
            </w:r>
          </w:p>
        </w:tc>
        <w:tc>
          <w:tcPr>
            <w:tcW w:w="6390" w:type="dxa"/>
            <w:vAlign w:val="center"/>
          </w:tcPr>
          <w:p w:rsidR="00C00329" w:rsidRPr="001E2B1B" w:rsidRDefault="00C00329" w:rsidP="00C00329">
            <w:pPr>
              <w:pStyle w:val="ICTableEntry"/>
            </w:pPr>
            <w:r>
              <w:t>If EarlyRequest = FALSE: 0, Else: 1</w:t>
            </w:r>
          </w:p>
        </w:tc>
      </w:tr>
      <w:tr w:rsidR="00C00329" w:rsidRPr="001E2B1B">
        <w:tc>
          <w:tcPr>
            <w:tcW w:w="2088" w:type="dxa"/>
            <w:vAlign w:val="center"/>
          </w:tcPr>
          <w:p w:rsidR="00C00329" w:rsidRPr="001E2B1B" w:rsidRDefault="00C00329" w:rsidP="00C00329">
            <w:pPr>
              <w:pStyle w:val="ICTableEntry"/>
            </w:pPr>
            <w:r w:rsidRPr="001E2B1B">
              <w:t>datalast</w:t>
            </w:r>
          </w:p>
        </w:tc>
        <w:tc>
          <w:tcPr>
            <w:tcW w:w="990" w:type="dxa"/>
            <w:vAlign w:val="center"/>
          </w:tcPr>
          <w:p w:rsidR="00C00329" w:rsidRPr="001E2B1B" w:rsidRDefault="00C00329" w:rsidP="00C00329">
            <w:pPr>
              <w:pStyle w:val="ICTableEntry"/>
            </w:pPr>
            <w:r>
              <w:t>{0|1}</w:t>
            </w:r>
          </w:p>
        </w:tc>
        <w:tc>
          <w:tcPr>
            <w:tcW w:w="6390" w:type="dxa"/>
            <w:vAlign w:val="center"/>
          </w:tcPr>
          <w:p w:rsidR="00C00329" w:rsidRPr="001E2B1B" w:rsidRDefault="00C00329" w:rsidP="00C00329">
            <w:pPr>
              <w:pStyle w:val="ICTableEntry"/>
            </w:pPr>
            <w:r>
              <w:t>If EarlyRequest = FALSE: 0, Else: 1</w:t>
            </w:r>
          </w:p>
        </w:tc>
      </w:tr>
      <w:tr w:rsidR="00C00329" w:rsidRPr="001E2B1B">
        <w:tc>
          <w:tcPr>
            <w:tcW w:w="2088" w:type="dxa"/>
            <w:vAlign w:val="center"/>
          </w:tcPr>
          <w:p w:rsidR="00C00329" w:rsidRPr="001E2B1B" w:rsidRDefault="00C00329" w:rsidP="00C00329">
            <w:pPr>
              <w:pStyle w:val="ICTableEntry"/>
            </w:pPr>
            <w:r>
              <w:t>req</w:t>
            </w:r>
            <w:r w:rsidRPr="001E2B1B">
              <w:t>last</w:t>
            </w:r>
          </w:p>
        </w:tc>
        <w:tc>
          <w:tcPr>
            <w:tcW w:w="990" w:type="dxa"/>
            <w:vAlign w:val="center"/>
          </w:tcPr>
          <w:p w:rsidR="00C00329" w:rsidRPr="001E2B1B" w:rsidRDefault="00C00329" w:rsidP="00C00329">
            <w:pPr>
              <w:pStyle w:val="ICTableEntry"/>
            </w:pPr>
            <w:r>
              <w:t>1</w:t>
            </w:r>
          </w:p>
        </w:tc>
        <w:tc>
          <w:tcPr>
            <w:tcW w:w="6390" w:type="dxa"/>
            <w:vAlign w:val="center"/>
          </w:tcPr>
          <w:p w:rsidR="00C00329" w:rsidRPr="001E2B1B" w:rsidRDefault="00C00329" w:rsidP="00C00329">
            <w:pPr>
              <w:pStyle w:val="ICTableEntry"/>
            </w:pPr>
          </w:p>
        </w:tc>
      </w:tr>
      <w:tr w:rsidR="00C00329" w:rsidRPr="001E2B1B">
        <w:tc>
          <w:tcPr>
            <w:tcW w:w="2088" w:type="dxa"/>
            <w:vAlign w:val="center"/>
          </w:tcPr>
          <w:p w:rsidR="00C00329" w:rsidRPr="001E2B1B" w:rsidRDefault="00C00329" w:rsidP="00C00329">
            <w:pPr>
              <w:pStyle w:val="ICTableEntry"/>
            </w:pPr>
            <w:r w:rsidRPr="001E2B1B">
              <w:t>data_wdth</w:t>
            </w:r>
          </w:p>
        </w:tc>
        <w:tc>
          <w:tcPr>
            <w:tcW w:w="990" w:type="dxa"/>
            <w:vAlign w:val="center"/>
          </w:tcPr>
          <w:p w:rsidR="00C00329" w:rsidRPr="001E2B1B" w:rsidRDefault="00C00329" w:rsidP="00C00329">
            <w:pPr>
              <w:pStyle w:val="ICTableEntry"/>
            </w:pPr>
            <w:r w:rsidRPr="001E2B1B">
              <w:t>{</w:t>
            </w:r>
            <w:del w:id="3830" w:author="James Kulp" w:date="2008-11-13T11:19:00Z">
              <w:r w:rsidRPr="001E2B1B" w:rsidDel="00C00329">
                <w:delText>N</w:delText>
              </w:r>
            </w:del>
            <w:ins w:id="3831" w:author="James Kulp" w:date="2008-11-13T11:19:00Z">
              <w:r>
                <w:t>Q</w:t>
              </w:r>
            </w:ins>
            <w:r w:rsidRPr="001E2B1B">
              <w:t>}</w:t>
            </w:r>
          </w:p>
        </w:tc>
        <w:tc>
          <w:tcPr>
            <w:tcW w:w="6390" w:type="dxa"/>
            <w:vAlign w:val="center"/>
          </w:tcPr>
          <w:p w:rsidR="00C00329" w:rsidRDefault="00C00329" w:rsidP="00C00329">
            <w:pPr>
              <w:pStyle w:val="ICTableEntry"/>
            </w:pPr>
            <w:r>
              <w:t>If ByteWidth != DataWidth and ByteWidth != 8:</w:t>
            </w:r>
            <w:r>
              <w:br/>
            </w:r>
            <w:r>
              <w:tab/>
            </w:r>
            <w:del w:id="3832" w:author="James Kulp" w:date="2008-11-13T11:19:00Z">
              <w:r w:rsidDel="00C00329">
                <w:delText xml:space="preserve">N </w:delText>
              </w:r>
            </w:del>
            <w:ins w:id="3833" w:author="James Kulp" w:date="2008-11-13T11:19:00Z">
              <w:r>
                <w:t xml:space="preserve">Q </w:t>
              </w:r>
            </w:ins>
            <w:r>
              <w:t>= 8 * DataWidth/ByteWidth</w:t>
            </w:r>
            <w:r>
              <w:br/>
              <w:t>Else:</w:t>
            </w:r>
          </w:p>
          <w:p w:rsidR="00C00329" w:rsidRPr="001E2B1B" w:rsidRDefault="00C00329" w:rsidP="00C00329">
            <w:pPr>
              <w:pStyle w:val="ICTableEntry"/>
            </w:pPr>
            <w:r>
              <w:tab/>
            </w:r>
            <w:del w:id="3834" w:author="James Kulp" w:date="2008-11-13T11:19:00Z">
              <w:r w:rsidDel="00C00329">
                <w:delText xml:space="preserve">N </w:delText>
              </w:r>
            </w:del>
            <w:ins w:id="3835" w:author="James Kulp" w:date="2008-11-13T11:19:00Z">
              <w:r>
                <w:t xml:space="preserve">Q </w:t>
              </w:r>
            </w:ins>
            <w:r>
              <w:t>= DataWidth</w:t>
            </w:r>
          </w:p>
        </w:tc>
      </w:tr>
      <w:tr w:rsidR="00C00329" w:rsidRPr="001E2B1B">
        <w:tc>
          <w:tcPr>
            <w:tcW w:w="2088" w:type="dxa"/>
            <w:vAlign w:val="center"/>
          </w:tcPr>
          <w:p w:rsidR="00C00329" w:rsidRPr="001E2B1B" w:rsidRDefault="00C00329" w:rsidP="00C00329">
            <w:pPr>
              <w:pStyle w:val="ICTableEntry"/>
            </w:pPr>
            <w:r>
              <w:t>byteen</w:t>
            </w:r>
          </w:p>
        </w:tc>
        <w:tc>
          <w:tcPr>
            <w:tcW w:w="990" w:type="dxa"/>
            <w:vAlign w:val="center"/>
          </w:tcPr>
          <w:p w:rsidR="00C00329" w:rsidRPr="001E2B1B" w:rsidRDefault="00C00329" w:rsidP="00C00329">
            <w:pPr>
              <w:pStyle w:val="ICTableEntry"/>
            </w:pPr>
            <w:r>
              <w:t>{0:1</w:t>
            </w:r>
            <w:r w:rsidRPr="001E2B1B">
              <w:t>}</w:t>
            </w:r>
          </w:p>
        </w:tc>
        <w:tc>
          <w:tcPr>
            <w:tcW w:w="6390" w:type="dxa"/>
            <w:vAlign w:val="center"/>
          </w:tcPr>
          <w:p w:rsidR="00C00329" w:rsidRPr="001E2B1B" w:rsidRDefault="00C00329" w:rsidP="00C00329">
            <w:pPr>
              <w:pStyle w:val="ICTableEntry"/>
            </w:pPr>
            <w:r>
              <w:t>If ByteWidth != DataWidth</w:t>
            </w:r>
            <w:ins w:id="3836" w:author="Jim Kulp" w:date="2010-05-06T14:12:00Z">
              <w:r w:rsidR="007D020D">
                <w:t xml:space="preserve"> || ZeroLengthMessages = TRUE</w:t>
              </w:r>
            </w:ins>
            <w:r>
              <w:t>: 1, Else: 0</w:t>
            </w:r>
          </w:p>
        </w:tc>
      </w:tr>
      <w:tr w:rsidR="00C00329" w:rsidRPr="001E2B1B">
        <w:tc>
          <w:tcPr>
            <w:tcW w:w="208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w:t>
            </w:r>
          </w:p>
        </w:tc>
        <w:tc>
          <w:tcPr>
            <w:tcW w:w="9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3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 1</w:t>
            </w:r>
            <w:r>
              <w:br/>
              <w:t>Else: 0</w:t>
            </w:r>
          </w:p>
        </w:tc>
      </w:tr>
      <w:tr w:rsidR="00C00329" w:rsidRPr="001E2B1B">
        <w:tc>
          <w:tcPr>
            <w:tcW w:w="208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mdatainfo_wdth</w:t>
            </w:r>
          </w:p>
        </w:tc>
        <w:tc>
          <w:tcPr>
            <w:tcW w:w="9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w:t>
            </w:r>
            <w:del w:id="3837" w:author="James Kulp" w:date="2008-11-13T11:19:00Z">
              <w:r w:rsidRPr="001E2B1B" w:rsidDel="00C00329">
                <w:delText>P</w:delText>
              </w:r>
            </w:del>
            <w:ins w:id="3838" w:author="James Kulp" w:date="2008-11-13T11:19:00Z">
              <w:r>
                <w:t>R</w:t>
              </w:r>
            </w:ins>
            <w:r w:rsidRPr="001E2B1B">
              <w:t>}</w:t>
            </w:r>
          </w:p>
        </w:tc>
        <w:tc>
          <w:tcPr>
            <w:tcW w:w="63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w:t>
            </w:r>
            <w:r>
              <w:br/>
            </w:r>
            <w:r>
              <w:tab/>
            </w:r>
            <w:del w:id="3839" w:author="James Kulp" w:date="2008-11-13T11:19:00Z">
              <w:r w:rsidDel="00C00329">
                <w:delText xml:space="preserve">P </w:delText>
              </w:r>
            </w:del>
            <w:ins w:id="3840" w:author="James Kulp" w:date="2008-11-13T11:19:00Z">
              <w:r>
                <w:t xml:space="preserve">R </w:t>
              </w:r>
            </w:ins>
            <w:r>
              <w:t>= DataWidth – (8 * DataWidth/ByteWidth)</w:t>
            </w:r>
            <w:ins w:id="3841" w:author="Jim Kulp" w:date="2010-02-01T09:19:00Z">
              <w:r w:rsidR="0095325F">
                <w:br/>
                <w:t>Else</w:t>
              </w:r>
              <w:r w:rsidR="0095325F">
                <w:br/>
              </w:r>
            </w:ins>
            <w:ins w:id="3842" w:author="Jim Kulp" w:date="2010-02-01T09:20:00Z">
              <w:r w:rsidR="0095325F">
                <w:tab/>
                <w:t>R = 0</w:t>
              </w:r>
            </w:ins>
            <w:ins w:id="3843" w:author="Jim Kulp" w:date="2010-02-01T09:18:00Z">
              <w:r w:rsidR="0095325F">
                <w:br/>
                <w:t>If Abortable: R = R + 1</w:t>
              </w:r>
            </w:ins>
          </w:p>
        </w:tc>
      </w:tr>
      <w:tr w:rsidR="00C00329" w:rsidRPr="001E2B1B">
        <w:tc>
          <w:tcPr>
            <w:tcW w:w="208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mdatainfobyte_wdth</w:t>
            </w:r>
          </w:p>
        </w:tc>
        <w:tc>
          <w:tcPr>
            <w:tcW w:w="9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w:t>
            </w:r>
            <w:del w:id="3844" w:author="James Kulp" w:date="2008-11-13T11:19:00Z">
              <w:r w:rsidDel="00C00329">
                <w:delText>P</w:delText>
              </w:r>
            </w:del>
            <w:ins w:id="3845" w:author="James Kulp" w:date="2008-11-13T11:19:00Z">
              <w:r>
                <w:t>S</w:t>
              </w:r>
            </w:ins>
            <w:r>
              <w:t>}</w:t>
            </w:r>
          </w:p>
        </w:tc>
        <w:tc>
          <w:tcPr>
            <w:tcW w:w="639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w:t>
            </w:r>
            <w:r>
              <w:br/>
            </w:r>
            <w:r>
              <w:tab/>
            </w:r>
            <w:del w:id="3846" w:author="James Kulp" w:date="2008-11-13T11:19:00Z">
              <w:r w:rsidDel="00C00329">
                <w:delText xml:space="preserve">P </w:delText>
              </w:r>
            </w:del>
            <w:ins w:id="3847" w:author="James Kulp" w:date="2008-11-13T11:19:00Z">
              <w:r>
                <w:t xml:space="preserve">S </w:t>
              </w:r>
            </w:ins>
            <w:r>
              <w:t>= ByteWidth - 8</w:t>
            </w:r>
          </w:p>
        </w:tc>
      </w:tr>
      <w:tr w:rsidR="00C00329" w:rsidRPr="001E2B1B" w:rsidDel="0095325F">
        <w:trPr>
          <w:del w:id="3848" w:author="Jim Kulp" w:date="2010-02-01T09:20:00Z"/>
        </w:trPr>
        <w:tc>
          <w:tcPr>
            <w:tcW w:w="2088" w:type="dxa"/>
            <w:vAlign w:val="center"/>
          </w:tcPr>
          <w:p w:rsidR="00C00329" w:rsidRPr="001E2B1B" w:rsidDel="0095325F" w:rsidRDefault="00C00329" w:rsidP="00C00329">
            <w:pPr>
              <w:pStyle w:val="ICTableEntry"/>
              <w:rPr>
                <w:del w:id="3849" w:author="Jim Kulp" w:date="2010-02-01T09:20:00Z"/>
              </w:rPr>
            </w:pPr>
            <w:del w:id="3850" w:author="Jim Kulp" w:date="2010-02-01T09:20:00Z">
              <w:r w:rsidDel="0095325F">
                <w:delText>mflag</w:delText>
              </w:r>
            </w:del>
          </w:p>
        </w:tc>
        <w:tc>
          <w:tcPr>
            <w:tcW w:w="990" w:type="dxa"/>
            <w:vAlign w:val="center"/>
          </w:tcPr>
          <w:p w:rsidR="00C00329" w:rsidRPr="001E2B1B" w:rsidDel="0095325F" w:rsidRDefault="00C00329" w:rsidP="00C00329">
            <w:pPr>
              <w:pStyle w:val="ICTableEntry"/>
              <w:rPr>
                <w:del w:id="3851" w:author="Jim Kulp" w:date="2010-02-01T09:20:00Z"/>
              </w:rPr>
            </w:pPr>
            <w:del w:id="3852" w:author="Jim Kulp" w:date="2010-02-01T09:20:00Z">
              <w:r w:rsidDel="0095325F">
                <w:delText>{0|1}</w:delText>
              </w:r>
            </w:del>
          </w:p>
        </w:tc>
        <w:tc>
          <w:tcPr>
            <w:tcW w:w="6390" w:type="dxa"/>
            <w:vAlign w:val="center"/>
          </w:tcPr>
          <w:p w:rsidR="00C00329" w:rsidRPr="001E2B1B" w:rsidDel="0095325F" w:rsidRDefault="00C00329" w:rsidP="00C00329">
            <w:pPr>
              <w:pStyle w:val="ICTableEntry"/>
              <w:rPr>
                <w:del w:id="3853" w:author="Jim Kulp" w:date="2010-02-01T09:20:00Z"/>
              </w:rPr>
            </w:pPr>
            <w:del w:id="3854" w:author="Jim Kulp" w:date="2010-02-01T09:20:00Z">
              <w:r w:rsidDel="0095325F">
                <w:delText>If Abortable: 1, Else: 0</w:delText>
              </w:r>
            </w:del>
          </w:p>
        </w:tc>
      </w:tr>
      <w:tr w:rsidR="00C00329" w:rsidRPr="001E2B1B" w:rsidDel="0095325F">
        <w:trPr>
          <w:del w:id="3855" w:author="Jim Kulp" w:date="2010-02-01T09:20:00Z"/>
        </w:trPr>
        <w:tc>
          <w:tcPr>
            <w:tcW w:w="2088" w:type="dxa"/>
            <w:vAlign w:val="center"/>
          </w:tcPr>
          <w:p w:rsidR="00C00329" w:rsidRPr="001E2B1B" w:rsidDel="0095325F" w:rsidRDefault="00C00329" w:rsidP="00C00329">
            <w:pPr>
              <w:pStyle w:val="ICTableEntry"/>
              <w:rPr>
                <w:del w:id="3856" w:author="Jim Kulp" w:date="2010-02-01T09:20:00Z"/>
              </w:rPr>
            </w:pPr>
            <w:del w:id="3857" w:author="Jim Kulp" w:date="2010-02-01T09:20:00Z">
              <w:r w:rsidDel="0095325F">
                <w:delText>mflag_wdth</w:delText>
              </w:r>
            </w:del>
          </w:p>
        </w:tc>
        <w:tc>
          <w:tcPr>
            <w:tcW w:w="990" w:type="dxa"/>
            <w:vAlign w:val="center"/>
          </w:tcPr>
          <w:p w:rsidR="00C00329" w:rsidRPr="001E2B1B" w:rsidDel="0095325F" w:rsidRDefault="00C00329" w:rsidP="00C00329">
            <w:pPr>
              <w:pStyle w:val="ICTableEntry"/>
              <w:rPr>
                <w:del w:id="3858" w:author="Jim Kulp" w:date="2010-02-01T09:20:00Z"/>
              </w:rPr>
            </w:pPr>
            <w:del w:id="3859" w:author="Jim Kulp" w:date="2010-02-01T09:20:00Z">
              <w:r w:rsidDel="0095325F">
                <w:delText>{0|1}</w:delText>
              </w:r>
            </w:del>
          </w:p>
        </w:tc>
        <w:tc>
          <w:tcPr>
            <w:tcW w:w="6390" w:type="dxa"/>
            <w:vAlign w:val="center"/>
          </w:tcPr>
          <w:p w:rsidR="00C00329" w:rsidRPr="001E2B1B" w:rsidDel="0095325F" w:rsidRDefault="00C00329" w:rsidP="00C00329">
            <w:pPr>
              <w:pStyle w:val="ICTableEntry"/>
              <w:rPr>
                <w:del w:id="3860" w:author="Jim Kulp" w:date="2010-02-01T09:20:00Z"/>
              </w:rPr>
            </w:pPr>
            <w:del w:id="3861" w:author="Jim Kulp" w:date="2010-02-01T09:20:00Z">
              <w:r w:rsidDel="0095325F">
                <w:delText>If Abortable: 1</w:delText>
              </w:r>
            </w:del>
          </w:p>
        </w:tc>
      </w:tr>
      <w:tr w:rsidR="00C00329" w:rsidRPr="001E2B1B">
        <w:tc>
          <w:tcPr>
            <w:tcW w:w="2088" w:type="dxa"/>
            <w:vAlign w:val="center"/>
          </w:tcPr>
          <w:p w:rsidR="00C00329" w:rsidRPr="001E2B1B" w:rsidRDefault="00C00329" w:rsidP="00C00329">
            <w:pPr>
              <w:pStyle w:val="ICTableEntry"/>
            </w:pPr>
            <w:r w:rsidRPr="001E2B1B">
              <w:t>mreset</w:t>
            </w:r>
          </w:p>
        </w:tc>
        <w:tc>
          <w:tcPr>
            <w:tcW w:w="990" w:type="dxa"/>
            <w:vAlign w:val="center"/>
          </w:tcPr>
          <w:p w:rsidR="00C00329" w:rsidRPr="001E2B1B" w:rsidRDefault="00C00329" w:rsidP="00C00329">
            <w:pPr>
              <w:pStyle w:val="ICTableEntry"/>
            </w:pPr>
            <w:r w:rsidRPr="001E2B1B">
              <w:t>1</w:t>
            </w:r>
          </w:p>
        </w:tc>
        <w:tc>
          <w:tcPr>
            <w:tcW w:w="6390" w:type="dxa"/>
            <w:vAlign w:val="center"/>
          </w:tcPr>
          <w:p w:rsidR="00C00329" w:rsidRPr="001E2B1B" w:rsidRDefault="00C00329" w:rsidP="00C00329">
            <w:pPr>
              <w:pStyle w:val="ICTableEntry"/>
            </w:pPr>
            <w:r w:rsidRPr="001E2B1B">
              <w:t>Note: producer may reset the connection</w:t>
            </w:r>
          </w:p>
        </w:tc>
      </w:tr>
      <w:tr w:rsidR="00C00329" w:rsidRPr="001E2B1B">
        <w:tc>
          <w:tcPr>
            <w:tcW w:w="2088" w:type="dxa"/>
            <w:vAlign w:val="center"/>
          </w:tcPr>
          <w:p w:rsidR="00C00329" w:rsidRPr="001E2B1B" w:rsidRDefault="00C00329" w:rsidP="00C00329">
            <w:pPr>
              <w:pStyle w:val="ICTableEntry"/>
            </w:pPr>
            <w:r w:rsidRPr="001E2B1B">
              <w:t>read_enable</w:t>
            </w:r>
          </w:p>
        </w:tc>
        <w:tc>
          <w:tcPr>
            <w:tcW w:w="990" w:type="dxa"/>
            <w:vMerge w:val="restart"/>
            <w:vAlign w:val="center"/>
          </w:tcPr>
          <w:p w:rsidR="00C00329" w:rsidRPr="001E2B1B" w:rsidRDefault="00C00329" w:rsidP="00C00329">
            <w:pPr>
              <w:pStyle w:val="ICTableEntry"/>
            </w:pPr>
            <w:r w:rsidRPr="001E2B1B">
              <w:t>0</w:t>
            </w:r>
          </w:p>
        </w:tc>
        <w:tc>
          <w:tcPr>
            <w:tcW w:w="6390" w:type="dxa"/>
            <w:vMerge w:val="restart"/>
            <w:vAlign w:val="center"/>
          </w:tcPr>
          <w:p w:rsidR="00C00329" w:rsidRPr="001E2B1B" w:rsidRDefault="00C00329" w:rsidP="00C00329">
            <w:pPr>
              <w:pStyle w:val="ICTableEntry"/>
            </w:pPr>
            <w:r w:rsidRPr="001E2B1B">
              <w:t>Note: Push only stream – No reads</w:t>
            </w:r>
          </w:p>
        </w:tc>
      </w:tr>
      <w:tr w:rsidR="00C00329" w:rsidRPr="001E2B1B">
        <w:tc>
          <w:tcPr>
            <w:tcW w:w="2088" w:type="dxa"/>
            <w:vAlign w:val="center"/>
          </w:tcPr>
          <w:p w:rsidR="00C00329" w:rsidRPr="001E2B1B" w:rsidRDefault="00C00329" w:rsidP="00C00329">
            <w:pPr>
              <w:pStyle w:val="ICTableEntry"/>
            </w:pPr>
            <w:r w:rsidRPr="001E2B1B">
              <w:t>sdata</w:t>
            </w:r>
          </w:p>
        </w:tc>
        <w:tc>
          <w:tcPr>
            <w:tcW w:w="990" w:type="dxa"/>
            <w:vMerge/>
            <w:vAlign w:val="center"/>
          </w:tcPr>
          <w:p w:rsidR="00C00329" w:rsidRPr="001E2B1B" w:rsidRDefault="00C00329" w:rsidP="00C00329">
            <w:pPr>
              <w:pStyle w:val="ICTableEntry"/>
            </w:pPr>
          </w:p>
        </w:tc>
        <w:tc>
          <w:tcPr>
            <w:tcW w:w="6390" w:type="dxa"/>
            <w:vMerge/>
            <w:vAlign w:val="center"/>
          </w:tcPr>
          <w:p w:rsidR="00C00329" w:rsidRPr="001E2B1B" w:rsidRDefault="00C00329" w:rsidP="00C00329">
            <w:pPr>
              <w:pStyle w:val="ICTableEntry"/>
            </w:pPr>
          </w:p>
        </w:tc>
      </w:tr>
      <w:tr w:rsidR="00C00329" w:rsidRPr="001E2B1B">
        <w:tc>
          <w:tcPr>
            <w:tcW w:w="2088" w:type="dxa"/>
            <w:vAlign w:val="center"/>
          </w:tcPr>
          <w:p w:rsidR="00C00329" w:rsidRPr="001E2B1B" w:rsidRDefault="00C00329" w:rsidP="00C00329">
            <w:pPr>
              <w:pStyle w:val="ICTableEntry"/>
            </w:pPr>
            <w:r>
              <w:t>resp</w:t>
            </w:r>
          </w:p>
        </w:tc>
        <w:tc>
          <w:tcPr>
            <w:tcW w:w="990" w:type="dxa"/>
            <w:vAlign w:val="center"/>
          </w:tcPr>
          <w:p w:rsidR="00C00329" w:rsidRPr="001E2B1B" w:rsidRDefault="00C00329" w:rsidP="00C00329">
            <w:pPr>
              <w:pStyle w:val="ICTableEntry"/>
            </w:pPr>
            <w:r>
              <w:t>0</w:t>
            </w:r>
          </w:p>
        </w:tc>
        <w:tc>
          <w:tcPr>
            <w:tcW w:w="6390" w:type="dxa"/>
            <w:vAlign w:val="center"/>
          </w:tcPr>
          <w:p w:rsidR="00C00329" w:rsidRPr="001E2B1B" w:rsidRDefault="00C00329" w:rsidP="00C00329">
            <w:pPr>
              <w:pStyle w:val="ICTableEntry"/>
            </w:pPr>
          </w:p>
        </w:tc>
      </w:tr>
      <w:tr w:rsidR="00C00329" w:rsidRPr="001E2B1B">
        <w:tc>
          <w:tcPr>
            <w:tcW w:w="2088" w:type="dxa"/>
            <w:vAlign w:val="center"/>
          </w:tcPr>
          <w:p w:rsidR="00C00329" w:rsidRPr="001E2B1B" w:rsidRDefault="00C00329" w:rsidP="00C00329">
            <w:pPr>
              <w:pStyle w:val="ICTableEntry"/>
            </w:pPr>
            <w:r w:rsidRPr="001E2B1B">
              <w:t>sreset</w:t>
            </w:r>
          </w:p>
        </w:tc>
        <w:tc>
          <w:tcPr>
            <w:tcW w:w="990" w:type="dxa"/>
            <w:vAlign w:val="center"/>
          </w:tcPr>
          <w:p w:rsidR="00C00329" w:rsidRPr="001E2B1B" w:rsidRDefault="00C00329" w:rsidP="00C00329">
            <w:pPr>
              <w:pStyle w:val="ICTableEntry"/>
            </w:pPr>
            <w:r w:rsidRPr="001E2B1B">
              <w:t>1</w:t>
            </w:r>
          </w:p>
        </w:tc>
        <w:tc>
          <w:tcPr>
            <w:tcW w:w="6390" w:type="dxa"/>
            <w:vAlign w:val="center"/>
          </w:tcPr>
          <w:p w:rsidR="00C00329" w:rsidRPr="001E2B1B" w:rsidRDefault="00C00329" w:rsidP="00C00329">
            <w:pPr>
              <w:pStyle w:val="ICTableEntry"/>
            </w:pPr>
            <w:r w:rsidRPr="001E2B1B">
              <w:t>Note: consumer may reset the connection</w:t>
            </w:r>
          </w:p>
        </w:tc>
      </w:tr>
      <w:tr w:rsidR="00C00329" w:rsidRPr="001E2B1B">
        <w:tc>
          <w:tcPr>
            <w:tcW w:w="2088" w:type="dxa"/>
            <w:vAlign w:val="center"/>
          </w:tcPr>
          <w:p w:rsidR="00C00329" w:rsidRPr="001E2B1B" w:rsidRDefault="00C00329" w:rsidP="00C00329">
            <w:pPr>
              <w:pStyle w:val="ICTableEntry"/>
            </w:pPr>
            <w:r w:rsidRPr="001E2B1B">
              <w:t>reqinfo</w:t>
            </w:r>
          </w:p>
        </w:tc>
        <w:tc>
          <w:tcPr>
            <w:tcW w:w="990" w:type="dxa"/>
            <w:vAlign w:val="center"/>
          </w:tcPr>
          <w:p w:rsidR="00C00329" w:rsidRPr="001E2B1B" w:rsidRDefault="00C00329" w:rsidP="00C00329">
            <w:pPr>
              <w:pStyle w:val="ICTableEntry"/>
            </w:pPr>
            <w:r w:rsidRPr="001E2B1B">
              <w:t>{0|1}</w:t>
            </w:r>
          </w:p>
        </w:tc>
        <w:tc>
          <w:tcPr>
            <w:tcW w:w="6390" w:type="dxa"/>
            <w:vAlign w:val="center"/>
          </w:tcPr>
          <w:p w:rsidR="00C00329" w:rsidRPr="001E2B1B" w:rsidRDefault="00C00329" w:rsidP="00C00329">
            <w:pPr>
              <w:pStyle w:val="ICTableEntry"/>
            </w:pPr>
            <w:r w:rsidRPr="001E2B1B">
              <w:t xml:space="preserve">If </w:t>
            </w:r>
            <w:r>
              <w:t>NumberOfOpcodes &gt; 1: 1, Else: 0</w:t>
            </w:r>
          </w:p>
        </w:tc>
      </w:tr>
      <w:tr w:rsidR="00C00329" w:rsidRPr="001E2B1B">
        <w:tc>
          <w:tcPr>
            <w:tcW w:w="2088" w:type="dxa"/>
            <w:vAlign w:val="center"/>
          </w:tcPr>
          <w:p w:rsidR="00C00329" w:rsidRPr="001E2B1B" w:rsidRDefault="00C00329" w:rsidP="00C00329">
            <w:pPr>
              <w:pStyle w:val="ICTableEntry"/>
            </w:pPr>
            <w:r w:rsidRPr="001E2B1B">
              <w:t>reqinfo_wdth</w:t>
            </w:r>
          </w:p>
        </w:tc>
        <w:tc>
          <w:tcPr>
            <w:tcW w:w="990" w:type="dxa"/>
            <w:vAlign w:val="center"/>
          </w:tcPr>
          <w:p w:rsidR="00C00329" w:rsidRPr="001E2B1B" w:rsidRDefault="00C00329" w:rsidP="00C00329">
            <w:pPr>
              <w:pStyle w:val="ICTableEntry"/>
            </w:pPr>
            <w:r w:rsidRPr="001E2B1B">
              <w:t>{</w:t>
            </w:r>
            <w:del w:id="3862" w:author="James Kulp" w:date="2008-11-13T11:19:00Z">
              <w:r w:rsidRPr="001E2B1B" w:rsidDel="00C00329">
                <w:delText>M</w:delText>
              </w:r>
            </w:del>
            <w:ins w:id="3863" w:author="James Kulp" w:date="2008-11-13T11:19:00Z">
              <w:r>
                <w:t>T</w:t>
              </w:r>
            </w:ins>
            <w:r w:rsidRPr="001E2B1B">
              <w:t>}</w:t>
            </w:r>
          </w:p>
        </w:tc>
        <w:tc>
          <w:tcPr>
            <w:tcW w:w="6390" w:type="dxa"/>
            <w:vAlign w:val="center"/>
          </w:tcPr>
          <w:p w:rsidR="00C00329" w:rsidRPr="001E2B1B" w:rsidRDefault="00C00329" w:rsidP="00C00329">
            <w:pPr>
              <w:pStyle w:val="ICTableEntry"/>
            </w:pPr>
            <w:del w:id="3864" w:author="James Kulp" w:date="2008-11-13T11:19:00Z">
              <w:r w:rsidRPr="001E2B1B" w:rsidDel="00C00329">
                <w:delText xml:space="preserve">M </w:delText>
              </w:r>
            </w:del>
            <w:ins w:id="3865" w:author="James Kulp" w:date="2008-11-13T11:19:00Z">
              <w:r>
                <w:t>T</w:t>
              </w:r>
              <w:r w:rsidRPr="001E2B1B">
                <w:t xml:space="preserve"> </w:t>
              </w:r>
            </w:ins>
            <w:r w:rsidRPr="001E2B1B">
              <w:t>= Ceil(log</w:t>
            </w:r>
            <w:r w:rsidRPr="001E2B1B">
              <w:rPr>
                <w:vertAlign w:val="subscript"/>
              </w:rPr>
              <w:t>2</w:t>
            </w:r>
            <w:r w:rsidRPr="001E2B1B">
              <w:t>(NumberOfOpcodes))</w:t>
            </w:r>
          </w:p>
        </w:tc>
      </w:tr>
      <w:tr w:rsidR="00C00329" w:rsidRPr="001E2B1B">
        <w:tc>
          <w:tcPr>
            <w:tcW w:w="2088" w:type="dxa"/>
            <w:vAlign w:val="center"/>
          </w:tcPr>
          <w:p w:rsidR="00C00329" w:rsidRPr="001E2B1B" w:rsidRDefault="00C00329" w:rsidP="00C00329">
            <w:pPr>
              <w:pStyle w:val="ICTableEntry"/>
            </w:pPr>
            <w:r w:rsidRPr="001E2B1B">
              <w:t>sthreadbusy</w:t>
            </w:r>
          </w:p>
        </w:tc>
        <w:tc>
          <w:tcPr>
            <w:tcW w:w="990" w:type="dxa"/>
            <w:vMerge w:val="restart"/>
            <w:vAlign w:val="center"/>
          </w:tcPr>
          <w:p w:rsidR="00C00329" w:rsidRPr="001E2B1B" w:rsidRDefault="00C00329" w:rsidP="00C00329">
            <w:pPr>
              <w:pStyle w:val="ICTableEntry"/>
            </w:pPr>
            <w:r w:rsidRPr="001E2B1B">
              <w:t>1</w:t>
            </w:r>
          </w:p>
        </w:tc>
        <w:tc>
          <w:tcPr>
            <w:tcW w:w="6390" w:type="dxa"/>
            <w:vMerge w:val="restart"/>
            <w:vAlign w:val="center"/>
          </w:tcPr>
          <w:p w:rsidR="00C00329" w:rsidRPr="001E2B1B" w:rsidRDefault="00C00329" w:rsidP="00C00329">
            <w:pPr>
              <w:pStyle w:val="ICTableEntry"/>
            </w:pPr>
            <w:r w:rsidRPr="001E2B1B">
              <w:t>Note: SThreadBusy signal supports pipelined, proactive, flow-control backpressure from slave to master.</w:t>
            </w:r>
          </w:p>
        </w:tc>
      </w:tr>
      <w:tr w:rsidR="00C00329" w:rsidRPr="001E2B1B">
        <w:tc>
          <w:tcPr>
            <w:tcW w:w="2088" w:type="dxa"/>
            <w:vAlign w:val="center"/>
          </w:tcPr>
          <w:p w:rsidR="00C00329" w:rsidRPr="001E2B1B" w:rsidRDefault="00C00329" w:rsidP="00C00329">
            <w:pPr>
              <w:pStyle w:val="ICTableEntry"/>
            </w:pPr>
            <w:r w:rsidRPr="001E2B1B">
              <w:t>sthreadbusy_exact</w:t>
            </w:r>
          </w:p>
        </w:tc>
        <w:tc>
          <w:tcPr>
            <w:tcW w:w="990" w:type="dxa"/>
            <w:vMerge/>
            <w:vAlign w:val="center"/>
          </w:tcPr>
          <w:p w:rsidR="00C00329" w:rsidRPr="001E2B1B" w:rsidRDefault="00C00329" w:rsidP="00C00329">
            <w:pPr>
              <w:pStyle w:val="ICTableEntry"/>
            </w:pPr>
          </w:p>
        </w:tc>
        <w:tc>
          <w:tcPr>
            <w:tcW w:w="6390" w:type="dxa"/>
            <w:vMerge/>
            <w:vAlign w:val="center"/>
          </w:tcPr>
          <w:p w:rsidR="00C00329" w:rsidRPr="001E2B1B" w:rsidRDefault="00C00329" w:rsidP="00C00329">
            <w:pPr>
              <w:pStyle w:val="ICTableEntry"/>
            </w:pPr>
          </w:p>
        </w:tc>
      </w:tr>
      <w:tr w:rsidR="00C00329" w:rsidRPr="001E2B1B">
        <w:tc>
          <w:tcPr>
            <w:tcW w:w="2088" w:type="dxa"/>
            <w:vAlign w:val="center"/>
          </w:tcPr>
          <w:p w:rsidR="00C00329" w:rsidRPr="001E2B1B" w:rsidRDefault="00C00329" w:rsidP="00C00329">
            <w:pPr>
              <w:pStyle w:val="ICTableEntry"/>
            </w:pPr>
            <w:r w:rsidRPr="001E2B1B">
              <w:t>sthreadbusy_pipelined</w:t>
            </w:r>
          </w:p>
        </w:tc>
        <w:tc>
          <w:tcPr>
            <w:tcW w:w="990" w:type="dxa"/>
            <w:vMerge/>
            <w:vAlign w:val="center"/>
          </w:tcPr>
          <w:p w:rsidR="00C00329" w:rsidRPr="001E2B1B" w:rsidRDefault="00C00329" w:rsidP="00C00329">
            <w:pPr>
              <w:pStyle w:val="ICTableEntry"/>
            </w:pPr>
          </w:p>
        </w:tc>
        <w:tc>
          <w:tcPr>
            <w:tcW w:w="6390" w:type="dxa"/>
            <w:vMerge/>
            <w:vAlign w:val="center"/>
          </w:tcPr>
          <w:p w:rsidR="00C00329" w:rsidRPr="001E2B1B" w:rsidRDefault="00C00329" w:rsidP="00C00329">
            <w:pPr>
              <w:pStyle w:val="ICTableEntry"/>
            </w:pPr>
          </w:p>
        </w:tc>
      </w:tr>
    </w:tbl>
    <w:p w:rsidR="00C00329" w:rsidRDefault="00C00329">
      <w:pPr>
        <w:pStyle w:val="Heading2"/>
        <w:numPr>
          <w:numberingChange w:id="3866" w:author="James Kulp" w:date="2008-11-13T10:51:00Z" w:original="%1:6:0:.%2:5:0:"/>
        </w:numPr>
      </w:pPr>
      <w:bookmarkStart w:id="3867" w:name="_Toc141235467"/>
      <w:bookmarkEnd w:id="3804"/>
      <w:bookmarkEnd w:id="3805"/>
      <w:r w:rsidRPr="001E2B1B">
        <w:t>WSI OCP Signals</w:t>
      </w:r>
      <w:bookmarkEnd w:id="3867"/>
    </w:p>
    <w:p w:rsidR="00C00329" w:rsidRPr="001E2B1B" w:rsidRDefault="00C00329" w:rsidP="00C00329">
      <w:r w:rsidRPr="001E2B1B">
        <w:t>Signal configuration is determined by the above interface configuration parameters as called out in the “OCP Signal Configuration Parameter” table in the OCP specification. The tables below show the s</w:t>
      </w:r>
      <w:r>
        <w:t>ignal from master-to-slave and slave-to-master</w:t>
      </w:r>
      <w:r w:rsidRPr="001E2B1B">
        <w:t>. The positional order of signals is alphabetical.</w:t>
      </w:r>
    </w:p>
    <w:p w:rsidR="00C00329" w:rsidRPr="001E2B1B" w:rsidRDefault="00C00329" w:rsidP="00C00329">
      <w:r w:rsidRPr="001E2B1B">
        <w:rPr>
          <w:shd w:val="clear" w:color="auto" w:fill="FFFF99"/>
        </w:rPr>
        <w:t>Light yellow shading</w:t>
      </w:r>
      <w:r w:rsidRPr="001E2B1B">
        <w:t xml:space="preserve"> of the description indicates where an OCP signal has </w:t>
      </w:r>
      <w:r>
        <w:t>added</w:t>
      </w:r>
      <w:r w:rsidRPr="001E2B1B">
        <w:t xml:space="preserve"> WSI semantics. Details described in following section.</w:t>
      </w:r>
    </w:p>
    <w:p w:rsidR="00C00329" w:rsidRPr="001E2B1B" w:rsidRDefault="00C00329" w:rsidP="00C00329">
      <w:pPr>
        <w:pStyle w:val="Caption"/>
        <w:keepNext/>
      </w:pPr>
      <w:r w:rsidRPr="001E2B1B">
        <w:t xml:space="preserve">Table </w:t>
      </w:r>
      <w:fldSimple w:instr=" SEQ Table \* ARABIC ">
        <w:ins w:id="3868" w:author="Jim Kulp" w:date="2010-07-20T09:47:00Z">
          <w:r w:rsidR="00AF5D6E">
            <w:rPr>
              <w:noProof/>
            </w:rPr>
            <w:t>13</w:t>
          </w:r>
        </w:ins>
        <w:del w:id="3869" w:author="Jim Kulp" w:date="2010-07-20T09:47:00Z">
          <w:r w:rsidR="00902CF7" w:rsidDel="00AF5D6E">
            <w:rPr>
              <w:noProof/>
            </w:rPr>
            <w:delText>14</w:delText>
          </w:r>
        </w:del>
      </w:fldSimple>
      <w:r w:rsidRPr="001E2B1B">
        <w:t xml:space="preserve"> – WSI OCP Signals Driven by the </w:t>
      </w:r>
      <w:r>
        <w:t>Producer/</w:t>
      </w:r>
      <w:r w:rsidRPr="001E2B1B">
        <w:t>Master</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Change w:id="3870" w:author="Jim Kulp" w:date="2010-02-01T09:22:00Z">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PrChange>
      </w:tblPr>
      <w:tblGrid>
        <w:gridCol w:w="1343"/>
        <w:gridCol w:w="1465"/>
        <w:gridCol w:w="2880"/>
        <w:gridCol w:w="3780"/>
        <w:tblGridChange w:id="3871">
          <w:tblGrid>
            <w:gridCol w:w="1343"/>
            <w:gridCol w:w="25"/>
            <w:gridCol w:w="1350"/>
            <w:gridCol w:w="2970"/>
            <w:gridCol w:w="3780"/>
          </w:tblGrid>
        </w:tblGridChange>
      </w:tblGrid>
      <w:tr w:rsidR="00C00329" w:rsidRPr="005C3C65">
        <w:tc>
          <w:tcPr>
            <w:tcW w:w="1343" w:type="dxa"/>
            <w:shd w:val="clear" w:color="auto" w:fill="F3F3F3"/>
            <w:vAlign w:val="center"/>
            <w:tcPrChange w:id="3872" w:author="Jim Kulp" w:date="2010-02-01T09:22:00Z">
              <w:tcPr>
                <w:tcW w:w="1343" w:type="dxa"/>
                <w:shd w:val="clear" w:color="auto" w:fill="F3F3F3"/>
                <w:vAlign w:val="center"/>
              </w:tcPr>
            </w:tcPrChange>
          </w:tcPr>
          <w:p w:rsidR="00C00329" w:rsidRPr="005C3C65" w:rsidRDefault="00C00329" w:rsidP="00C00329">
            <w:pPr>
              <w:keepNext/>
              <w:jc w:val="center"/>
              <w:rPr>
                <w:rFonts w:ascii="Verdana" w:hAnsi="Verdana"/>
                <w:b/>
                <w:sz w:val="20"/>
              </w:rPr>
            </w:pPr>
            <w:r w:rsidRPr="005C3C65">
              <w:rPr>
                <w:rFonts w:ascii="Verdana" w:hAnsi="Verdana"/>
                <w:b/>
                <w:sz w:val="20"/>
              </w:rPr>
              <w:t>OCP Signal</w:t>
            </w:r>
          </w:p>
        </w:tc>
        <w:tc>
          <w:tcPr>
            <w:tcW w:w="1465" w:type="dxa"/>
            <w:tcBorders>
              <w:bottom w:val="single" w:sz="4" w:space="0" w:color="008080"/>
            </w:tcBorders>
            <w:shd w:val="clear" w:color="auto" w:fill="F3F3F3"/>
            <w:vAlign w:val="center"/>
            <w:tcPrChange w:id="3873" w:author="Jim Kulp" w:date="2010-02-01T09:22:00Z">
              <w:tcPr>
                <w:tcW w:w="1375" w:type="dxa"/>
                <w:gridSpan w:val="2"/>
                <w:tcBorders>
                  <w:bottom w:val="single" w:sz="4" w:space="0" w:color="008080"/>
                </w:tcBorders>
                <w:shd w:val="clear" w:color="auto" w:fill="F3F3F3"/>
                <w:vAlign w:val="center"/>
              </w:tcPr>
            </w:tcPrChange>
          </w:tcPr>
          <w:p w:rsidR="00C00329" w:rsidRPr="005C3C65" w:rsidRDefault="00C00329" w:rsidP="00C00329">
            <w:pPr>
              <w:keepNext/>
              <w:jc w:val="center"/>
              <w:rPr>
                <w:rFonts w:ascii="Verdana" w:hAnsi="Verdana"/>
                <w:b/>
                <w:sz w:val="20"/>
              </w:rPr>
            </w:pPr>
            <w:r w:rsidRPr="005C3C65">
              <w:rPr>
                <w:rFonts w:ascii="Verdana" w:hAnsi="Verdana"/>
                <w:b/>
                <w:sz w:val="20"/>
              </w:rPr>
              <w:t>When</w:t>
            </w:r>
            <w:r w:rsidRPr="005C3C65">
              <w:rPr>
                <w:rFonts w:ascii="Verdana" w:hAnsi="Verdana"/>
                <w:b/>
                <w:sz w:val="20"/>
              </w:rPr>
              <w:br/>
              <w:t>Included</w:t>
            </w:r>
          </w:p>
        </w:tc>
        <w:tc>
          <w:tcPr>
            <w:tcW w:w="2880" w:type="dxa"/>
            <w:tcBorders>
              <w:bottom w:val="single" w:sz="4" w:space="0" w:color="008080"/>
            </w:tcBorders>
            <w:shd w:val="clear" w:color="auto" w:fill="F3F3F3"/>
            <w:vAlign w:val="center"/>
            <w:tcPrChange w:id="3874" w:author="Jim Kulp" w:date="2010-02-01T09:22:00Z">
              <w:tcPr>
                <w:tcW w:w="2970" w:type="dxa"/>
                <w:tcBorders>
                  <w:bottom w:val="single" w:sz="4" w:space="0" w:color="008080"/>
                </w:tcBorders>
                <w:shd w:val="clear" w:color="auto" w:fill="F3F3F3"/>
                <w:vAlign w:val="center"/>
              </w:tcPr>
            </w:tcPrChange>
          </w:tcPr>
          <w:p w:rsidR="00C00329" w:rsidRPr="005C3C65" w:rsidRDefault="00C00329" w:rsidP="00C00329">
            <w:pPr>
              <w:keepNext/>
              <w:jc w:val="center"/>
              <w:rPr>
                <w:rFonts w:ascii="Verdana" w:hAnsi="Verdana"/>
                <w:b/>
                <w:sz w:val="20"/>
              </w:rPr>
            </w:pPr>
            <w:r w:rsidRPr="005C3C65">
              <w:rPr>
                <w:rFonts w:ascii="Verdana" w:hAnsi="Verdana"/>
                <w:b/>
                <w:sz w:val="20"/>
              </w:rPr>
              <w:t>Width</w:t>
            </w:r>
          </w:p>
        </w:tc>
        <w:tc>
          <w:tcPr>
            <w:tcW w:w="3780" w:type="dxa"/>
            <w:tcBorders>
              <w:bottom w:val="single" w:sz="4" w:space="0" w:color="008080"/>
            </w:tcBorders>
            <w:shd w:val="clear" w:color="auto" w:fill="F3F3F3"/>
            <w:vAlign w:val="center"/>
            <w:tcPrChange w:id="3875" w:author="Jim Kulp" w:date="2010-02-01T09:22:00Z">
              <w:tcPr>
                <w:tcW w:w="3780" w:type="dxa"/>
                <w:tcBorders>
                  <w:bottom w:val="single" w:sz="4" w:space="0" w:color="008080"/>
                </w:tcBorders>
                <w:shd w:val="clear" w:color="auto" w:fill="F3F3F3"/>
                <w:vAlign w:val="center"/>
              </w:tcPr>
            </w:tcPrChange>
          </w:tcPr>
          <w:p w:rsidR="00C00329" w:rsidRPr="005C3C65" w:rsidRDefault="00C00329" w:rsidP="00C00329">
            <w:pPr>
              <w:keepNext/>
              <w:jc w:val="center"/>
              <w:rPr>
                <w:rFonts w:ascii="Verdana" w:hAnsi="Verdana"/>
                <w:b/>
                <w:sz w:val="20"/>
              </w:rPr>
            </w:pPr>
            <w:r w:rsidRPr="005C3C65">
              <w:rPr>
                <w:rFonts w:ascii="Verdana" w:hAnsi="Verdana"/>
                <w:b/>
                <w:sz w:val="20"/>
              </w:rPr>
              <w:t>Usage</w:t>
            </w:r>
          </w:p>
        </w:tc>
      </w:tr>
      <w:tr w:rsidR="00C00329" w:rsidRPr="001E2B1B">
        <w:tc>
          <w:tcPr>
            <w:tcW w:w="1343" w:type="dxa"/>
            <w:vAlign w:val="center"/>
            <w:tcPrChange w:id="3876" w:author="Jim Kulp" w:date="2010-02-01T09:22:00Z">
              <w:tcPr>
                <w:tcW w:w="1343" w:type="dxa"/>
                <w:vAlign w:val="center"/>
              </w:tcPr>
            </w:tcPrChange>
          </w:tcPr>
          <w:p w:rsidR="00C00329" w:rsidRPr="001E2B1B" w:rsidRDefault="00C00329" w:rsidP="00C00329">
            <w:pPr>
              <w:pStyle w:val="ICTableEntry"/>
            </w:pPr>
            <w:r w:rsidRPr="001E2B1B">
              <w:t>MBurstLength</w:t>
            </w:r>
          </w:p>
        </w:tc>
        <w:tc>
          <w:tcPr>
            <w:tcW w:w="1465" w:type="dxa"/>
            <w:shd w:val="clear" w:color="auto" w:fill="FFFFFF"/>
            <w:vAlign w:val="center"/>
            <w:tcPrChange w:id="3877" w:author="Jim Kulp" w:date="2010-02-01T09:22:00Z">
              <w:tcPr>
                <w:tcW w:w="1375" w:type="dxa"/>
                <w:gridSpan w:val="2"/>
                <w:shd w:val="clear" w:color="auto" w:fill="FFFFFF"/>
                <w:vAlign w:val="center"/>
              </w:tcPr>
            </w:tcPrChange>
          </w:tcPr>
          <w:p w:rsidR="00C00329" w:rsidRPr="002A22C6" w:rsidRDefault="00C00329" w:rsidP="00C00329">
            <w:pPr>
              <w:pStyle w:val="ICTableEntry"/>
            </w:pPr>
            <w:r w:rsidRPr="002A22C6">
              <w:t>always</w:t>
            </w:r>
          </w:p>
        </w:tc>
        <w:tc>
          <w:tcPr>
            <w:tcW w:w="2880" w:type="dxa"/>
            <w:shd w:val="clear" w:color="auto" w:fill="FFFFFF"/>
            <w:vAlign w:val="center"/>
            <w:tcPrChange w:id="3878" w:author="Jim Kulp" w:date="2010-02-01T09:22:00Z">
              <w:tcPr>
                <w:tcW w:w="2970" w:type="dxa"/>
                <w:shd w:val="clear" w:color="auto" w:fill="FFFFFF"/>
                <w:vAlign w:val="center"/>
              </w:tcPr>
            </w:tcPrChange>
          </w:tcPr>
          <w:p w:rsidR="00C00329" w:rsidRPr="001E2B1B" w:rsidRDefault="00C00329" w:rsidP="00C00329">
            <w:pPr>
              <w:pStyle w:val="ICTableEntry"/>
            </w:pPr>
            <w:r w:rsidRPr="001E2B1B">
              <w:t xml:space="preserve">If </w:t>
            </w:r>
            <w:del w:id="3879" w:author="James Kulp" w:date="2008-11-13T11:21:00Z">
              <w:r w:rsidRPr="001E2B1B" w:rsidDel="00C00329">
                <w:delText xml:space="preserve">ExpicitMessageLength </w:delText>
              </w:r>
            </w:del>
            <w:ins w:id="3880" w:author="James Kulp" w:date="2008-11-13T11:21:00Z">
              <w:r>
                <w:t>PreciseBurst</w:t>
              </w:r>
              <w:r w:rsidRPr="001E2B1B">
                <w:t xml:space="preserve"> </w:t>
              </w:r>
            </w:ins>
            <w:r w:rsidRPr="001E2B1B">
              <w:t>= TRUE:</w:t>
            </w:r>
          </w:p>
          <w:p w:rsidR="00C00329" w:rsidRPr="001E2B1B" w:rsidRDefault="00C00329" w:rsidP="00C00329">
            <w:pPr>
              <w:pStyle w:val="ICTableEntry"/>
            </w:pPr>
            <w:r w:rsidRPr="001E2B1B">
              <w:tab/>
            </w:r>
            <w:ins w:id="3881" w:author="Jim Kulp" w:date="2010-05-04T10:47:00Z">
              <w:r w:rsidR="00C33ED3">
                <w:t>max(2,</w:t>
              </w:r>
            </w:ins>
            <w:ins w:id="3882" w:author="Jim Kulp" w:date="2010-05-04T10:48:00Z">
              <w:r w:rsidR="00AD6E09">
                <w:t>floor</w:t>
              </w:r>
            </w:ins>
            <w:del w:id="3883" w:author="Jim Kulp" w:date="2010-05-04T10:48:00Z">
              <w:r w:rsidRPr="001E2B1B" w:rsidDel="00AD6E09">
                <w:delText>ceil</w:delText>
              </w:r>
            </w:del>
            <w:r w:rsidRPr="001E2B1B">
              <w:t>(log</w:t>
            </w:r>
            <w:r w:rsidRPr="001E2B1B">
              <w:rPr>
                <w:vertAlign w:val="subscript"/>
              </w:rPr>
              <w:t>2</w:t>
            </w:r>
            <w:r w:rsidRPr="001E2B1B">
              <w:t>(</w:t>
            </w:r>
            <w:ins w:id="3884" w:author="Jim Kulp" w:date="2010-05-04T10:49:00Z">
              <w:r w:rsidR="00AD6E09">
                <w:t>ceil(</w:t>
              </w:r>
              <w:r w:rsidR="00AD6E09">
                <w:br/>
              </w:r>
              <w:r w:rsidR="00AD6E09">
                <w:tab/>
              </w:r>
              <w:r w:rsidR="00AD6E09">
                <w:tab/>
              </w:r>
            </w:ins>
            <w:ins w:id="3885" w:author="Jim Kulp" w:date="2010-05-04T10:50:00Z">
              <w:r w:rsidR="00AD6E09">
                <w:tab/>
              </w:r>
            </w:ins>
            <w:r w:rsidRPr="001E2B1B">
              <w:t>MaxMessageValues*</w:t>
            </w:r>
            <w:r w:rsidRPr="001E2B1B">
              <w:br/>
            </w:r>
            <w:r w:rsidRPr="001E2B1B">
              <w:tab/>
            </w:r>
            <w:r w:rsidRPr="001E2B1B">
              <w:tab/>
            </w:r>
            <w:ins w:id="3886" w:author="Jim Kulp" w:date="2010-05-04T10:50:00Z">
              <w:r w:rsidR="00AD6E09">
                <w:tab/>
              </w:r>
            </w:ins>
            <w:r>
              <w:t>DataValueWidth</w:t>
            </w:r>
            <w:r w:rsidRPr="001E2B1B">
              <w:t>/</w:t>
            </w:r>
            <w:r w:rsidRPr="001E2B1B">
              <w:br/>
            </w:r>
            <w:r w:rsidRPr="001E2B1B">
              <w:tab/>
            </w:r>
            <w:r w:rsidRPr="001E2B1B">
              <w:tab/>
            </w:r>
            <w:r w:rsidRPr="001E2B1B">
              <w:tab/>
              <w:t>DataWidth))</w:t>
            </w:r>
            <w:ins w:id="3887" w:author="Jim Kulp" w:date="2010-05-04T10:50:00Z">
              <w:r w:rsidR="00AD6E09">
                <w:t>)+1)</w:t>
              </w:r>
            </w:ins>
          </w:p>
          <w:p w:rsidR="00C00329" w:rsidRPr="001E2B1B" w:rsidRDefault="00C00329" w:rsidP="00C00329">
            <w:pPr>
              <w:pStyle w:val="ICTableEntry"/>
            </w:pPr>
            <w:r>
              <w:t>Else:</w:t>
            </w:r>
            <w:r w:rsidRPr="001E2B1B">
              <w:br/>
            </w:r>
            <w:r w:rsidRPr="001E2B1B">
              <w:tab/>
              <w:t xml:space="preserve"> 2;</w:t>
            </w:r>
          </w:p>
        </w:tc>
        <w:tc>
          <w:tcPr>
            <w:tcW w:w="3780" w:type="dxa"/>
            <w:tcBorders>
              <w:bottom w:val="single" w:sz="4" w:space="0" w:color="008080"/>
            </w:tcBorders>
            <w:shd w:val="clear" w:color="auto" w:fill="FFFFFF"/>
            <w:vAlign w:val="center"/>
            <w:tcPrChange w:id="3888" w:author="Jim Kulp" w:date="2010-02-01T09:22:00Z">
              <w:tcPr>
                <w:tcW w:w="3780" w:type="dxa"/>
                <w:tcBorders>
                  <w:bottom w:val="single" w:sz="4" w:space="0" w:color="008080"/>
                </w:tcBorders>
                <w:shd w:val="clear" w:color="auto" w:fill="FFFFFF"/>
                <w:vAlign w:val="center"/>
              </w:tcPr>
            </w:tcPrChange>
          </w:tcPr>
          <w:p w:rsidR="00C00329" w:rsidRPr="001E2B1B" w:rsidRDefault="00C00329" w:rsidP="00C00329">
            <w:pPr>
              <w:pStyle w:val="ICTableEntry"/>
            </w:pPr>
            <w:r w:rsidRPr="001E2B1B">
              <w:t xml:space="preserve">When </w:t>
            </w:r>
            <w:del w:id="3889" w:author="James Kulp" w:date="2008-11-13T11:21:00Z">
              <w:r w:rsidRPr="001E2B1B" w:rsidDel="00C00329">
                <w:delText xml:space="preserve">ExplicitMessageLength </w:delText>
              </w:r>
            </w:del>
            <w:ins w:id="3890" w:author="James Kulp" w:date="2008-11-13T11:21:00Z">
              <w:r>
                <w:t>PreciseBurst</w:t>
              </w:r>
              <w:r w:rsidRPr="001E2B1B">
                <w:t xml:space="preserve"> </w:t>
              </w:r>
            </w:ins>
            <w:r w:rsidRPr="001E2B1B">
              <w:t>= TRUE, the number of words in the burst, constant over the burst (OCP Precise Burst).</w:t>
            </w:r>
          </w:p>
          <w:p w:rsidR="00C00329" w:rsidRPr="001E2B1B" w:rsidRDefault="00C00329" w:rsidP="00C00329">
            <w:pPr>
              <w:pStyle w:val="ICTableEntry"/>
            </w:pPr>
            <w:r w:rsidRPr="001E2B1B">
              <w:t xml:space="preserve">When </w:t>
            </w:r>
            <w:del w:id="3891" w:author="James Kulp" w:date="2008-11-13T11:21:00Z">
              <w:r w:rsidRPr="001E2B1B" w:rsidDel="00C00329">
                <w:delText xml:space="preserve">ExplicitMessageLength </w:delText>
              </w:r>
            </w:del>
            <w:ins w:id="3892" w:author="James Kulp" w:date="2008-11-13T11:21:00Z">
              <w:r>
                <w:t>PreciseBurst</w:t>
              </w:r>
              <w:r w:rsidRPr="001E2B1B">
                <w:t xml:space="preserve"> </w:t>
              </w:r>
            </w:ins>
            <w:r w:rsidRPr="001E2B1B">
              <w:t>= FALSE,</w:t>
            </w:r>
            <w:r w:rsidRPr="001E2B1B">
              <w:br/>
              <w:t>= b’01’ for the last request of the burst,</w:t>
            </w:r>
            <w:r w:rsidRPr="001E2B1B">
              <w:br/>
              <w:t>= b’10’ otherwise (OCP Imprecise Burst)</w:t>
            </w:r>
          </w:p>
        </w:tc>
      </w:tr>
      <w:tr w:rsidR="00C00329" w:rsidRPr="001E2B1B">
        <w:tc>
          <w:tcPr>
            <w:tcW w:w="1343" w:type="dxa"/>
            <w:vAlign w:val="center"/>
            <w:tcPrChange w:id="3893" w:author="Jim Kulp" w:date="2010-02-01T09:22:00Z">
              <w:tcPr>
                <w:tcW w:w="1343" w:type="dxa"/>
                <w:vAlign w:val="center"/>
              </w:tcPr>
            </w:tcPrChange>
          </w:tcPr>
          <w:p w:rsidR="00C00329" w:rsidRPr="001E2B1B" w:rsidRDefault="00C00329" w:rsidP="00C00329">
            <w:pPr>
              <w:pStyle w:val="ICTableEntry"/>
            </w:pPr>
            <w:r w:rsidRPr="001E2B1B">
              <w:t>MByteEn</w:t>
            </w:r>
          </w:p>
        </w:tc>
        <w:tc>
          <w:tcPr>
            <w:tcW w:w="1465" w:type="dxa"/>
            <w:shd w:val="clear" w:color="auto" w:fill="FFFFFF"/>
            <w:vAlign w:val="center"/>
            <w:tcPrChange w:id="3894" w:author="Jim Kulp" w:date="2010-02-01T09:22:00Z">
              <w:tcPr>
                <w:tcW w:w="1375" w:type="dxa"/>
                <w:gridSpan w:val="2"/>
                <w:shd w:val="clear" w:color="auto" w:fill="FFFFFF"/>
                <w:vAlign w:val="center"/>
              </w:tcPr>
            </w:tcPrChange>
          </w:tcPr>
          <w:p w:rsidR="007D020D" w:rsidRDefault="00C00329" w:rsidP="00C00329">
            <w:pPr>
              <w:pStyle w:val="ICTableEntry"/>
              <w:rPr>
                <w:ins w:id="3895" w:author="Jim Kulp" w:date="2010-05-06T14:13:00Z"/>
              </w:rPr>
            </w:pPr>
            <w:r>
              <w:t>ByteWidth != DataWidth</w:t>
            </w:r>
            <w:ins w:id="3896" w:author="Jim Kulp" w:date="2010-05-06T14:12:00Z">
              <w:r w:rsidR="007D020D">
                <w:t xml:space="preserve"> ||</w:t>
              </w:r>
              <w:r w:rsidR="007D020D">
                <w:br/>
                <w:t>ZeroLength-</w:t>
              </w:r>
              <w:r w:rsidR="007D020D">
                <w:br/>
                <w:t>Messages=</w:t>
              </w:r>
            </w:ins>
          </w:p>
          <w:p w:rsidR="00C00329" w:rsidRPr="001E2B1B" w:rsidRDefault="007D020D" w:rsidP="00C00329">
            <w:pPr>
              <w:pStyle w:val="ICTableEntry"/>
              <w:numPr>
                <w:ins w:id="3897" w:author="Jim Kulp" w:date="2010-05-06T14:13:00Z"/>
              </w:numPr>
            </w:pPr>
            <w:ins w:id="3898" w:author="Jim Kulp" w:date="2010-05-06T14:12:00Z">
              <w:r>
                <w:t>TRUE</w:t>
              </w:r>
            </w:ins>
          </w:p>
        </w:tc>
        <w:tc>
          <w:tcPr>
            <w:tcW w:w="2880" w:type="dxa"/>
            <w:shd w:val="clear" w:color="auto" w:fill="FFFFFF"/>
            <w:vAlign w:val="center"/>
            <w:tcPrChange w:id="3899" w:author="Jim Kulp" w:date="2010-02-01T09:22:00Z">
              <w:tcPr>
                <w:tcW w:w="2970" w:type="dxa"/>
                <w:shd w:val="clear" w:color="auto" w:fill="FFFFFF"/>
                <w:vAlign w:val="center"/>
              </w:tcPr>
            </w:tcPrChange>
          </w:tcPr>
          <w:p w:rsidR="00C00329" w:rsidRPr="001E2B1B" w:rsidRDefault="00C00329" w:rsidP="00C00329">
            <w:pPr>
              <w:pStyle w:val="ICTableEntry"/>
            </w:pPr>
            <w:r>
              <w:t>DataWidth/ByteWidth</w:t>
            </w:r>
          </w:p>
        </w:tc>
        <w:tc>
          <w:tcPr>
            <w:tcW w:w="3780" w:type="dxa"/>
            <w:tcBorders>
              <w:bottom w:val="single" w:sz="4" w:space="0" w:color="008080"/>
            </w:tcBorders>
            <w:shd w:val="clear" w:color="auto" w:fill="FFFF99"/>
            <w:vAlign w:val="center"/>
            <w:tcPrChange w:id="3900" w:author="Jim Kulp" w:date="2010-02-01T09:22:00Z">
              <w:tcPr>
                <w:tcW w:w="3780" w:type="dxa"/>
                <w:tcBorders>
                  <w:bottom w:val="single" w:sz="4" w:space="0" w:color="008080"/>
                </w:tcBorders>
                <w:shd w:val="clear" w:color="auto" w:fill="FFFF99"/>
                <w:vAlign w:val="center"/>
              </w:tcPr>
            </w:tcPrChange>
          </w:tcPr>
          <w:p w:rsidR="00C00329" w:rsidRPr="002A22C6" w:rsidRDefault="00C00329" w:rsidP="00C00329">
            <w:pPr>
              <w:pStyle w:val="ICTableEntry"/>
              <w:rPr>
                <w:highlight w:val="yellow"/>
              </w:rPr>
            </w:pPr>
            <w:r w:rsidRPr="00C15F10">
              <w:t>WSI Specific Semantics (if included):</w:t>
            </w:r>
            <w:r w:rsidRPr="00C15F10">
              <w:br/>
              <w:t>Must be all 1s in all requests but last on</w:t>
            </w:r>
            <w:ins w:id="3901" w:author="James Kulp" w:date="2008-11-13T13:38:00Z">
              <w:r w:rsidR="00895EDF">
                <w:t>e</w:t>
              </w:r>
            </w:ins>
            <w:r w:rsidRPr="00C15F10">
              <w:t xml:space="preserve"> in the burst</w:t>
            </w:r>
            <w:r>
              <w:t>.  When ZeroMessageLength= TRUE, then they can be all zeroes in the last or only request in the burst.</w:t>
            </w:r>
          </w:p>
        </w:tc>
      </w:tr>
      <w:tr w:rsidR="00C00329" w:rsidRPr="001E2B1B">
        <w:tc>
          <w:tcPr>
            <w:tcW w:w="1343" w:type="dxa"/>
            <w:vAlign w:val="center"/>
            <w:tcPrChange w:id="3902" w:author="Jim Kulp" w:date="2010-02-01T09:22:00Z">
              <w:tcPr>
                <w:tcW w:w="1343" w:type="dxa"/>
                <w:vAlign w:val="center"/>
              </w:tcPr>
            </w:tcPrChange>
          </w:tcPr>
          <w:p w:rsidR="00C00329" w:rsidRPr="001E2B1B" w:rsidRDefault="00C00329" w:rsidP="00C00329">
            <w:pPr>
              <w:pStyle w:val="ICTableEntry"/>
            </w:pPr>
            <w:r w:rsidRPr="001E2B1B">
              <w:t>MCmd</w:t>
            </w:r>
          </w:p>
        </w:tc>
        <w:tc>
          <w:tcPr>
            <w:tcW w:w="1465" w:type="dxa"/>
            <w:tcBorders>
              <w:bottom w:val="single" w:sz="4" w:space="0" w:color="008080"/>
            </w:tcBorders>
            <w:vAlign w:val="center"/>
            <w:tcPrChange w:id="3903" w:author="Jim Kulp" w:date="2010-02-01T09:22:00Z">
              <w:tcPr>
                <w:tcW w:w="1375" w:type="dxa"/>
                <w:gridSpan w:val="2"/>
                <w:tcBorders>
                  <w:bottom w:val="single" w:sz="4" w:space="0" w:color="008080"/>
                </w:tcBorders>
                <w:vAlign w:val="center"/>
              </w:tcPr>
            </w:tcPrChange>
          </w:tcPr>
          <w:p w:rsidR="00C00329" w:rsidRPr="001E2B1B" w:rsidRDefault="00C00329" w:rsidP="00C00329">
            <w:pPr>
              <w:pStyle w:val="ICTableEntry"/>
            </w:pPr>
            <w:r w:rsidRPr="002A22C6">
              <w:t>always</w:t>
            </w:r>
          </w:p>
        </w:tc>
        <w:tc>
          <w:tcPr>
            <w:tcW w:w="2880" w:type="dxa"/>
            <w:shd w:val="clear" w:color="auto" w:fill="FFFFFF"/>
            <w:vAlign w:val="center"/>
            <w:tcPrChange w:id="3904" w:author="Jim Kulp" w:date="2010-02-01T09:22:00Z">
              <w:tcPr>
                <w:tcW w:w="2970" w:type="dxa"/>
                <w:shd w:val="clear" w:color="auto" w:fill="FFFFFF"/>
                <w:vAlign w:val="center"/>
              </w:tcPr>
            </w:tcPrChange>
          </w:tcPr>
          <w:p w:rsidR="00C00329" w:rsidRPr="001E2B1B" w:rsidRDefault="00C00329" w:rsidP="00C00329">
            <w:pPr>
              <w:pStyle w:val="ICTableEntry"/>
            </w:pPr>
            <w:r w:rsidRPr="001E2B1B">
              <w:t>3</w:t>
            </w:r>
          </w:p>
        </w:tc>
        <w:tc>
          <w:tcPr>
            <w:tcW w:w="3780" w:type="dxa"/>
            <w:tcBorders>
              <w:bottom w:val="single" w:sz="4" w:space="0" w:color="008080"/>
            </w:tcBorders>
            <w:vAlign w:val="center"/>
            <w:tcPrChange w:id="3905" w:author="Jim Kulp" w:date="2010-02-01T09:22:00Z">
              <w:tcPr>
                <w:tcW w:w="3780" w:type="dxa"/>
                <w:tcBorders>
                  <w:bottom w:val="single" w:sz="4" w:space="0" w:color="008080"/>
                </w:tcBorders>
                <w:vAlign w:val="center"/>
              </w:tcPr>
            </w:tcPrChange>
          </w:tcPr>
          <w:p w:rsidR="00C00329" w:rsidRPr="001E2B1B" w:rsidRDefault="00C00329" w:rsidP="00C00329">
            <w:pPr>
              <w:pStyle w:val="ICTableEntry"/>
            </w:pPr>
            <w:r w:rsidRPr="001E2B1B">
              <w:t>Transfer Command; only writes allowed.</w:t>
            </w:r>
            <w:r>
              <w:br/>
            </w:r>
            <w:r w:rsidRPr="001E2B1B">
              <w:t>Only one bit is not constant.</w:t>
            </w:r>
          </w:p>
        </w:tc>
      </w:tr>
      <w:tr w:rsidR="00C00329" w:rsidRPr="001E2B1B">
        <w:tc>
          <w:tcPr>
            <w:tcW w:w="1343" w:type="dxa"/>
            <w:vAlign w:val="center"/>
            <w:tcPrChange w:id="3906" w:author="Jim Kulp" w:date="2010-02-01T09:22:00Z">
              <w:tcPr>
                <w:tcW w:w="1343" w:type="dxa"/>
                <w:vAlign w:val="center"/>
              </w:tcPr>
            </w:tcPrChange>
          </w:tcPr>
          <w:p w:rsidR="00C00329" w:rsidRPr="001E2B1B" w:rsidRDefault="00C00329" w:rsidP="00C00329">
            <w:pPr>
              <w:pStyle w:val="ICTableEntry"/>
            </w:pPr>
            <w:r w:rsidRPr="001E2B1B">
              <w:t>MData</w:t>
            </w:r>
          </w:p>
        </w:tc>
        <w:tc>
          <w:tcPr>
            <w:tcW w:w="1465" w:type="dxa"/>
            <w:shd w:val="clear" w:color="auto" w:fill="FFFFFF"/>
            <w:vAlign w:val="center"/>
            <w:tcPrChange w:id="3907" w:author="Jim Kulp" w:date="2010-02-01T09:22:00Z">
              <w:tcPr>
                <w:tcW w:w="1375" w:type="dxa"/>
                <w:gridSpan w:val="2"/>
                <w:shd w:val="clear" w:color="auto" w:fill="FFFFFF"/>
                <w:vAlign w:val="center"/>
              </w:tcPr>
            </w:tcPrChange>
          </w:tcPr>
          <w:p w:rsidR="00C00329" w:rsidRPr="001E2B1B" w:rsidRDefault="00B21290" w:rsidP="00C00329">
            <w:pPr>
              <w:pStyle w:val="ICTableEntry"/>
            </w:pPr>
            <w:ins w:id="3908" w:author="Jim Kulp" w:date="2009-11-29T17:47:00Z">
              <w:r>
                <w:t>If DataWidth != 0</w:t>
              </w:r>
            </w:ins>
            <w:del w:id="3909" w:author="Jim Kulp" w:date="2009-11-29T17:47:00Z">
              <w:r w:rsidR="00C00329" w:rsidRPr="001E2B1B" w:rsidDel="00B21290">
                <w:delText>always</w:delText>
              </w:r>
            </w:del>
          </w:p>
        </w:tc>
        <w:tc>
          <w:tcPr>
            <w:tcW w:w="2880" w:type="dxa"/>
            <w:shd w:val="clear" w:color="auto" w:fill="FFFFFF"/>
            <w:vAlign w:val="center"/>
            <w:tcPrChange w:id="3910" w:author="Jim Kulp" w:date="2010-02-01T09:22:00Z">
              <w:tcPr>
                <w:tcW w:w="2970" w:type="dxa"/>
                <w:shd w:val="clear" w:color="auto" w:fill="FFFFFF"/>
                <w:vAlign w:val="center"/>
              </w:tcPr>
            </w:tcPrChange>
          </w:tcPr>
          <w:p w:rsidR="00C00329" w:rsidRPr="001E2B1B" w:rsidRDefault="00C00329" w:rsidP="00C00329">
            <w:pPr>
              <w:pStyle w:val="ICTableEntry"/>
            </w:pPr>
            <w:r>
              <w:t>If ByteWidth != DataWidth and ByteWidth != 8:</w:t>
            </w:r>
            <w:r>
              <w:br/>
            </w:r>
            <w:r>
              <w:tab/>
              <w:t>8 *DataWidth/ByteWidth</w:t>
            </w:r>
            <w:r>
              <w:br/>
              <w:t>Else:</w:t>
            </w:r>
            <w:r>
              <w:br/>
            </w:r>
            <w:r>
              <w:tab/>
              <w:t>DataWidth</w:t>
            </w:r>
          </w:p>
        </w:tc>
        <w:tc>
          <w:tcPr>
            <w:tcW w:w="3780" w:type="dxa"/>
            <w:tcBorders>
              <w:bottom w:val="single" w:sz="4" w:space="0" w:color="008080"/>
            </w:tcBorders>
            <w:shd w:val="clear" w:color="auto" w:fill="FFFFFF"/>
            <w:vAlign w:val="center"/>
            <w:tcPrChange w:id="3911" w:author="Jim Kulp" w:date="2010-02-01T09:22:00Z">
              <w:tcPr>
                <w:tcW w:w="3780" w:type="dxa"/>
                <w:tcBorders>
                  <w:bottom w:val="single" w:sz="4" w:space="0" w:color="008080"/>
                </w:tcBorders>
                <w:shd w:val="clear" w:color="auto" w:fill="FFFFFF"/>
                <w:vAlign w:val="center"/>
              </w:tcPr>
            </w:tcPrChange>
          </w:tcPr>
          <w:p w:rsidR="00C00329" w:rsidRPr="001E2B1B" w:rsidRDefault="00C00329" w:rsidP="00C00329">
            <w:pPr>
              <w:pStyle w:val="ICTableEntry"/>
            </w:pPr>
          </w:p>
        </w:tc>
      </w:tr>
      <w:tr w:rsidR="00C00329" w:rsidRPr="001E2B1B">
        <w:tc>
          <w:tcPr>
            <w:tcW w:w="1343" w:type="dxa"/>
            <w:vAlign w:val="center"/>
            <w:tcPrChange w:id="3912" w:author="Jim Kulp" w:date="2010-02-01T09:22:00Z">
              <w:tcPr>
                <w:tcW w:w="1368" w:type="dxa"/>
                <w:gridSpan w:val="2"/>
                <w:vAlign w:val="center"/>
              </w:tcPr>
            </w:tcPrChange>
          </w:tcPr>
          <w:p w:rsidR="00C00329" w:rsidRPr="001E2B1B" w:rsidRDefault="00C00329" w:rsidP="00C00329">
            <w:pPr>
              <w:pStyle w:val="ICTableEntry"/>
            </w:pPr>
            <w:r w:rsidRPr="001E2B1B">
              <w:t>MDataInfo</w:t>
            </w:r>
          </w:p>
        </w:tc>
        <w:tc>
          <w:tcPr>
            <w:tcW w:w="1465" w:type="dxa"/>
            <w:shd w:val="clear" w:color="auto" w:fill="FFFFFF"/>
            <w:vAlign w:val="center"/>
            <w:tcPrChange w:id="3913" w:author="Jim Kulp" w:date="2010-02-01T09:22:00Z">
              <w:tcPr>
                <w:tcW w:w="1350" w:type="dxa"/>
                <w:shd w:val="clear" w:color="auto" w:fill="FFFFFF"/>
                <w:vAlign w:val="center"/>
              </w:tcPr>
            </w:tcPrChange>
          </w:tcPr>
          <w:p w:rsidR="00C00329" w:rsidRPr="001E2B1B" w:rsidRDefault="00C00329" w:rsidP="00C00329">
            <w:pPr>
              <w:pStyle w:val="ICTableEntry"/>
            </w:pPr>
            <w:r>
              <w:t xml:space="preserve">If </w:t>
            </w:r>
            <w:ins w:id="3914" w:author="Jim Kulp" w:date="2010-02-01T09:22:00Z">
              <w:r w:rsidR="0095325F">
                <w:t>(</w:t>
              </w:r>
            </w:ins>
            <w:r>
              <w:t>ByteWidth != DataWidth and ByteWidth != 8</w:t>
            </w:r>
            <w:ins w:id="3915" w:author="Jim Kulp" w:date="2010-02-01T09:22:00Z">
              <w:r w:rsidR="0095325F">
                <w:t>) or Abortable</w:t>
              </w:r>
            </w:ins>
          </w:p>
        </w:tc>
        <w:tc>
          <w:tcPr>
            <w:tcW w:w="2880" w:type="dxa"/>
            <w:shd w:val="clear" w:color="auto" w:fill="FFFFFF"/>
            <w:vAlign w:val="center"/>
            <w:tcPrChange w:id="3916" w:author="Jim Kulp" w:date="2010-02-01T09:22:00Z">
              <w:tcPr>
                <w:tcW w:w="2970" w:type="dxa"/>
                <w:shd w:val="clear" w:color="auto" w:fill="FFFFFF"/>
                <w:vAlign w:val="center"/>
              </w:tcPr>
            </w:tcPrChange>
          </w:tcPr>
          <w:p w:rsidR="00C00329" w:rsidRPr="001E2B1B" w:rsidRDefault="00C00329" w:rsidP="00C00329">
            <w:pPr>
              <w:pStyle w:val="ICTableEntry"/>
            </w:pPr>
            <w:r>
              <w:t>DataWidth – (8 * DataWidth/ByteWidth)</w:t>
            </w:r>
            <w:ins w:id="3917" w:author="Jim Kulp" w:date="2010-02-01T09:23:00Z">
              <w:r w:rsidR="0095325F">
                <w:t xml:space="preserve"> +</w:t>
              </w:r>
              <w:r w:rsidR="0095325F">
                <w:br/>
                <w:t>(Abortable ? 1 : 0)</w:t>
              </w:r>
            </w:ins>
          </w:p>
        </w:tc>
        <w:tc>
          <w:tcPr>
            <w:tcW w:w="3780" w:type="dxa"/>
            <w:tcBorders>
              <w:bottom w:val="single" w:sz="4" w:space="0" w:color="008080"/>
            </w:tcBorders>
            <w:shd w:val="clear" w:color="auto" w:fill="FFFFFF"/>
            <w:vAlign w:val="center"/>
            <w:tcPrChange w:id="3918" w:author="Jim Kulp" w:date="2010-02-01T09:22:00Z">
              <w:tcPr>
                <w:tcW w:w="3780" w:type="dxa"/>
                <w:tcBorders>
                  <w:bottom w:val="single" w:sz="4" w:space="0" w:color="008080"/>
                </w:tcBorders>
                <w:shd w:val="clear" w:color="auto" w:fill="FFFFFF"/>
                <w:vAlign w:val="center"/>
              </w:tcPr>
            </w:tcPrChange>
          </w:tcPr>
          <w:p w:rsidR="00DD6922" w:rsidRDefault="00C00329">
            <w:pPr>
              <w:pStyle w:val="ICTableEntry"/>
            </w:pPr>
            <w:r>
              <w:t xml:space="preserve">Extra write data </w:t>
            </w:r>
            <w:ins w:id="3919" w:author="Jim Kulp" w:date="2010-02-01T09:26:00Z">
              <w:r w:rsidR="0095325F">
                <w:t xml:space="preserve">bits </w:t>
              </w:r>
            </w:ins>
            <w:r>
              <w:t>not allowed in MData per OCP</w:t>
            </w:r>
            <w:ins w:id="3920" w:author="Jim Kulp" w:date="2010-02-01T09:20:00Z">
              <w:r w:rsidR="0095325F">
                <w:br/>
              </w:r>
            </w:ins>
            <w:ins w:id="3921" w:author="Jim Kulp" w:date="2010-02-01T09:24:00Z">
              <w:r w:rsidR="0095325F">
                <w:rPr>
                  <w:highlight w:val="yellow"/>
                </w:rPr>
                <w:t>WSI Specific Semantic:</w:t>
              </w:r>
              <w:r w:rsidR="0095325F">
                <w:rPr>
                  <w:highlight w:val="yellow"/>
                </w:rPr>
                <w:br/>
              </w:r>
            </w:ins>
            <w:ins w:id="3922" w:author="Jim Kulp" w:date="2010-02-01T09:20:00Z">
              <w:r w:rsidR="0094753D" w:rsidRPr="0094753D">
                <w:rPr>
                  <w:highlight w:val="yellow"/>
                  <w:rPrChange w:id="3923" w:author="Jim Kulp" w:date="2010-02-01T09:21:00Z">
                    <w:rPr>
                      <w:rFonts w:ascii="Arial" w:hAnsi="Arial" w:cs="Times New Roman"/>
                      <w:noProof w:val="0"/>
                      <w:sz w:val="24"/>
                      <w:szCs w:val="24"/>
                    </w:rPr>
                  </w:rPrChange>
                </w:rPr>
                <w:t xml:space="preserve">If Abortable, </w:t>
              </w:r>
            </w:ins>
            <w:ins w:id="3924" w:author="Jim Kulp" w:date="2010-02-01T09:24:00Z">
              <w:r w:rsidR="0095325F">
                <w:rPr>
                  <w:highlight w:val="yellow"/>
                </w:rPr>
                <w:t>MSB</w:t>
              </w:r>
            </w:ins>
            <w:ins w:id="3925" w:author="Jim Kulp" w:date="2010-02-01T09:20:00Z">
              <w:r w:rsidR="0094753D" w:rsidRPr="0094753D">
                <w:rPr>
                  <w:highlight w:val="yellow"/>
                  <w:rPrChange w:id="3926" w:author="Jim Kulp" w:date="2010-02-01T09:21:00Z">
                    <w:rPr>
                      <w:rFonts w:ascii="Arial" w:hAnsi="Arial" w:cs="Times New Roman"/>
                      <w:noProof w:val="0"/>
                      <w:sz w:val="24"/>
                      <w:szCs w:val="24"/>
                    </w:rPr>
                  </w:rPrChange>
                </w:rPr>
                <w:t xml:space="preserve"> indicates ABORT</w:t>
              </w:r>
            </w:ins>
            <w:ins w:id="3927" w:author="Jim Kulp" w:date="2010-02-01T09:23:00Z">
              <w:r w:rsidR="0095325F">
                <w:br/>
              </w:r>
              <w:r w:rsidR="0094753D" w:rsidRPr="0094753D">
                <w:rPr>
                  <w:highlight w:val="yellow"/>
                  <w:rPrChange w:id="3928" w:author="Jim Kulp" w:date="2010-02-01T09:25:00Z">
                    <w:rPr>
                      <w:rFonts w:ascii="Arial" w:hAnsi="Arial" w:cs="Times New Roman"/>
                      <w:noProof w:val="0"/>
                      <w:sz w:val="24"/>
                      <w:szCs w:val="24"/>
                    </w:rPr>
                  </w:rPrChange>
                </w:rPr>
                <w:t xml:space="preserve">in last data of </w:t>
              </w:r>
            </w:ins>
            <w:ins w:id="3929" w:author="Jim Kulp" w:date="2010-02-01T09:24:00Z">
              <w:r w:rsidR="0094753D" w:rsidRPr="0094753D">
                <w:rPr>
                  <w:highlight w:val="yellow"/>
                  <w:rPrChange w:id="3930" w:author="Jim Kulp" w:date="2010-02-01T09:25:00Z">
                    <w:rPr>
                      <w:rFonts w:ascii="Arial" w:hAnsi="Arial" w:cs="Times New Roman"/>
                      <w:noProof w:val="0"/>
                      <w:sz w:val="24"/>
                      <w:szCs w:val="24"/>
                    </w:rPr>
                  </w:rPrChange>
                </w:rPr>
                <w:t xml:space="preserve">imprecise </w:t>
              </w:r>
            </w:ins>
            <w:ins w:id="3931" w:author="Jim Kulp" w:date="2010-02-01T09:23:00Z">
              <w:r w:rsidR="0094753D" w:rsidRPr="0094753D">
                <w:rPr>
                  <w:highlight w:val="yellow"/>
                  <w:rPrChange w:id="3932" w:author="Jim Kulp" w:date="2010-02-01T09:25:00Z">
                    <w:rPr>
                      <w:rFonts w:ascii="Arial" w:hAnsi="Arial" w:cs="Times New Roman"/>
                      <w:noProof w:val="0"/>
                      <w:sz w:val="24"/>
                      <w:szCs w:val="24"/>
                    </w:rPr>
                  </w:rPrChange>
                </w:rPr>
                <w:t>burst</w:t>
              </w:r>
            </w:ins>
          </w:p>
        </w:tc>
      </w:tr>
      <w:tr w:rsidR="00C00329" w:rsidRPr="001E2B1B">
        <w:tc>
          <w:tcPr>
            <w:tcW w:w="1343" w:type="dxa"/>
            <w:vAlign w:val="center"/>
            <w:tcPrChange w:id="3933" w:author="Jim Kulp" w:date="2010-02-01T09:22:00Z">
              <w:tcPr>
                <w:tcW w:w="1343" w:type="dxa"/>
                <w:vAlign w:val="center"/>
              </w:tcPr>
            </w:tcPrChange>
          </w:tcPr>
          <w:p w:rsidR="00C00329" w:rsidRPr="001E2B1B" w:rsidRDefault="00C00329" w:rsidP="00C00329">
            <w:pPr>
              <w:pStyle w:val="ICTableEntry"/>
            </w:pPr>
            <w:r w:rsidRPr="001E2B1B">
              <w:t>MDataLast</w:t>
            </w:r>
          </w:p>
        </w:tc>
        <w:tc>
          <w:tcPr>
            <w:tcW w:w="1465" w:type="dxa"/>
            <w:shd w:val="clear" w:color="auto" w:fill="FFFFFF"/>
            <w:vAlign w:val="center"/>
            <w:tcPrChange w:id="3934" w:author="Jim Kulp" w:date="2010-02-01T09:22:00Z">
              <w:tcPr>
                <w:tcW w:w="1375" w:type="dxa"/>
                <w:gridSpan w:val="2"/>
                <w:shd w:val="clear" w:color="auto" w:fill="FFFFFF"/>
                <w:vAlign w:val="center"/>
              </w:tcPr>
            </w:tcPrChange>
          </w:tcPr>
          <w:p w:rsidR="00C00329" w:rsidRPr="001E2B1B" w:rsidRDefault="00C00329" w:rsidP="00C00329">
            <w:pPr>
              <w:pStyle w:val="ICTableEntry"/>
            </w:pPr>
            <w:r>
              <w:t>EarlyRequest</w:t>
            </w:r>
            <w:r>
              <w:br/>
              <w:t>= TRUE</w:t>
            </w:r>
          </w:p>
        </w:tc>
        <w:tc>
          <w:tcPr>
            <w:tcW w:w="2880" w:type="dxa"/>
            <w:shd w:val="clear" w:color="auto" w:fill="FFFFFF"/>
            <w:vAlign w:val="center"/>
            <w:tcPrChange w:id="3935" w:author="Jim Kulp" w:date="2010-02-01T09:22:00Z">
              <w:tcPr>
                <w:tcW w:w="2970" w:type="dxa"/>
                <w:shd w:val="clear" w:color="auto" w:fill="FFFFFF"/>
                <w:vAlign w:val="center"/>
              </w:tcPr>
            </w:tcPrChange>
          </w:tcPr>
          <w:p w:rsidR="00C00329" w:rsidRPr="001E2B1B" w:rsidRDefault="00C00329" w:rsidP="00C00329">
            <w:pPr>
              <w:pStyle w:val="ICTableEntry"/>
            </w:pPr>
            <w:r w:rsidRPr="001E2B1B">
              <w:t>1</w:t>
            </w:r>
          </w:p>
        </w:tc>
        <w:tc>
          <w:tcPr>
            <w:tcW w:w="3780" w:type="dxa"/>
            <w:tcBorders>
              <w:bottom w:val="single" w:sz="4" w:space="0" w:color="008080"/>
            </w:tcBorders>
            <w:shd w:val="clear" w:color="auto" w:fill="FFFFFF"/>
            <w:vAlign w:val="center"/>
            <w:tcPrChange w:id="3936" w:author="Jim Kulp" w:date="2010-02-01T09:22:00Z">
              <w:tcPr>
                <w:tcW w:w="3780" w:type="dxa"/>
                <w:tcBorders>
                  <w:bottom w:val="single" w:sz="4" w:space="0" w:color="008080"/>
                </w:tcBorders>
                <w:shd w:val="clear" w:color="auto" w:fill="FFFFFF"/>
                <w:vAlign w:val="center"/>
              </w:tcPr>
            </w:tcPrChange>
          </w:tcPr>
          <w:p w:rsidR="00C00329" w:rsidRPr="001E2B1B" w:rsidRDefault="00C00329" w:rsidP="00C00329">
            <w:pPr>
              <w:pStyle w:val="ICTableEntry"/>
            </w:pPr>
            <w:r w:rsidRPr="001E2B1B">
              <w:t xml:space="preserve">Indicates last beat of </w:t>
            </w:r>
            <w:r>
              <w:t>data</w:t>
            </w:r>
          </w:p>
        </w:tc>
      </w:tr>
      <w:tr w:rsidR="00C00329" w:rsidRPr="001E2B1B">
        <w:tc>
          <w:tcPr>
            <w:tcW w:w="1343" w:type="dxa"/>
            <w:vAlign w:val="center"/>
            <w:tcPrChange w:id="3937" w:author="Jim Kulp" w:date="2010-02-01T09:22:00Z">
              <w:tcPr>
                <w:tcW w:w="1343" w:type="dxa"/>
                <w:vAlign w:val="center"/>
              </w:tcPr>
            </w:tcPrChange>
          </w:tcPr>
          <w:p w:rsidR="00C00329" w:rsidRPr="001E2B1B" w:rsidRDefault="00C00329" w:rsidP="00C00329">
            <w:pPr>
              <w:pStyle w:val="ICTableEntry"/>
            </w:pPr>
            <w:r w:rsidRPr="001E2B1B">
              <w:t>MDataValid</w:t>
            </w:r>
          </w:p>
        </w:tc>
        <w:tc>
          <w:tcPr>
            <w:tcW w:w="1465" w:type="dxa"/>
            <w:shd w:val="clear" w:color="auto" w:fill="FFFFFF"/>
            <w:vAlign w:val="center"/>
            <w:tcPrChange w:id="3938" w:author="Jim Kulp" w:date="2010-02-01T09:22:00Z">
              <w:tcPr>
                <w:tcW w:w="1375" w:type="dxa"/>
                <w:gridSpan w:val="2"/>
                <w:shd w:val="clear" w:color="auto" w:fill="FFFFFF"/>
                <w:vAlign w:val="center"/>
              </w:tcPr>
            </w:tcPrChange>
          </w:tcPr>
          <w:p w:rsidR="00C00329" w:rsidRPr="001E2B1B" w:rsidRDefault="00C00329" w:rsidP="00C00329">
            <w:pPr>
              <w:pStyle w:val="ICTableEntry"/>
            </w:pPr>
            <w:r>
              <w:t>EarlyRequest</w:t>
            </w:r>
            <w:r>
              <w:br/>
              <w:t>= TRUE</w:t>
            </w:r>
          </w:p>
        </w:tc>
        <w:tc>
          <w:tcPr>
            <w:tcW w:w="2880" w:type="dxa"/>
            <w:shd w:val="clear" w:color="auto" w:fill="FFFFFF"/>
            <w:vAlign w:val="center"/>
            <w:tcPrChange w:id="3939" w:author="Jim Kulp" w:date="2010-02-01T09:22:00Z">
              <w:tcPr>
                <w:tcW w:w="2970" w:type="dxa"/>
                <w:shd w:val="clear" w:color="auto" w:fill="FFFFFF"/>
                <w:vAlign w:val="center"/>
              </w:tcPr>
            </w:tcPrChange>
          </w:tcPr>
          <w:p w:rsidR="00C00329" w:rsidRPr="001E2B1B" w:rsidRDefault="00C00329" w:rsidP="00C00329">
            <w:pPr>
              <w:pStyle w:val="ICTableEntry"/>
            </w:pPr>
            <w:r w:rsidRPr="001E2B1B">
              <w:t>1</w:t>
            </w:r>
          </w:p>
        </w:tc>
        <w:tc>
          <w:tcPr>
            <w:tcW w:w="3780" w:type="dxa"/>
            <w:tcBorders>
              <w:bottom w:val="single" w:sz="4" w:space="0" w:color="008080"/>
            </w:tcBorders>
            <w:shd w:val="clear" w:color="auto" w:fill="FFFFFF"/>
            <w:vAlign w:val="center"/>
            <w:tcPrChange w:id="3940" w:author="Jim Kulp" w:date="2010-02-01T09:22:00Z">
              <w:tcPr>
                <w:tcW w:w="3780" w:type="dxa"/>
                <w:tcBorders>
                  <w:bottom w:val="single" w:sz="4" w:space="0" w:color="008080"/>
                </w:tcBorders>
                <w:shd w:val="clear" w:color="auto" w:fill="FFFFFF"/>
                <w:vAlign w:val="center"/>
              </w:tcPr>
            </w:tcPrChange>
          </w:tcPr>
          <w:p w:rsidR="00C00329" w:rsidRPr="001E2B1B" w:rsidRDefault="00C00329" w:rsidP="00C00329">
            <w:pPr>
              <w:pStyle w:val="ICTableEntry"/>
            </w:pPr>
            <w:r w:rsidRPr="001E2B1B">
              <w:t>Qualifi</w:t>
            </w:r>
            <w:r>
              <w:t>es active data beats</w:t>
            </w:r>
          </w:p>
        </w:tc>
      </w:tr>
      <w:tr w:rsidR="00C00329" w:rsidRPr="001E2B1B" w:rsidDel="0095325F">
        <w:trPr>
          <w:del w:id="3941" w:author="Jim Kulp" w:date="2010-02-01T09:26:00Z"/>
        </w:trPr>
        <w:tc>
          <w:tcPr>
            <w:tcW w:w="1343" w:type="dxa"/>
            <w:vAlign w:val="center"/>
            <w:tcPrChange w:id="3942" w:author="Jim Kulp" w:date="2010-02-01T09:22:00Z">
              <w:tcPr>
                <w:tcW w:w="1343" w:type="dxa"/>
                <w:vAlign w:val="center"/>
              </w:tcPr>
            </w:tcPrChange>
          </w:tcPr>
          <w:p w:rsidR="00C00329" w:rsidRPr="001E2B1B" w:rsidDel="0095325F" w:rsidRDefault="00C00329" w:rsidP="00C00329">
            <w:pPr>
              <w:pStyle w:val="ICTableEntry"/>
              <w:rPr>
                <w:del w:id="3943" w:author="Jim Kulp" w:date="2010-02-01T09:26:00Z"/>
              </w:rPr>
            </w:pPr>
            <w:del w:id="3944" w:author="Jim Kulp" w:date="2010-02-01T09:26:00Z">
              <w:r w:rsidDel="0095325F">
                <w:delText>MFlag</w:delText>
              </w:r>
            </w:del>
          </w:p>
        </w:tc>
        <w:tc>
          <w:tcPr>
            <w:tcW w:w="1465" w:type="dxa"/>
            <w:shd w:val="clear" w:color="auto" w:fill="FFFFFF"/>
            <w:vAlign w:val="center"/>
            <w:tcPrChange w:id="3945" w:author="Jim Kulp" w:date="2010-02-01T09:22:00Z">
              <w:tcPr>
                <w:tcW w:w="1375" w:type="dxa"/>
                <w:gridSpan w:val="2"/>
                <w:shd w:val="clear" w:color="auto" w:fill="FFFFFF"/>
                <w:vAlign w:val="center"/>
              </w:tcPr>
            </w:tcPrChange>
          </w:tcPr>
          <w:p w:rsidR="00C00329" w:rsidRPr="001E2B1B" w:rsidDel="0095325F" w:rsidRDefault="00C00329" w:rsidP="00C00329">
            <w:pPr>
              <w:pStyle w:val="ICTableEntry"/>
              <w:rPr>
                <w:del w:id="3946" w:author="Jim Kulp" w:date="2010-02-01T09:26:00Z"/>
              </w:rPr>
            </w:pPr>
            <w:del w:id="3947" w:author="Jim Kulp" w:date="2010-02-01T09:26:00Z">
              <w:r w:rsidDel="0095325F">
                <w:delText>Abortable=</w:delText>
              </w:r>
              <w:r w:rsidDel="0095325F">
                <w:br/>
                <w:delText>TRUE</w:delText>
              </w:r>
            </w:del>
          </w:p>
        </w:tc>
        <w:tc>
          <w:tcPr>
            <w:tcW w:w="2880" w:type="dxa"/>
            <w:shd w:val="clear" w:color="auto" w:fill="FFFFFF"/>
            <w:vAlign w:val="center"/>
            <w:tcPrChange w:id="3948" w:author="Jim Kulp" w:date="2010-02-01T09:22:00Z">
              <w:tcPr>
                <w:tcW w:w="2970" w:type="dxa"/>
                <w:shd w:val="clear" w:color="auto" w:fill="FFFFFF"/>
                <w:vAlign w:val="center"/>
              </w:tcPr>
            </w:tcPrChange>
          </w:tcPr>
          <w:p w:rsidR="00C00329" w:rsidRPr="001E2B1B" w:rsidDel="0095325F" w:rsidRDefault="00C00329" w:rsidP="00C00329">
            <w:pPr>
              <w:pStyle w:val="ICTableEntry"/>
              <w:rPr>
                <w:del w:id="3949" w:author="Jim Kulp" w:date="2010-02-01T09:26:00Z"/>
              </w:rPr>
            </w:pPr>
            <w:del w:id="3950" w:author="Jim Kulp" w:date="2010-02-01T09:26:00Z">
              <w:r w:rsidDel="0095325F">
                <w:delText>1</w:delText>
              </w:r>
            </w:del>
          </w:p>
        </w:tc>
        <w:tc>
          <w:tcPr>
            <w:tcW w:w="3780" w:type="dxa"/>
            <w:shd w:val="clear" w:color="auto" w:fill="FFFF99"/>
            <w:vAlign w:val="center"/>
            <w:tcPrChange w:id="3951" w:author="Jim Kulp" w:date="2010-02-01T09:22:00Z">
              <w:tcPr>
                <w:tcW w:w="3780" w:type="dxa"/>
                <w:shd w:val="clear" w:color="auto" w:fill="FFFF99"/>
                <w:vAlign w:val="center"/>
              </w:tcPr>
            </w:tcPrChange>
          </w:tcPr>
          <w:p w:rsidR="00C00329" w:rsidDel="0095325F" w:rsidRDefault="00C00329" w:rsidP="00C00329">
            <w:pPr>
              <w:pStyle w:val="ICTableEntry"/>
              <w:rPr>
                <w:del w:id="3952" w:author="Jim Kulp" w:date="2010-02-01T09:26:00Z"/>
              </w:rPr>
            </w:pPr>
            <w:del w:id="3953" w:author="Jim Kulp" w:date="2010-02-01T09:26:00Z">
              <w:r w:rsidDel="0095325F">
                <w:delText>WSI Specific Semantics:</w:delText>
              </w:r>
              <w:r w:rsidDel="0095325F">
                <w:br/>
                <w:delText>Abort Frame (in last request in burst)</w:delText>
              </w:r>
            </w:del>
          </w:p>
        </w:tc>
      </w:tr>
      <w:tr w:rsidR="00C00329" w:rsidRPr="001E2B1B">
        <w:tc>
          <w:tcPr>
            <w:tcW w:w="1343" w:type="dxa"/>
            <w:vAlign w:val="center"/>
            <w:tcPrChange w:id="3954" w:author="Jim Kulp" w:date="2010-02-01T09:22:00Z">
              <w:tcPr>
                <w:tcW w:w="1343" w:type="dxa"/>
                <w:vAlign w:val="center"/>
              </w:tcPr>
            </w:tcPrChange>
          </w:tcPr>
          <w:p w:rsidR="00C00329" w:rsidRPr="001E2B1B" w:rsidRDefault="00C00329" w:rsidP="00C00329">
            <w:pPr>
              <w:pStyle w:val="ICTableEntry"/>
            </w:pPr>
            <w:r w:rsidRPr="001E2B1B">
              <w:t>MReqInfo</w:t>
            </w:r>
          </w:p>
        </w:tc>
        <w:tc>
          <w:tcPr>
            <w:tcW w:w="1465" w:type="dxa"/>
            <w:shd w:val="clear" w:color="auto" w:fill="FFFFFF"/>
            <w:vAlign w:val="center"/>
            <w:tcPrChange w:id="3955" w:author="Jim Kulp" w:date="2010-02-01T09:22:00Z">
              <w:tcPr>
                <w:tcW w:w="1375" w:type="dxa"/>
                <w:gridSpan w:val="2"/>
                <w:shd w:val="clear" w:color="auto" w:fill="FFFFFF"/>
                <w:vAlign w:val="center"/>
              </w:tcPr>
            </w:tcPrChange>
          </w:tcPr>
          <w:p w:rsidR="00C00329" w:rsidRPr="001E2B1B" w:rsidRDefault="00C00329" w:rsidP="00C00329">
            <w:pPr>
              <w:pStyle w:val="ICTableEntry"/>
            </w:pPr>
            <w:r w:rsidRPr="001E2B1B">
              <w:t>NumberOf-</w:t>
            </w:r>
            <w:r w:rsidRPr="001E2B1B">
              <w:br/>
              <w:t>Opcodes &gt; 1</w:t>
            </w:r>
          </w:p>
        </w:tc>
        <w:tc>
          <w:tcPr>
            <w:tcW w:w="2880" w:type="dxa"/>
            <w:shd w:val="clear" w:color="auto" w:fill="FFFFFF"/>
            <w:vAlign w:val="center"/>
            <w:tcPrChange w:id="3956" w:author="Jim Kulp" w:date="2010-02-01T09:22:00Z">
              <w:tcPr>
                <w:tcW w:w="2970" w:type="dxa"/>
                <w:shd w:val="clear" w:color="auto" w:fill="FFFFFF"/>
                <w:vAlign w:val="center"/>
              </w:tcPr>
            </w:tcPrChange>
          </w:tcPr>
          <w:p w:rsidR="00C00329" w:rsidRPr="001E2B1B" w:rsidRDefault="00C00329" w:rsidP="00C00329">
            <w:pPr>
              <w:pStyle w:val="ICTableEntry"/>
            </w:pPr>
            <w:r w:rsidRPr="001E2B1B">
              <w:t>Ceil(log</w:t>
            </w:r>
            <w:r w:rsidRPr="001E2B1B">
              <w:rPr>
                <w:vertAlign w:val="subscript"/>
              </w:rPr>
              <w:t>2</w:t>
            </w:r>
            <w:r w:rsidRPr="001E2B1B">
              <w:t>(NumberOfOpcodes))</w:t>
            </w:r>
          </w:p>
        </w:tc>
        <w:tc>
          <w:tcPr>
            <w:tcW w:w="3780" w:type="dxa"/>
            <w:shd w:val="clear" w:color="auto" w:fill="FFFF99"/>
            <w:vAlign w:val="center"/>
            <w:tcPrChange w:id="3957" w:author="Jim Kulp" w:date="2010-02-01T09:22:00Z">
              <w:tcPr>
                <w:tcW w:w="3780" w:type="dxa"/>
                <w:shd w:val="clear" w:color="auto" w:fill="FFFF99"/>
                <w:vAlign w:val="center"/>
              </w:tcPr>
            </w:tcPrChange>
          </w:tcPr>
          <w:p w:rsidR="00C00329" w:rsidRPr="001E2B1B" w:rsidRDefault="00C00329" w:rsidP="00C00329">
            <w:pPr>
              <w:pStyle w:val="ICTableEntry"/>
            </w:pPr>
            <w:r>
              <w:t>WSI Specific Semantics:</w:t>
            </w:r>
            <w:r w:rsidRPr="00C15F10">
              <w:br/>
              <w:t>Message Opcode indication</w:t>
            </w:r>
          </w:p>
        </w:tc>
      </w:tr>
      <w:tr w:rsidR="00C00329" w:rsidRPr="001E2B1B">
        <w:tc>
          <w:tcPr>
            <w:tcW w:w="1343" w:type="dxa"/>
            <w:vAlign w:val="center"/>
            <w:tcPrChange w:id="3958" w:author="Jim Kulp" w:date="2010-02-01T09:22:00Z">
              <w:tcPr>
                <w:tcW w:w="1343" w:type="dxa"/>
                <w:vAlign w:val="center"/>
              </w:tcPr>
            </w:tcPrChange>
          </w:tcPr>
          <w:p w:rsidR="00C00329" w:rsidRPr="001E2B1B" w:rsidRDefault="00C00329" w:rsidP="00C00329">
            <w:pPr>
              <w:pStyle w:val="ICTableEntry"/>
            </w:pPr>
            <w:r>
              <w:t>MReq</w:t>
            </w:r>
            <w:r w:rsidRPr="001E2B1B">
              <w:t>Last</w:t>
            </w:r>
          </w:p>
        </w:tc>
        <w:tc>
          <w:tcPr>
            <w:tcW w:w="1465" w:type="dxa"/>
            <w:shd w:val="clear" w:color="auto" w:fill="FFFFFF"/>
            <w:vAlign w:val="center"/>
            <w:tcPrChange w:id="3959" w:author="Jim Kulp" w:date="2010-02-01T09:22:00Z">
              <w:tcPr>
                <w:tcW w:w="1375" w:type="dxa"/>
                <w:gridSpan w:val="2"/>
                <w:shd w:val="clear" w:color="auto" w:fill="FFFFFF"/>
                <w:vAlign w:val="center"/>
              </w:tcPr>
            </w:tcPrChange>
          </w:tcPr>
          <w:p w:rsidR="00C00329" w:rsidRPr="001E2B1B" w:rsidRDefault="00C00329" w:rsidP="00C00329">
            <w:pPr>
              <w:pStyle w:val="ICTableEntry"/>
            </w:pPr>
            <w:r>
              <w:t>always</w:t>
            </w:r>
          </w:p>
        </w:tc>
        <w:tc>
          <w:tcPr>
            <w:tcW w:w="2880" w:type="dxa"/>
            <w:shd w:val="clear" w:color="auto" w:fill="FFFFFF"/>
            <w:vAlign w:val="center"/>
            <w:tcPrChange w:id="3960" w:author="Jim Kulp" w:date="2010-02-01T09:22:00Z">
              <w:tcPr>
                <w:tcW w:w="2970" w:type="dxa"/>
                <w:shd w:val="clear" w:color="auto" w:fill="FFFFFF"/>
                <w:vAlign w:val="center"/>
              </w:tcPr>
            </w:tcPrChange>
          </w:tcPr>
          <w:p w:rsidR="00C00329" w:rsidRPr="001E2B1B" w:rsidRDefault="00C00329" w:rsidP="00C00329">
            <w:pPr>
              <w:pStyle w:val="ICTableEntry"/>
            </w:pPr>
            <w:r w:rsidRPr="001E2B1B">
              <w:t>1</w:t>
            </w:r>
          </w:p>
        </w:tc>
        <w:tc>
          <w:tcPr>
            <w:tcW w:w="3780" w:type="dxa"/>
            <w:tcBorders>
              <w:bottom w:val="single" w:sz="4" w:space="0" w:color="008080"/>
            </w:tcBorders>
            <w:shd w:val="clear" w:color="auto" w:fill="FFFFFF"/>
            <w:vAlign w:val="center"/>
            <w:tcPrChange w:id="3961" w:author="Jim Kulp" w:date="2010-02-01T09:22:00Z">
              <w:tcPr>
                <w:tcW w:w="3780" w:type="dxa"/>
                <w:tcBorders>
                  <w:bottom w:val="single" w:sz="4" w:space="0" w:color="008080"/>
                </w:tcBorders>
                <w:shd w:val="clear" w:color="auto" w:fill="FFFFFF"/>
                <w:vAlign w:val="center"/>
              </w:tcPr>
            </w:tcPrChange>
          </w:tcPr>
          <w:p w:rsidR="00C00329" w:rsidRPr="001E2B1B" w:rsidRDefault="00C00329" w:rsidP="00C00329">
            <w:pPr>
              <w:pStyle w:val="ICTableEntry"/>
            </w:pPr>
            <w:r>
              <w:t>Indicates last</w:t>
            </w:r>
            <w:r w:rsidRPr="001E2B1B">
              <w:t xml:space="preserve"> </w:t>
            </w:r>
            <w:r>
              <w:t>request of bursts.</w:t>
            </w:r>
          </w:p>
        </w:tc>
      </w:tr>
      <w:tr w:rsidR="00C00329" w:rsidRPr="001E2B1B">
        <w:tc>
          <w:tcPr>
            <w:tcW w:w="1343" w:type="dxa"/>
            <w:vAlign w:val="center"/>
            <w:tcPrChange w:id="3962" w:author="Jim Kulp" w:date="2010-02-01T09:22:00Z">
              <w:tcPr>
                <w:tcW w:w="1343" w:type="dxa"/>
                <w:vAlign w:val="center"/>
              </w:tcPr>
            </w:tcPrChange>
          </w:tcPr>
          <w:p w:rsidR="00C00329" w:rsidRPr="001E2B1B" w:rsidRDefault="00C00329" w:rsidP="00C00329">
            <w:pPr>
              <w:pStyle w:val="ICTableEntry"/>
            </w:pPr>
            <w:r w:rsidRPr="001E2B1B">
              <w:t>MReset_n</w:t>
            </w:r>
          </w:p>
        </w:tc>
        <w:tc>
          <w:tcPr>
            <w:tcW w:w="1465" w:type="dxa"/>
            <w:shd w:val="clear" w:color="auto" w:fill="FFFFFF"/>
            <w:vAlign w:val="center"/>
            <w:tcPrChange w:id="3963" w:author="Jim Kulp" w:date="2010-02-01T09:22:00Z">
              <w:tcPr>
                <w:tcW w:w="1375" w:type="dxa"/>
                <w:gridSpan w:val="2"/>
                <w:shd w:val="clear" w:color="auto" w:fill="FFFFFF"/>
                <w:vAlign w:val="center"/>
              </w:tcPr>
            </w:tcPrChange>
          </w:tcPr>
          <w:p w:rsidR="00C00329" w:rsidRPr="001E2B1B" w:rsidRDefault="00C00329" w:rsidP="00C00329">
            <w:pPr>
              <w:pStyle w:val="ICTableEntry"/>
            </w:pPr>
            <w:r w:rsidRPr="002A22C6">
              <w:t>always</w:t>
            </w:r>
          </w:p>
        </w:tc>
        <w:tc>
          <w:tcPr>
            <w:tcW w:w="2880" w:type="dxa"/>
            <w:shd w:val="clear" w:color="auto" w:fill="FFFFFF"/>
            <w:vAlign w:val="center"/>
            <w:tcPrChange w:id="3964" w:author="Jim Kulp" w:date="2010-02-01T09:22:00Z">
              <w:tcPr>
                <w:tcW w:w="2970" w:type="dxa"/>
                <w:shd w:val="clear" w:color="auto" w:fill="FFFFFF"/>
                <w:vAlign w:val="center"/>
              </w:tcPr>
            </w:tcPrChange>
          </w:tcPr>
          <w:p w:rsidR="00C00329" w:rsidRPr="001E2B1B" w:rsidRDefault="00C00329" w:rsidP="00C00329">
            <w:pPr>
              <w:pStyle w:val="ICTableEntry"/>
            </w:pPr>
            <w:r w:rsidRPr="001E2B1B">
              <w:t>1</w:t>
            </w:r>
          </w:p>
        </w:tc>
        <w:tc>
          <w:tcPr>
            <w:tcW w:w="3780" w:type="dxa"/>
            <w:shd w:val="clear" w:color="auto" w:fill="FFFFFF"/>
            <w:vAlign w:val="center"/>
            <w:tcPrChange w:id="3965" w:author="Jim Kulp" w:date="2010-02-01T09:22:00Z">
              <w:tcPr>
                <w:tcW w:w="3780" w:type="dxa"/>
                <w:shd w:val="clear" w:color="auto" w:fill="FFFFFF"/>
                <w:vAlign w:val="center"/>
              </w:tcPr>
            </w:tcPrChange>
          </w:tcPr>
          <w:p w:rsidR="00C00329" w:rsidRPr="001E2B1B" w:rsidRDefault="00C00329" w:rsidP="00C00329">
            <w:pPr>
              <w:pStyle w:val="ICTableEntry"/>
            </w:pPr>
            <w:r w:rsidRPr="001E2B1B">
              <w:t>Push Reset Master-to-Slave, producer to consumer (Active Low)</w:t>
            </w:r>
          </w:p>
        </w:tc>
      </w:tr>
    </w:tbl>
    <w:p w:rsidR="00C00329" w:rsidRPr="001E2B1B" w:rsidRDefault="00C00329" w:rsidP="00C00329">
      <w:pPr>
        <w:pStyle w:val="Caption"/>
        <w:keepNext/>
      </w:pPr>
      <w:r w:rsidRPr="001E2B1B">
        <w:t xml:space="preserve">Table </w:t>
      </w:r>
      <w:fldSimple w:instr=" SEQ Table \* ARABIC ">
        <w:ins w:id="3966" w:author="Jim Kulp" w:date="2010-07-20T09:47:00Z">
          <w:r w:rsidR="00AF5D6E">
            <w:rPr>
              <w:noProof/>
            </w:rPr>
            <w:t>14</w:t>
          </w:r>
        </w:ins>
        <w:del w:id="3967" w:author="Jim Kulp" w:date="2010-07-20T09:47:00Z">
          <w:r w:rsidR="00902CF7" w:rsidDel="00AF5D6E">
            <w:rPr>
              <w:noProof/>
            </w:rPr>
            <w:delText>15</w:delText>
          </w:r>
        </w:del>
      </w:fldSimple>
      <w:r w:rsidRPr="001E2B1B">
        <w:t xml:space="preserve"> – WSI OCP Signals Driven by the </w:t>
      </w:r>
      <w:r>
        <w:t>Consumer/</w:t>
      </w:r>
      <w:r w:rsidRPr="001E2B1B">
        <w:t xml:space="preserve">Slave </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ook w:val="01E0"/>
      </w:tblPr>
      <w:tblGrid>
        <w:gridCol w:w="1368"/>
        <w:gridCol w:w="1359"/>
        <w:gridCol w:w="2966"/>
        <w:gridCol w:w="3775"/>
      </w:tblGrid>
      <w:tr w:rsidR="00C00329" w:rsidRPr="005C3C65">
        <w:tc>
          <w:tcPr>
            <w:tcW w:w="1368" w:type="dxa"/>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OCP</w:t>
            </w:r>
            <w:r w:rsidRPr="005C3C65">
              <w:rPr>
                <w:rFonts w:ascii="Verdana" w:hAnsi="Verdana"/>
                <w:b/>
                <w:sz w:val="20"/>
              </w:rPr>
              <w:br/>
              <w:t>Signal</w:t>
            </w:r>
          </w:p>
        </w:tc>
        <w:tc>
          <w:tcPr>
            <w:tcW w:w="1359"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When</w:t>
            </w:r>
            <w:r w:rsidRPr="005C3C65">
              <w:rPr>
                <w:rFonts w:ascii="Verdana" w:hAnsi="Verdana"/>
                <w:b/>
                <w:sz w:val="20"/>
              </w:rPr>
              <w:br/>
              <w:t>included</w:t>
            </w:r>
          </w:p>
        </w:tc>
        <w:tc>
          <w:tcPr>
            <w:tcW w:w="2966"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Width</w:t>
            </w:r>
          </w:p>
        </w:tc>
        <w:tc>
          <w:tcPr>
            <w:tcW w:w="3775" w:type="dxa"/>
            <w:tcBorders>
              <w:bottom w:val="single" w:sz="4" w:space="0" w:color="008080"/>
            </w:tcBorders>
            <w:shd w:val="clear" w:color="auto" w:fill="F3F3F3"/>
            <w:vAlign w:val="center"/>
          </w:tcPr>
          <w:p w:rsidR="00C00329" w:rsidRPr="005C3C65" w:rsidRDefault="00C00329" w:rsidP="00C00329">
            <w:pPr>
              <w:jc w:val="center"/>
              <w:rPr>
                <w:rFonts w:ascii="Verdana" w:hAnsi="Verdana"/>
                <w:b/>
                <w:sz w:val="20"/>
              </w:rPr>
            </w:pPr>
            <w:r w:rsidRPr="005C3C65">
              <w:rPr>
                <w:rFonts w:ascii="Verdana" w:hAnsi="Verdana"/>
                <w:b/>
                <w:sz w:val="20"/>
              </w:rPr>
              <w:t>Usage</w:t>
            </w:r>
          </w:p>
        </w:tc>
      </w:tr>
      <w:tr w:rsidR="00F87276" w:rsidRPr="001E2B1B">
        <w:trPr>
          <w:ins w:id="3968" w:author="Jim Kulp" w:date="2009-11-29T17:53:00Z"/>
        </w:trPr>
        <w:tc>
          <w:tcPr>
            <w:tcW w:w="1368" w:type="dxa"/>
            <w:vAlign w:val="center"/>
          </w:tcPr>
          <w:p w:rsidR="00F87276" w:rsidRPr="001E2B1B" w:rsidRDefault="00F87276" w:rsidP="00C00329">
            <w:pPr>
              <w:pStyle w:val="ICTableEntry"/>
              <w:numPr>
                <w:ins w:id="3969" w:author="Jim Kulp" w:date="2009-11-29T17:53:00Z"/>
              </w:numPr>
              <w:rPr>
                <w:ins w:id="3970" w:author="Jim Kulp" w:date="2009-11-29T17:53:00Z"/>
              </w:rPr>
            </w:pPr>
            <w:ins w:id="3971" w:author="Jim Kulp" w:date="2009-11-29T17:53:00Z">
              <w:r w:rsidRPr="001E2B1B">
                <w:t>SReset_n</w:t>
              </w:r>
            </w:ins>
          </w:p>
        </w:tc>
        <w:tc>
          <w:tcPr>
            <w:tcW w:w="1359" w:type="dxa"/>
            <w:shd w:val="clear" w:color="auto" w:fill="FFFFFF"/>
            <w:vAlign w:val="center"/>
          </w:tcPr>
          <w:p w:rsidR="00F87276" w:rsidRPr="001E2B1B" w:rsidRDefault="00F87276" w:rsidP="00C00329">
            <w:pPr>
              <w:pStyle w:val="ICTableEntry"/>
              <w:numPr>
                <w:ins w:id="3972" w:author="Jim Kulp" w:date="2009-11-29T17:53:00Z"/>
              </w:numPr>
              <w:rPr>
                <w:ins w:id="3973" w:author="Jim Kulp" w:date="2009-11-29T17:53:00Z"/>
              </w:rPr>
            </w:pPr>
            <w:ins w:id="3974" w:author="Jim Kulp" w:date="2009-11-29T17:53:00Z">
              <w:r w:rsidRPr="002A22C6">
                <w:t>always</w:t>
              </w:r>
            </w:ins>
          </w:p>
        </w:tc>
        <w:tc>
          <w:tcPr>
            <w:tcW w:w="2966" w:type="dxa"/>
            <w:shd w:val="clear" w:color="auto" w:fill="FFFFFF"/>
            <w:vAlign w:val="center"/>
          </w:tcPr>
          <w:p w:rsidR="00F87276" w:rsidRPr="001E2B1B" w:rsidRDefault="00F87276" w:rsidP="00C00329">
            <w:pPr>
              <w:pStyle w:val="ICTableEntry"/>
              <w:numPr>
                <w:ins w:id="3975" w:author="Jim Kulp" w:date="2009-11-29T17:53:00Z"/>
              </w:numPr>
              <w:rPr>
                <w:ins w:id="3976" w:author="Jim Kulp" w:date="2009-11-29T17:53:00Z"/>
              </w:rPr>
            </w:pPr>
            <w:ins w:id="3977" w:author="Jim Kulp" w:date="2009-11-29T17:53:00Z">
              <w:r w:rsidRPr="001E2B1B">
                <w:t>1</w:t>
              </w:r>
            </w:ins>
          </w:p>
        </w:tc>
        <w:tc>
          <w:tcPr>
            <w:tcW w:w="3775" w:type="dxa"/>
            <w:shd w:val="clear" w:color="auto" w:fill="FFFFFF"/>
            <w:vAlign w:val="center"/>
          </w:tcPr>
          <w:p w:rsidR="00F87276" w:rsidRPr="001E2B1B" w:rsidRDefault="00F87276" w:rsidP="00C00329">
            <w:pPr>
              <w:pStyle w:val="ICTableEntry"/>
              <w:numPr>
                <w:ins w:id="3978" w:author="Jim Kulp" w:date="2009-11-29T17:53:00Z"/>
              </w:numPr>
              <w:rPr>
                <w:ins w:id="3979" w:author="Jim Kulp" w:date="2009-11-29T17:53:00Z"/>
              </w:rPr>
            </w:pPr>
            <w:ins w:id="3980" w:author="Jim Kulp" w:date="2009-11-29T17:53:00Z">
              <w:r w:rsidRPr="001E2B1B">
                <w:t>0 = Push Reset Slave-to-Master</w:t>
              </w:r>
            </w:ins>
          </w:p>
          <w:p w:rsidR="00F87276" w:rsidRPr="001E2B1B" w:rsidRDefault="00F87276" w:rsidP="00C00329">
            <w:pPr>
              <w:pStyle w:val="ICTableEntry"/>
              <w:numPr>
                <w:ins w:id="3981" w:author="Jim Kulp" w:date="2009-11-29T17:53:00Z"/>
              </w:numPr>
              <w:rPr>
                <w:ins w:id="3982" w:author="Jim Kulp" w:date="2009-11-29T17:53:00Z"/>
              </w:rPr>
            </w:pPr>
            <w:ins w:id="3983" w:author="Jim Kulp" w:date="2009-11-29T17:53:00Z">
              <w:r w:rsidRPr="001E2B1B">
                <w:t>(Active Low)</w:t>
              </w:r>
            </w:ins>
          </w:p>
        </w:tc>
      </w:tr>
      <w:tr w:rsidR="00C00329" w:rsidRPr="001E2B1B">
        <w:tc>
          <w:tcPr>
            <w:tcW w:w="1368" w:type="dxa"/>
            <w:vAlign w:val="center"/>
          </w:tcPr>
          <w:p w:rsidR="00C00329" w:rsidRPr="001E2B1B" w:rsidRDefault="00C00329" w:rsidP="00C00329">
            <w:pPr>
              <w:pStyle w:val="ICTableEntry"/>
            </w:pPr>
            <w:r w:rsidRPr="001E2B1B">
              <w:t>SThreadBusy</w:t>
            </w:r>
          </w:p>
        </w:tc>
        <w:tc>
          <w:tcPr>
            <w:tcW w:w="1359" w:type="dxa"/>
            <w:shd w:val="clear" w:color="auto" w:fill="FFFFFF"/>
            <w:vAlign w:val="center"/>
          </w:tcPr>
          <w:p w:rsidR="00C00329" w:rsidRPr="001E2B1B" w:rsidRDefault="00C00329" w:rsidP="00C00329">
            <w:pPr>
              <w:pStyle w:val="ICTableEntry"/>
            </w:pPr>
            <w:r w:rsidRPr="002A22C6">
              <w:t>always</w:t>
            </w:r>
          </w:p>
        </w:tc>
        <w:tc>
          <w:tcPr>
            <w:tcW w:w="2966" w:type="dxa"/>
            <w:shd w:val="clear" w:color="auto" w:fill="FFFFFF"/>
            <w:vAlign w:val="center"/>
          </w:tcPr>
          <w:p w:rsidR="00C00329" w:rsidRPr="001E2B1B" w:rsidRDefault="00C00329" w:rsidP="00C00329">
            <w:pPr>
              <w:pStyle w:val="ICTableEntry"/>
            </w:pPr>
            <w:r w:rsidRPr="001E2B1B">
              <w:t>1</w:t>
            </w:r>
          </w:p>
        </w:tc>
        <w:tc>
          <w:tcPr>
            <w:tcW w:w="3775" w:type="dxa"/>
            <w:shd w:val="clear" w:color="auto" w:fill="FFFFFF"/>
            <w:vAlign w:val="center"/>
          </w:tcPr>
          <w:p w:rsidR="00C00329" w:rsidRPr="001E2B1B" w:rsidRDefault="00C00329" w:rsidP="00C00329">
            <w:pPr>
              <w:pStyle w:val="ICTableEntry"/>
            </w:pPr>
            <w:r w:rsidRPr="001E2B1B">
              <w:t>Allows slave to provide backpressure, preventing new requests</w:t>
            </w:r>
          </w:p>
        </w:tc>
      </w:tr>
      <w:tr w:rsidR="00C00329" w:rsidRPr="001E2B1B" w:rsidDel="00F87276">
        <w:trPr>
          <w:del w:id="3984" w:author="Jim Kulp" w:date="2009-11-29T17:53:00Z"/>
        </w:trPr>
        <w:tc>
          <w:tcPr>
            <w:tcW w:w="1368" w:type="dxa"/>
            <w:vAlign w:val="center"/>
          </w:tcPr>
          <w:p w:rsidR="00C00329" w:rsidRPr="001E2B1B" w:rsidDel="00F87276" w:rsidRDefault="00C00329" w:rsidP="00C00329">
            <w:pPr>
              <w:pStyle w:val="ICTableEntry"/>
              <w:rPr>
                <w:del w:id="3985" w:author="Jim Kulp" w:date="2009-11-29T17:53:00Z"/>
              </w:rPr>
            </w:pPr>
            <w:del w:id="3986" w:author="Jim Kulp" w:date="2009-11-29T17:53:00Z">
              <w:r w:rsidRPr="001E2B1B" w:rsidDel="00F87276">
                <w:delText>SReset_n</w:delText>
              </w:r>
            </w:del>
          </w:p>
        </w:tc>
        <w:tc>
          <w:tcPr>
            <w:tcW w:w="1359" w:type="dxa"/>
            <w:shd w:val="clear" w:color="auto" w:fill="FFFFFF"/>
            <w:vAlign w:val="center"/>
          </w:tcPr>
          <w:p w:rsidR="00C00329" w:rsidRPr="001E2B1B" w:rsidDel="00F87276" w:rsidRDefault="00C00329" w:rsidP="00C00329">
            <w:pPr>
              <w:pStyle w:val="ICTableEntry"/>
              <w:rPr>
                <w:del w:id="3987" w:author="Jim Kulp" w:date="2009-11-29T17:53:00Z"/>
              </w:rPr>
            </w:pPr>
            <w:del w:id="3988" w:author="Jim Kulp" w:date="2009-11-29T17:53:00Z">
              <w:r w:rsidRPr="002A22C6" w:rsidDel="00F87276">
                <w:delText>always</w:delText>
              </w:r>
            </w:del>
          </w:p>
        </w:tc>
        <w:tc>
          <w:tcPr>
            <w:tcW w:w="2966" w:type="dxa"/>
            <w:shd w:val="clear" w:color="auto" w:fill="FFFFFF"/>
            <w:vAlign w:val="center"/>
          </w:tcPr>
          <w:p w:rsidR="00C00329" w:rsidRPr="001E2B1B" w:rsidDel="00F87276" w:rsidRDefault="00C00329" w:rsidP="00C00329">
            <w:pPr>
              <w:pStyle w:val="ICTableEntry"/>
              <w:rPr>
                <w:del w:id="3989" w:author="Jim Kulp" w:date="2009-11-29T17:53:00Z"/>
              </w:rPr>
            </w:pPr>
            <w:del w:id="3990" w:author="Jim Kulp" w:date="2009-11-29T17:53:00Z">
              <w:r w:rsidRPr="001E2B1B" w:rsidDel="00F87276">
                <w:delText>1</w:delText>
              </w:r>
            </w:del>
          </w:p>
        </w:tc>
        <w:tc>
          <w:tcPr>
            <w:tcW w:w="3775" w:type="dxa"/>
            <w:shd w:val="clear" w:color="auto" w:fill="FFFFFF"/>
            <w:vAlign w:val="center"/>
          </w:tcPr>
          <w:p w:rsidR="00C00329" w:rsidRPr="001E2B1B" w:rsidDel="00F87276" w:rsidRDefault="00C00329" w:rsidP="00C00329">
            <w:pPr>
              <w:pStyle w:val="ICTableEntry"/>
              <w:rPr>
                <w:del w:id="3991" w:author="Jim Kulp" w:date="2009-11-29T17:53:00Z"/>
              </w:rPr>
            </w:pPr>
            <w:del w:id="3992" w:author="Jim Kulp" w:date="2009-11-29T17:53:00Z">
              <w:r w:rsidRPr="001E2B1B" w:rsidDel="00F87276">
                <w:delText>0 = Push Reset Slave-to-Master</w:delText>
              </w:r>
            </w:del>
          </w:p>
          <w:p w:rsidR="00C00329" w:rsidRPr="001E2B1B" w:rsidDel="00F87276" w:rsidRDefault="00C00329" w:rsidP="00C00329">
            <w:pPr>
              <w:pStyle w:val="ICTableEntry"/>
              <w:rPr>
                <w:del w:id="3993" w:author="Jim Kulp" w:date="2009-11-29T17:53:00Z"/>
              </w:rPr>
            </w:pPr>
            <w:del w:id="3994" w:author="Jim Kulp" w:date="2009-11-29T17:53:00Z">
              <w:r w:rsidRPr="001E2B1B" w:rsidDel="00F87276">
                <w:delText>(Active Low)</w:delText>
              </w:r>
            </w:del>
          </w:p>
        </w:tc>
      </w:tr>
    </w:tbl>
    <w:p w:rsidR="00C00329" w:rsidDel="00C00329" w:rsidRDefault="00C00329" w:rsidP="00C00329">
      <w:pPr>
        <w:pStyle w:val="Heading3"/>
        <w:numPr>
          <w:numberingChange w:id="3995" w:author="James Kulp" w:date="2008-11-13T10:51:00Z" w:original="%1:6:0:.%2:5:0:.%3:1:0:"/>
        </w:numPr>
        <w:rPr>
          <w:del w:id="3996" w:author="James Kulp" w:date="2008-11-13T11:22:00Z"/>
        </w:rPr>
      </w:pPr>
      <w:del w:id="3997" w:author="James Kulp" w:date="2008-11-13T11:22:00Z">
        <w:r w:rsidDel="00C00329">
          <w:delText>Suggested Signal Aliases</w:delText>
        </w:r>
      </w:del>
    </w:p>
    <w:p w:rsidR="00C00329" w:rsidDel="00C00329" w:rsidRDefault="00C00329" w:rsidP="00C00329">
      <w:pPr>
        <w:rPr>
          <w:del w:id="3998" w:author="James Kulp" w:date="2008-11-13T11:22:00Z"/>
        </w:rPr>
      </w:pPr>
      <w:del w:id="3999" w:author="James Kulp" w:date="2008-11-13T11:22:00Z">
        <w:r w:rsidRPr="00BD0C96" w:rsidDel="00C00329">
          <w:rPr>
            <w:rFonts w:ascii="Courier New" w:hAnsi="Courier New" w:cs="Courier New"/>
            <w:color w:val="000000"/>
          </w:rPr>
          <w:delText>subnet MReqInfo M:0 M_WSI_opcode</w:delText>
        </w:r>
      </w:del>
    </w:p>
    <w:p w:rsidR="00C00329" w:rsidRPr="001E2B1B" w:rsidRDefault="00C00329" w:rsidP="00C00329">
      <w:pPr>
        <w:pStyle w:val="Heading2"/>
        <w:numPr>
          <w:numberingChange w:id="4000" w:author="James Kulp" w:date="2008-11-13T10:51:00Z" w:original="%1:6:0:.%2:6:0:"/>
        </w:numPr>
      </w:pPr>
      <w:bookmarkStart w:id="4001" w:name="_Toc141235468"/>
      <w:r w:rsidRPr="001E2B1B">
        <w:t>WSI Semantics</w:t>
      </w:r>
      <w:bookmarkEnd w:id="4001"/>
    </w:p>
    <w:p w:rsidR="00C00329" w:rsidRPr="001E2B1B" w:rsidRDefault="00C00329" w:rsidP="00C00329">
      <w:r w:rsidRPr="001E2B1B">
        <w:t>This section describes specific semantic signal meanings in WSI that are layered on top of the fundamental OCP signal semantics.  The semantics stay within OCP compliance, so that even though they are additional behavioral constraints, they represent valid OCP-defined behavior.</w:t>
      </w:r>
    </w:p>
    <w:p w:rsidR="00C00329" w:rsidRPr="001E2B1B" w:rsidRDefault="00C00329" w:rsidP="00C00329">
      <w:pPr>
        <w:pStyle w:val="Heading3"/>
        <w:numPr>
          <w:numberingChange w:id="4002" w:author="James Kulp" w:date="2008-11-13T10:51:00Z" w:original="%1:6:0:.%2:6:0:.%3:1:0:"/>
        </w:numPr>
      </w:pPr>
      <w:bookmarkStart w:id="4003" w:name="_Toc141235469"/>
      <w:r w:rsidRPr="001E2B1B">
        <w:t>Opcode Indication on MReqInfo</w:t>
      </w:r>
      <w:bookmarkEnd w:id="4003"/>
    </w:p>
    <w:p w:rsidR="00C00329" w:rsidRPr="001E2B1B" w:rsidRDefault="00C00329" w:rsidP="00C00329">
      <w:r w:rsidRPr="001E2B1B">
        <w:t>When there is more than one message op-code, the MReqInfo signal is configured into the interface. This extra information about the message, its opcode, must be constant over the message/burst.</w:t>
      </w:r>
    </w:p>
    <w:p w:rsidR="00C00329" w:rsidRPr="001E2B1B" w:rsidRDefault="00C00329" w:rsidP="00C00329">
      <w:pPr>
        <w:pStyle w:val="Heading3"/>
        <w:numPr>
          <w:numberingChange w:id="4004" w:author="James Kulp" w:date="2008-11-13T10:51:00Z" w:original="%1:6:0:.%2:6:0:.%3:2:0:"/>
        </w:numPr>
      </w:pPr>
      <w:bookmarkStart w:id="4005" w:name="_Toc141235470"/>
      <w:r w:rsidRPr="001E2B1B">
        <w:t>Messages (or “frames”) are OCP Bursts</w:t>
      </w:r>
      <w:bookmarkEnd w:id="4005"/>
    </w:p>
    <w:p w:rsidR="00C00329" w:rsidRPr="001E2B1B" w:rsidRDefault="00C00329" w:rsidP="00C00329">
      <w:r w:rsidRPr="001E2B1B">
        <w:t>Messages a</w:t>
      </w:r>
      <w:r>
        <w:t xml:space="preserve">re </w:t>
      </w:r>
      <w:r w:rsidRPr="001E2B1B">
        <w:t xml:space="preserve">transmitted as OCP bursts, with the start and end of a message being the first and last word of a burst.  When </w:t>
      </w:r>
      <w:r>
        <w:t>PreciseBurst</w:t>
      </w:r>
      <w:r w:rsidRPr="001E2B1B">
        <w:t xml:space="preserve"> = TRUE, the interface is configured statically for precise bursts (M</w:t>
      </w:r>
      <w:r>
        <w:t>PreciseBurst</w:t>
      </w:r>
      <w:r w:rsidRPr="001E2B1B">
        <w:t xml:space="preserve"> tied </w:t>
      </w:r>
      <w:r>
        <w:t xml:space="preserve">off </w:t>
      </w:r>
      <w:r w:rsidRPr="001E2B1B">
        <w:t>to 1 in the master</w:t>
      </w:r>
      <w:r>
        <w:t xml:space="preserve"> – the OCP default</w:t>
      </w:r>
      <w:r w:rsidRPr="001E2B1B">
        <w:t>, ignored in the slave), otherwise it is configured for imprecise bursts (M</w:t>
      </w:r>
      <w:r>
        <w:t>PreciseBurst</w:t>
      </w:r>
      <w:r w:rsidRPr="001E2B1B">
        <w:t xml:space="preserve"> tied </w:t>
      </w:r>
      <w:r>
        <w:t xml:space="preserve">off </w:t>
      </w:r>
      <w:r w:rsidRPr="001E2B1B">
        <w:t xml:space="preserve">to 0 in the master, ignored in the slave).  </w:t>
      </w:r>
      <w:r>
        <w:t xml:space="preserve">In all cases the master asserts MReqLast with the last request of the burst.  This means that slaves, whether precise or imprecise, can use this direct mechanism to determine the last request in the burst in all cases, without counting. </w:t>
      </w:r>
      <w:r w:rsidRPr="001E2B1B">
        <w:t xml:space="preserve">The </w:t>
      </w:r>
      <w:r>
        <w:t>master of an</w:t>
      </w:r>
      <w:r w:rsidRPr="001E2B1B">
        <w:t xml:space="preserve"> imprecise burst </w:t>
      </w:r>
      <w:r>
        <w:t>must also drive</w:t>
      </w:r>
      <w:r w:rsidRPr="001E2B1B">
        <w:t xml:space="preserve"> the value of “0b01” in the MBurstLength field of the last request of the burst</w:t>
      </w:r>
      <w:r>
        <w:t xml:space="preserve"> for </w:t>
      </w:r>
      <w:ins w:id="4006" w:author="James Kulp" w:date="2008-11-13T11:23:00Z">
        <w:r>
          <w:t>O</w:t>
        </w:r>
      </w:ins>
      <w:r>
        <w:t>CP compliance, but this is in fact redundant with MReqLast</w:t>
      </w:r>
      <w:r w:rsidRPr="001E2B1B">
        <w:t>.</w:t>
      </w:r>
    </w:p>
    <w:p w:rsidR="00C00329" w:rsidRDefault="00C00329" w:rsidP="00C00329">
      <w:r w:rsidRPr="001E2B1B">
        <w:t xml:space="preserve">When the EarlyRequest attribute = TRUE, the end of a message can also be determined (precise or imprecise) with the MDataLast </w:t>
      </w:r>
      <w:r>
        <w:t xml:space="preserve">signal associated with the data. </w:t>
      </w:r>
      <w:r w:rsidRPr="001E2B1B">
        <w:t>When EarlyRequest = TRUE, the first request can be supplied before the first data is available, to improve message startup latency in some cases.</w:t>
      </w:r>
    </w:p>
    <w:p w:rsidR="00C00329" w:rsidRPr="001E2B1B" w:rsidRDefault="00C00329" w:rsidP="00C00329">
      <w:r>
        <w:t>Interfaces configured with MaxMessageValues = 1 essentially have single word bursts, and the MBurstLength signal is constant (0b01).</w:t>
      </w:r>
    </w:p>
    <w:p w:rsidR="00C00329" w:rsidRPr="001E2B1B" w:rsidRDefault="00C00329" w:rsidP="00C00329">
      <w:pPr>
        <w:pStyle w:val="Heading3"/>
        <w:numPr>
          <w:numberingChange w:id="4007" w:author="James Kulp" w:date="2008-11-13T10:51:00Z" w:original="%1:6:0:.%2:6:0:.%3:3:0:"/>
        </w:numPr>
      </w:pPr>
      <w:bookmarkStart w:id="4008" w:name="_Toc141235471"/>
      <w:r w:rsidRPr="001E2B1B">
        <w:t>Byte enables</w:t>
      </w:r>
      <w:bookmarkEnd w:id="4008"/>
    </w:p>
    <w:p w:rsidR="00C00329" w:rsidRPr="001E2B1B" w:rsidRDefault="00C00329" w:rsidP="00C00329">
      <w:r w:rsidRPr="001E2B1B">
        <w:t xml:space="preserve">Byte enables are </w:t>
      </w:r>
      <w:del w:id="4009" w:author="James Kulp" w:date="2008-11-13T11:23:00Z">
        <w:r w:rsidRPr="001E2B1B" w:rsidDel="00C00329">
          <w:delText xml:space="preserve">used </w:delText>
        </w:r>
      </w:del>
      <w:ins w:id="4010" w:author="James Kulp" w:date="2008-11-13T11:23:00Z">
        <w:r>
          <w:t>configured and used</w:t>
        </w:r>
        <w:r w:rsidRPr="001E2B1B">
          <w:t xml:space="preserve"> </w:t>
        </w:r>
        <w:r>
          <w:t xml:space="preserve">(when necessary) </w:t>
        </w:r>
      </w:ins>
      <w:r w:rsidRPr="001E2B1B">
        <w:t>to indicate partial word content in the last word of the message/burst.  When they are included, they must be all ones for all words in the message except the last.  They are only included when needed, when it is known from the data protocol attributes that messages may have lengths that are not a multiple of DataWidth</w:t>
      </w:r>
      <w:r>
        <w:t xml:space="preserve"> or </w:t>
      </w:r>
      <w:ins w:id="4011" w:author="James Kulp" w:date="2008-11-13T11:23:00Z">
        <w:r>
          <w:t xml:space="preserve">are </w:t>
        </w:r>
      </w:ins>
      <w:r>
        <w:t>zero</w:t>
      </w:r>
      <w:r w:rsidRPr="001E2B1B">
        <w:t>.</w:t>
      </w:r>
    </w:p>
    <w:p w:rsidR="00C00329" w:rsidRPr="001E2B1B" w:rsidRDefault="00C00329" w:rsidP="00C00329">
      <w:r w:rsidRPr="001E2B1B">
        <w:t>Also, the use of byte enables must be consistent with the endianness of the data interface.  If the interface is big endian, then partial words will have low order byte enables set to zero as appropriate (e.g. if there is one valid byte, it must be the high order byte).  If the interface is little endian, then partial words will have high order byte enables set to zero as appropriate (e.g. if there is one valid byte, it must be the low order byte).</w:t>
      </w:r>
      <w:ins w:id="4012" w:author="James Kulp" w:date="2008-11-13T11:24:00Z">
        <w:r>
          <w:t xml:space="preserve">  A typical example would be when input data was stored into an internal buffer, using the byte enables.  At this point the </w:t>
        </w:r>
      </w:ins>
      <w:ins w:id="4013" w:author="James Kulp" w:date="2008-11-13T11:26:00Z">
        <w:r>
          <w:t xml:space="preserve">worker’s </w:t>
        </w:r>
      </w:ins>
      <w:ins w:id="4014" w:author="James Kulp" w:date="2008-11-13T11:24:00Z">
        <w:r>
          <w:t>endianness would determine which bytes in memory are valid, since</w:t>
        </w:r>
      </w:ins>
      <w:ins w:id="4015" w:author="James Kulp" w:date="2008-11-13T11:26:00Z">
        <w:r w:rsidR="007B2322">
          <w:t xml:space="preserve"> the byte enables are only valid during the write to internal memory, and are not necessarily captured anywhere.</w:t>
        </w:r>
      </w:ins>
    </w:p>
    <w:p w:rsidR="00C00329" w:rsidRDefault="00C00329" w:rsidP="00C00329">
      <w:r w:rsidRPr="001E2B1B">
        <w:t xml:space="preserve">If the data protocol requires support for zero length messages (ZeroLengthMessages), byte enables are also included and may be all zero in the last </w:t>
      </w:r>
      <w:r>
        <w:t>or</w:t>
      </w:r>
      <w:r w:rsidRPr="001E2B1B">
        <w:t xml:space="preserve"> only word of a zero length message.</w:t>
      </w:r>
      <w:r>
        <w:t xml:space="preserve">  Note that enabling ZeroLengthMessages in a WSI </w:t>
      </w:r>
      <w:r w:rsidRPr="00CC0C30">
        <w:rPr>
          <w:i/>
        </w:rPr>
        <w:t>also</w:t>
      </w:r>
      <w:r>
        <w:t xml:space="preserve"> enables the last word of non-zero-length messages to be empty.  In particular, this allows a producer to signal the end of a message </w:t>
      </w:r>
      <w:r w:rsidRPr="00CC0C30">
        <w:rPr>
          <w:i/>
        </w:rPr>
        <w:t>without</w:t>
      </w:r>
      <w:r>
        <w:t xml:space="preserve"> data (and thus without knowing if any word is in fact the last one).</w:t>
      </w:r>
      <w:ins w:id="4016" w:author="James Kulp" w:date="2008-11-13T11:27:00Z">
        <w:r w:rsidR="007B2322">
          <w:t xml:space="preserve">  This is useful for a producer what wants to pass every word of data to the consumer as soon as it is available, without needing to wait until it knows whether that word is in fact the last one or not (in the case of imprecise bursts).</w:t>
        </w:r>
      </w:ins>
    </w:p>
    <w:p w:rsidR="00C00329" w:rsidRDefault="00C00329" w:rsidP="00C00329">
      <w:r>
        <w:t>Thus the byte enable logic of a WSI is constrained beyond OCP, and all WSI transactions are OCP compliant.</w:t>
      </w:r>
    </w:p>
    <w:p w:rsidR="00C00329" w:rsidRDefault="00C00329" w:rsidP="00C00329">
      <w:pPr>
        <w:pStyle w:val="Heading3"/>
        <w:numPr>
          <w:numberingChange w:id="4017" w:author="James Kulp" w:date="2008-11-13T10:51:00Z" w:original="%1:6:0:.%2:6:0:.%3:4:0:"/>
        </w:numPr>
      </w:pPr>
      <w:bookmarkStart w:id="4018" w:name="_Toc141235472"/>
      <w:r>
        <w:t>Aborting Messages</w:t>
      </w:r>
      <w:bookmarkEnd w:id="4018"/>
    </w:p>
    <w:p w:rsidR="00C00329" w:rsidRDefault="00C00329" w:rsidP="00C00329">
      <w:r>
        <w:t xml:space="preserve">When the interface is using ImpreciseBursts, and the Abortable attribute is set, a feature is enabled allowing the master to terminate a burst and indicate that the message is being “aborted”, which indicates to the slave that the message should not be processed, and should be discarded.   This indication is placed on </w:t>
      </w:r>
      <w:del w:id="4019" w:author="Jim Kulp" w:date="2010-02-01T09:26:00Z">
        <w:r w:rsidDel="0095325F">
          <w:delText>MFlag</w:delText>
        </w:r>
      </w:del>
      <w:ins w:id="4020" w:author="Jim Kulp" w:date="2010-02-01T09:26:00Z">
        <w:r w:rsidR="0095325F">
          <w:t>MDataInfo</w:t>
        </w:r>
      </w:ins>
      <w:r>
        <w:t>[</w:t>
      </w:r>
      <w:ins w:id="4021" w:author="Jim Kulp" w:date="2010-02-01T09:26:00Z">
        <w:r w:rsidR="0095325F">
          <w:t>N</w:t>
        </w:r>
      </w:ins>
      <w:del w:id="4022" w:author="Jim Kulp" w:date="2010-02-01T09:26:00Z">
        <w:r w:rsidDel="0095325F">
          <w:delText>0</w:delText>
        </w:r>
      </w:del>
      <w:r>
        <w:t xml:space="preserve">], which is sampled by the slave </w:t>
      </w:r>
      <w:del w:id="4023" w:author="Jim Kulp" w:date="2010-02-01T09:27:00Z">
        <w:r w:rsidDel="0095325F">
          <w:delText>in the request phase</w:delText>
        </w:r>
      </w:del>
      <w:ins w:id="4024" w:author="Jim Kulp" w:date="2010-02-01T09:27:00Z">
        <w:r w:rsidR="0095325F">
          <w:t>with the data (MData)</w:t>
        </w:r>
      </w:ins>
      <w:ins w:id="4025" w:author="Jim Kulp" w:date="2010-02-01T09:28:00Z">
        <w:r w:rsidR="0095325F">
          <w:t xml:space="preserve"> in the last data beat of an imprecise burst</w:t>
        </w:r>
      </w:ins>
      <w:r>
        <w:t>.</w:t>
      </w:r>
      <w:ins w:id="4026" w:author="Jim Kulp" w:date="2010-02-01T09:27:00Z">
        <w:r w:rsidR="0095325F">
          <w:t xml:space="preserve">  N is the MSB of this field.</w:t>
        </w:r>
      </w:ins>
    </w:p>
    <w:p w:rsidR="00C00329" w:rsidRDefault="00C00329" w:rsidP="00C00329">
      <w:r>
        <w:t xml:space="preserve">This feature is useful to reduce latency and buffering in some cases.  An example is a “framer” worker that is extracting frames with CRC checks from a continuous stream.  If it starts receiving a frame, it doesn’t know whether the frame is valid until the CRC is checked.  Since the common case is that the CRC is valid, it wants to forward the beginning of the frame to its output as soon as possible and not delay transmission (and </w:t>
      </w:r>
      <w:del w:id="4027" w:author="Jim Kulp" w:date="2010-02-01T09:29:00Z">
        <w:r w:rsidDel="0095325F">
          <w:delText xml:space="preserve">use </w:delText>
        </w:r>
      </w:del>
      <w:ins w:id="4028" w:author="Jim Kulp" w:date="2010-02-01T09:29:00Z">
        <w:r w:rsidR="0095325F">
          <w:t xml:space="preserve">avoid </w:t>
        </w:r>
      </w:ins>
      <w:r>
        <w:t xml:space="preserve">buffering) waiting until the CRC.  In the rare case that the CRC is bad, it wants to abort the frame and start scanning for a new frame.  If the downstream worker is already buffering the frame (e.g. when it is waiting to DMA a whole frame over a bus), then it can </w:t>
      </w:r>
      <w:del w:id="4029" w:author="Jim Kulp" w:date="2010-02-01T09:29:00Z">
        <w:r w:rsidDel="0095325F">
          <w:delText xml:space="preserve">easily </w:delText>
        </w:r>
      </w:del>
      <w:r>
        <w:t>implement the “abort” feature with no extra buffering, since it is buffering already.</w:t>
      </w:r>
    </w:p>
    <w:p w:rsidR="00C00329" w:rsidRDefault="00C00329" w:rsidP="00C00329">
      <w:r>
        <w:t xml:space="preserve">If the downstream worker cannot handle aborting a message, then a buffer can </w:t>
      </w:r>
      <w:del w:id="4030" w:author="Jim Kulp" w:date="2010-02-01T08:45:00Z">
        <w:r w:rsidDel="00FA43E9">
          <w:delText xml:space="preserve">easily </w:delText>
        </w:r>
      </w:del>
      <w:r>
        <w:t>be inserted between the two workers.</w:t>
      </w:r>
    </w:p>
    <w:p w:rsidR="00C00329" w:rsidRPr="009C22AC" w:rsidRDefault="00C00329" w:rsidP="00C00329">
      <w:pPr>
        <w:pStyle w:val="Heading2"/>
        <w:numPr>
          <w:numberingChange w:id="4031" w:author="James Kulp" w:date="2008-11-13T10:51:00Z" w:original="%1:6:0:.%2:7:0:"/>
        </w:numPr>
      </w:pPr>
      <w:bookmarkStart w:id="4032" w:name="_Toc141235473"/>
      <w:r>
        <w:t>WS</w:t>
      </w:r>
      <w:r w:rsidRPr="001E2B1B">
        <w:t>I Infrastructure Coping</w:t>
      </w:r>
      <w:bookmarkEnd w:id="4032"/>
    </w:p>
    <w:p w:rsidR="00C00329" w:rsidRDefault="00C00329" w:rsidP="00C00329">
      <w:r>
        <w:t>Infrastructure IP supporting WSI interfaces (attached to application IP) falls into three categories:</w:t>
      </w:r>
    </w:p>
    <w:p w:rsidR="00C00329" w:rsidRDefault="00C00329" w:rsidP="00C00329">
      <w:pPr>
        <w:pStyle w:val="ListBullet"/>
        <w:numPr>
          <w:numberingChange w:id="4033" w:author="James Kulp" w:date="2008-11-13T10:51:00Z" w:original=""/>
        </w:numPr>
      </w:pPr>
      <w:r>
        <w:t>Adapter IP for interposing between workers that do not have directly interoperable data plane interfaces, but are otherwise logically, locally, connected.</w:t>
      </w:r>
    </w:p>
    <w:p w:rsidR="00C00329" w:rsidRDefault="00C00329" w:rsidP="00C00329">
      <w:pPr>
        <w:pStyle w:val="ListBullet"/>
        <w:numPr>
          <w:numberingChange w:id="4034" w:author="James Kulp" w:date="2008-11-13T10:51:00Z" w:original=""/>
        </w:numPr>
      </w:pPr>
      <w:r>
        <w:t>Communications IP when workers are not in the same device and need the data messages conveyed across some inter-chip interconnection or fabric (e.g. PCI, RapidIO, LVDS parallel, Aurora serial, XAUI serial, etc.</w:t>
      </w:r>
    </w:p>
    <w:p w:rsidR="00C00329" w:rsidRDefault="00C00329" w:rsidP="00C00329">
      <w:pPr>
        <w:pStyle w:val="ListBullet"/>
        <w:numPr>
          <w:numberingChange w:id="4035" w:author="James Kulp" w:date="2008-11-13T10:51:00Z" w:original=""/>
        </w:numPr>
      </w:pPr>
      <w:r>
        <w:t>I/O IP when workers are receiving or sending IP to an I/O device (sink or source of data) directly attached to the device (e.g. ADC/DAC).</w:t>
      </w:r>
    </w:p>
    <w:p w:rsidR="00C00329" w:rsidRDefault="00C00329" w:rsidP="00C00329">
      <w:r>
        <w:t>The first category (adapters) does the most “coping” as that is their job:  to enable interoperability when worker developers make different attribute choices.  Essentially adapters convert between choices like:</w:t>
      </w:r>
    </w:p>
    <w:p w:rsidR="00C00329" w:rsidRDefault="00C00329" w:rsidP="00C00329">
      <w:pPr>
        <w:pStyle w:val="ListBullet"/>
        <w:numPr>
          <w:numberingChange w:id="4036" w:author="James Kulp" w:date="2008-11-13T10:51:00Z" w:original=""/>
        </w:numPr>
      </w:pPr>
      <w:r>
        <w:t>Early Request or not</w:t>
      </w:r>
    </w:p>
    <w:p w:rsidR="00C00329" w:rsidRDefault="00C00329" w:rsidP="00C00329">
      <w:pPr>
        <w:pStyle w:val="ListBullet"/>
        <w:numPr>
          <w:numberingChange w:id="4037" w:author="James Kulp" w:date="2008-11-13T10:51:00Z" w:original=""/>
        </w:numPr>
      </w:pPr>
      <w:r>
        <w:t>Fixed or Variable size messages</w:t>
      </w:r>
    </w:p>
    <w:p w:rsidR="00C00329" w:rsidRDefault="00C00329" w:rsidP="00C00329">
      <w:pPr>
        <w:pStyle w:val="ListBullet"/>
        <w:numPr>
          <w:numberingChange w:id="4038" w:author="James Kulp" w:date="2008-11-13T10:51:00Z" w:original=""/>
        </w:numPr>
      </w:pPr>
      <w:r>
        <w:t>Precise or Imprecise Bursts</w:t>
      </w:r>
    </w:p>
    <w:p w:rsidR="00C00329" w:rsidRDefault="00C00329" w:rsidP="00C00329">
      <w:pPr>
        <w:pStyle w:val="ListBullet"/>
        <w:numPr>
          <w:numberingChange w:id="4039" w:author="James Kulp" w:date="2008-11-13T10:51:00Z" w:original=""/>
        </w:numPr>
      </w:pPr>
      <w:r>
        <w:t>Different width data paths</w:t>
      </w:r>
    </w:p>
    <w:p w:rsidR="00C00329" w:rsidRDefault="00C00329" w:rsidP="00C00329">
      <w:pPr>
        <w:pStyle w:val="ListBullet"/>
        <w:numPr>
          <w:numberingChange w:id="4040" w:author="James Kulp" w:date="2008-11-13T10:51:00Z" w:original=""/>
        </w:numPr>
      </w:pPr>
      <w:r>
        <w:t>Continuous data or not.</w:t>
      </w:r>
    </w:p>
    <w:p w:rsidR="00C00329" w:rsidRDefault="00C00329" w:rsidP="00C00329">
      <w:pPr>
        <w:pStyle w:val="ListBullet"/>
        <w:numPr>
          <w:numberingChange w:id="4041" w:author="James Kulp" w:date="2008-11-13T10:51:00Z" w:original=""/>
        </w:numPr>
      </w:pPr>
      <w:r>
        <w:t>Abortable or not.</w:t>
      </w:r>
    </w:p>
    <w:p w:rsidR="00C00329" w:rsidRDefault="00C00329" w:rsidP="00C00329">
      <w:pPr>
        <w:pStyle w:val="ListBullet"/>
        <w:numPr>
          <w:numberingChange w:id="4042" w:author="James Kulp" w:date="2008-11-13T10:51:00Z" w:original=""/>
        </w:numPr>
      </w:pPr>
      <w:r>
        <w:t>Different Endian</w:t>
      </w:r>
    </w:p>
    <w:p w:rsidR="00C00329" w:rsidRDefault="00C00329" w:rsidP="00C00329">
      <w:r>
        <w:t>Due to the design of the WIPs, interoperability is well defined in nearly all cases, and trivial to accomplish (by the infrastructure) in many cases.  Burst conversions sometimes are simple logic, sometimes require counting, and sometimes require buffering.</w:t>
      </w:r>
    </w:p>
    <w:p w:rsidR="00C00329" w:rsidRPr="001E2B1B" w:rsidRDefault="00C00329" w:rsidP="00C00329">
      <w:pPr>
        <w:pStyle w:val="Caption"/>
        <w:keepNext/>
      </w:pPr>
      <w:r w:rsidRPr="001E2B1B">
        <w:t xml:space="preserve">Table </w:t>
      </w:r>
      <w:fldSimple w:instr=" SEQ Table \* ARABIC ">
        <w:ins w:id="4043" w:author="Jim Kulp" w:date="2010-07-20T09:47:00Z">
          <w:r w:rsidR="00AF5D6E">
            <w:rPr>
              <w:noProof/>
            </w:rPr>
            <w:t>15</w:t>
          </w:r>
        </w:ins>
        <w:del w:id="4044" w:author="Jim Kulp" w:date="2010-07-20T09:47:00Z">
          <w:r w:rsidR="00902CF7" w:rsidDel="00AF5D6E">
            <w:rPr>
              <w:noProof/>
            </w:rPr>
            <w:delText>16</w:delText>
          </w:r>
        </w:del>
      </w:fldSimple>
      <w:r w:rsidRPr="001E2B1B">
        <w:t xml:space="preserve"> – </w:t>
      </w:r>
      <w:r>
        <w:t>WSI Slave Infrastructure Handling of Optional WSI Signals</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Change w:id="4045" w:author="Jim Kulp" w:date="2010-02-01T09:31:00Z">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PrChange>
      </w:tblPr>
      <w:tblGrid>
        <w:gridCol w:w="1638"/>
        <w:gridCol w:w="2070"/>
        <w:gridCol w:w="5760"/>
        <w:tblGridChange w:id="4046">
          <w:tblGrid>
            <w:gridCol w:w="1278"/>
            <w:gridCol w:w="2340"/>
            <w:gridCol w:w="5850"/>
          </w:tblGrid>
        </w:tblGridChange>
      </w:tblGrid>
      <w:tr w:rsidR="00C00329" w:rsidRPr="001E2B1B">
        <w:tc>
          <w:tcPr>
            <w:tcW w:w="1638" w:type="dxa"/>
            <w:shd w:val="clear" w:color="auto" w:fill="F3F3F3"/>
            <w:vAlign w:val="center"/>
            <w:tcPrChange w:id="4047" w:author="Jim Kulp" w:date="2010-02-01T09:31:00Z">
              <w:tcPr>
                <w:tcW w:w="1278" w:type="dxa"/>
                <w:shd w:val="clear" w:color="auto" w:fill="F3F3F3"/>
                <w:vAlign w:val="center"/>
              </w:tcPr>
            </w:tcPrChange>
          </w:tcPr>
          <w:p w:rsidR="00C00329" w:rsidRPr="001E2B1B" w:rsidRDefault="00C00329" w:rsidP="00C00329">
            <w:pPr>
              <w:keepNext/>
              <w:keepLines/>
              <w:jc w:val="center"/>
              <w:rPr>
                <w:rFonts w:ascii="Verdana" w:hAnsi="Verdana"/>
                <w:b/>
              </w:rPr>
            </w:pPr>
            <w:r w:rsidRPr="001E2B1B">
              <w:rPr>
                <w:rFonts w:ascii="Verdana" w:hAnsi="Verdana"/>
                <w:b/>
              </w:rPr>
              <w:t>OCP</w:t>
            </w:r>
            <w:r w:rsidRPr="001E2B1B">
              <w:rPr>
                <w:rFonts w:ascii="Verdana" w:hAnsi="Verdana"/>
                <w:b/>
              </w:rPr>
              <w:br/>
              <w:t>Signal</w:t>
            </w:r>
          </w:p>
        </w:tc>
        <w:tc>
          <w:tcPr>
            <w:tcW w:w="2070" w:type="dxa"/>
            <w:tcBorders>
              <w:bottom w:val="single" w:sz="4" w:space="0" w:color="008080"/>
            </w:tcBorders>
            <w:shd w:val="clear" w:color="auto" w:fill="F3F3F3"/>
            <w:vAlign w:val="center"/>
            <w:tcPrChange w:id="4048" w:author="Jim Kulp" w:date="2010-02-01T09:31:00Z">
              <w:tcPr>
                <w:tcW w:w="2340" w:type="dxa"/>
                <w:tcBorders>
                  <w:bottom w:val="single" w:sz="4" w:space="0" w:color="008080"/>
                </w:tcBorders>
                <w:shd w:val="clear" w:color="auto" w:fill="F3F3F3"/>
                <w:vAlign w:val="center"/>
              </w:tcPr>
            </w:tcPrChange>
          </w:tcPr>
          <w:p w:rsidR="00C00329" w:rsidRPr="00562885" w:rsidRDefault="00C00329" w:rsidP="00C00329">
            <w:pPr>
              <w:keepNext/>
              <w:keepLines/>
              <w:jc w:val="center"/>
              <w:rPr>
                <w:rFonts w:ascii="Verdana" w:hAnsi="Verdana"/>
                <w:b/>
                <w:sz w:val="22"/>
              </w:rPr>
            </w:pPr>
            <w:r w:rsidRPr="00562885">
              <w:rPr>
                <w:rFonts w:ascii="Verdana" w:hAnsi="Verdana"/>
                <w:b/>
                <w:sz w:val="22"/>
              </w:rPr>
              <w:t>Wh</w:t>
            </w:r>
            <w:r>
              <w:rPr>
                <w:rFonts w:ascii="Verdana" w:hAnsi="Verdana"/>
                <w:b/>
                <w:sz w:val="22"/>
              </w:rPr>
              <w:t>en</w:t>
            </w:r>
            <w:r w:rsidRPr="00562885">
              <w:rPr>
                <w:rFonts w:ascii="Verdana" w:hAnsi="Verdana"/>
                <w:b/>
                <w:sz w:val="22"/>
              </w:rPr>
              <w:t xml:space="preserve"> Signal</w:t>
            </w:r>
            <w:r w:rsidRPr="00562885">
              <w:rPr>
                <w:rFonts w:ascii="Verdana" w:hAnsi="Verdana"/>
                <w:b/>
                <w:sz w:val="22"/>
              </w:rPr>
              <w:br/>
              <w:t>would be absent</w:t>
            </w:r>
            <w:r>
              <w:rPr>
                <w:rFonts w:ascii="Verdana" w:hAnsi="Verdana"/>
                <w:b/>
                <w:sz w:val="22"/>
              </w:rPr>
              <w:br/>
              <w:t xml:space="preserve">at the </w:t>
            </w:r>
            <w:r w:rsidRPr="006D6D25">
              <w:rPr>
                <w:rFonts w:ascii="Verdana" w:hAnsi="Verdana"/>
                <w:b/>
                <w:sz w:val="22"/>
                <w:u w:val="single"/>
              </w:rPr>
              <w:t>master</w:t>
            </w:r>
          </w:p>
        </w:tc>
        <w:tc>
          <w:tcPr>
            <w:tcW w:w="5760" w:type="dxa"/>
            <w:tcBorders>
              <w:bottom w:val="single" w:sz="4" w:space="0" w:color="008080"/>
            </w:tcBorders>
            <w:shd w:val="clear" w:color="auto" w:fill="F3F3F3"/>
            <w:vAlign w:val="center"/>
            <w:tcPrChange w:id="4049" w:author="Jim Kulp" w:date="2010-02-01T09:31:00Z">
              <w:tcPr>
                <w:tcW w:w="5850" w:type="dxa"/>
                <w:tcBorders>
                  <w:bottom w:val="single" w:sz="4" w:space="0" w:color="008080"/>
                </w:tcBorders>
                <w:shd w:val="clear" w:color="auto" w:fill="F3F3F3"/>
                <w:vAlign w:val="center"/>
              </w:tcPr>
            </w:tcPrChange>
          </w:tcPr>
          <w:p w:rsidR="00C00329" w:rsidRPr="001E2B1B" w:rsidRDefault="00C00329" w:rsidP="00C00329">
            <w:pPr>
              <w:keepNext/>
              <w:keepLines/>
              <w:jc w:val="center"/>
              <w:rPr>
                <w:rFonts w:ascii="Verdana" w:hAnsi="Verdana"/>
                <w:b/>
              </w:rPr>
            </w:pPr>
            <w:r>
              <w:rPr>
                <w:rFonts w:ascii="Verdana" w:hAnsi="Verdana"/>
                <w:b/>
              </w:rPr>
              <w:t>How missing signals are handled</w:t>
            </w:r>
          </w:p>
        </w:tc>
      </w:tr>
      <w:tr w:rsidR="00C00329" w:rsidRPr="001E2B1B">
        <w:tc>
          <w:tcPr>
            <w:tcW w:w="1638" w:type="dxa"/>
            <w:vAlign w:val="center"/>
            <w:tcPrChange w:id="4050" w:author="Jim Kulp" w:date="2010-02-01T09:31:00Z">
              <w:tcPr>
                <w:tcW w:w="1278" w:type="dxa"/>
                <w:vAlign w:val="center"/>
              </w:tcPr>
            </w:tcPrChange>
          </w:tcPr>
          <w:p w:rsidR="00C00329" w:rsidRPr="001E2B1B" w:rsidRDefault="00C00329" w:rsidP="00C00329">
            <w:pPr>
              <w:pStyle w:val="ICTableEntry"/>
              <w:keepLines/>
            </w:pPr>
            <w:r w:rsidRPr="001E2B1B">
              <w:t>MByteEn</w:t>
            </w:r>
          </w:p>
        </w:tc>
        <w:tc>
          <w:tcPr>
            <w:tcW w:w="2070" w:type="dxa"/>
            <w:tcBorders>
              <w:bottom w:val="single" w:sz="4" w:space="0" w:color="008080"/>
            </w:tcBorders>
            <w:vAlign w:val="center"/>
            <w:tcPrChange w:id="4051" w:author="Jim Kulp" w:date="2010-02-01T09:31:00Z">
              <w:tcPr>
                <w:tcW w:w="2340" w:type="dxa"/>
                <w:tcBorders>
                  <w:bottom w:val="single" w:sz="4" w:space="0" w:color="008080"/>
                </w:tcBorders>
                <w:vAlign w:val="center"/>
              </w:tcPr>
            </w:tcPrChange>
          </w:tcPr>
          <w:p w:rsidR="00C00329" w:rsidRPr="001E2B1B" w:rsidRDefault="00C00329" w:rsidP="00C00329">
            <w:pPr>
              <w:pStyle w:val="ICTableEntry"/>
              <w:keepLines/>
            </w:pPr>
            <w:r>
              <w:t>ByteWidth = DataWidth</w:t>
            </w:r>
          </w:p>
        </w:tc>
        <w:tc>
          <w:tcPr>
            <w:tcW w:w="5760" w:type="dxa"/>
            <w:tcBorders>
              <w:bottom w:val="single" w:sz="4" w:space="0" w:color="008080"/>
            </w:tcBorders>
            <w:shd w:val="clear" w:color="auto" w:fill="auto"/>
            <w:vAlign w:val="center"/>
            <w:tcPrChange w:id="4052" w:author="Jim Kulp" w:date="2010-02-01T09:31: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keepLines/>
            </w:pPr>
            <w:r>
              <w:t>OCP Tieoff rules apply: No connection is made, MByteEn connected to the default tieoff: all 1s (indicating full words)</w:t>
            </w:r>
          </w:p>
        </w:tc>
      </w:tr>
      <w:tr w:rsidR="00C00329" w:rsidRPr="001E2B1B">
        <w:tc>
          <w:tcPr>
            <w:tcW w:w="1638" w:type="dxa"/>
            <w:vAlign w:val="center"/>
            <w:tcPrChange w:id="4053" w:author="Jim Kulp" w:date="2010-02-01T09:31:00Z">
              <w:tcPr>
                <w:tcW w:w="1278" w:type="dxa"/>
                <w:vAlign w:val="center"/>
              </w:tcPr>
            </w:tcPrChange>
          </w:tcPr>
          <w:p w:rsidR="00C00329" w:rsidRPr="001E2B1B" w:rsidRDefault="00C00329" w:rsidP="00C00329">
            <w:pPr>
              <w:pStyle w:val="ICTableEntry"/>
              <w:keepLines/>
            </w:pPr>
            <w:r w:rsidRPr="001E2B1B">
              <w:t>MData</w:t>
            </w:r>
            <w:r>
              <w:t>Last</w:t>
            </w:r>
          </w:p>
        </w:tc>
        <w:tc>
          <w:tcPr>
            <w:tcW w:w="2070" w:type="dxa"/>
            <w:shd w:val="clear" w:color="auto" w:fill="FFFFFF"/>
            <w:vAlign w:val="center"/>
            <w:tcPrChange w:id="4054" w:author="Jim Kulp" w:date="2010-02-01T09:31:00Z">
              <w:tcPr>
                <w:tcW w:w="2340" w:type="dxa"/>
                <w:shd w:val="clear" w:color="auto" w:fill="FFFFFF"/>
                <w:vAlign w:val="center"/>
              </w:tcPr>
            </w:tcPrChange>
          </w:tcPr>
          <w:p w:rsidR="00C00329" w:rsidRPr="001E2B1B" w:rsidRDefault="00C00329" w:rsidP="00C00329">
            <w:pPr>
              <w:pStyle w:val="ICTableEntry"/>
              <w:keepLines/>
            </w:pPr>
            <w:r>
              <w:t>EarlyRequest</w:t>
            </w:r>
            <w:r w:rsidRPr="001E2B1B" w:rsidDel="00C146B6">
              <w:t>==</w:t>
            </w:r>
            <w:r>
              <w:t>FALSE</w:t>
            </w:r>
          </w:p>
        </w:tc>
        <w:tc>
          <w:tcPr>
            <w:tcW w:w="5760" w:type="dxa"/>
            <w:tcBorders>
              <w:bottom w:val="single" w:sz="4" w:space="0" w:color="008080"/>
            </w:tcBorders>
            <w:shd w:val="clear" w:color="auto" w:fill="auto"/>
            <w:vAlign w:val="center"/>
            <w:tcPrChange w:id="4055" w:author="Jim Kulp" w:date="2010-02-01T09:31: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keepLines/>
            </w:pPr>
            <w:r>
              <w:t>Adapter: MDataLast = MReqLast</w:t>
            </w:r>
          </w:p>
        </w:tc>
      </w:tr>
      <w:tr w:rsidR="00C00329" w:rsidRPr="001E2B1B">
        <w:tc>
          <w:tcPr>
            <w:tcW w:w="1638" w:type="dxa"/>
            <w:vAlign w:val="center"/>
            <w:tcPrChange w:id="4056" w:author="Jim Kulp" w:date="2010-02-01T09:31:00Z">
              <w:tcPr>
                <w:tcW w:w="1278" w:type="dxa"/>
                <w:vAlign w:val="center"/>
              </w:tcPr>
            </w:tcPrChange>
          </w:tcPr>
          <w:p w:rsidR="00C00329" w:rsidRPr="001E2B1B" w:rsidRDefault="00C00329" w:rsidP="00C00329">
            <w:pPr>
              <w:pStyle w:val="ICTableEntry"/>
              <w:keepLines/>
            </w:pPr>
            <w:r w:rsidRPr="001E2B1B">
              <w:t>MData</w:t>
            </w:r>
            <w:r>
              <w:t>Valid</w:t>
            </w:r>
          </w:p>
        </w:tc>
        <w:tc>
          <w:tcPr>
            <w:tcW w:w="2070" w:type="dxa"/>
            <w:shd w:val="clear" w:color="auto" w:fill="FFFFFF"/>
            <w:vAlign w:val="center"/>
            <w:tcPrChange w:id="4057" w:author="Jim Kulp" w:date="2010-02-01T09:31:00Z">
              <w:tcPr>
                <w:tcW w:w="2340" w:type="dxa"/>
                <w:shd w:val="clear" w:color="auto" w:fill="FFFFFF"/>
                <w:vAlign w:val="center"/>
              </w:tcPr>
            </w:tcPrChange>
          </w:tcPr>
          <w:p w:rsidR="00C00329" w:rsidRPr="001E2B1B" w:rsidRDefault="00C00329" w:rsidP="00C00329">
            <w:pPr>
              <w:pStyle w:val="ICTableEntry"/>
              <w:keepLines/>
            </w:pPr>
            <w:r>
              <w:t>EarlyRequest</w:t>
            </w:r>
            <w:r w:rsidRPr="001E2B1B" w:rsidDel="00C146B6">
              <w:t>==</w:t>
            </w:r>
            <w:r>
              <w:t>FALSE</w:t>
            </w:r>
          </w:p>
        </w:tc>
        <w:tc>
          <w:tcPr>
            <w:tcW w:w="5760" w:type="dxa"/>
            <w:tcBorders>
              <w:bottom w:val="single" w:sz="4" w:space="0" w:color="008080"/>
            </w:tcBorders>
            <w:shd w:val="clear" w:color="auto" w:fill="auto"/>
            <w:vAlign w:val="center"/>
            <w:tcPrChange w:id="4058" w:author="Jim Kulp" w:date="2010-02-01T09:31: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keepLines/>
            </w:pPr>
            <w:r>
              <w:t>Adapter: MDataValid = MCmd[0]</w:t>
            </w:r>
          </w:p>
        </w:tc>
      </w:tr>
      <w:tr w:rsidR="00C00329" w:rsidRPr="001E2B1B">
        <w:tc>
          <w:tcPr>
            <w:tcW w:w="1638" w:type="dxa"/>
            <w:vAlign w:val="center"/>
            <w:tcPrChange w:id="4059" w:author="Jim Kulp" w:date="2010-02-01T09:31:00Z">
              <w:tcPr>
                <w:tcW w:w="1278" w:type="dxa"/>
                <w:vAlign w:val="center"/>
              </w:tcPr>
            </w:tcPrChange>
          </w:tcPr>
          <w:p w:rsidR="00C00329" w:rsidRPr="001E2B1B" w:rsidRDefault="00C00329" w:rsidP="00C00329">
            <w:pPr>
              <w:pStyle w:val="ICTableEntry"/>
              <w:keepLines/>
            </w:pPr>
            <w:r>
              <w:t>M</w:t>
            </w:r>
            <w:ins w:id="4060" w:author="Jim Kulp" w:date="2010-02-01T09:30:00Z">
              <w:r w:rsidR="00C001EB">
                <w:t>DataInfo[MSB]</w:t>
              </w:r>
            </w:ins>
            <w:del w:id="4061" w:author="Jim Kulp" w:date="2010-02-01T09:30:00Z">
              <w:r w:rsidDel="00C001EB">
                <w:delText>Flag</w:delText>
              </w:r>
            </w:del>
          </w:p>
        </w:tc>
        <w:tc>
          <w:tcPr>
            <w:tcW w:w="2070" w:type="dxa"/>
            <w:shd w:val="clear" w:color="auto" w:fill="FFFFFF"/>
            <w:vAlign w:val="center"/>
            <w:tcPrChange w:id="4062" w:author="Jim Kulp" w:date="2010-02-01T09:31:00Z">
              <w:tcPr>
                <w:tcW w:w="2340" w:type="dxa"/>
                <w:shd w:val="clear" w:color="auto" w:fill="FFFFFF"/>
                <w:vAlign w:val="center"/>
              </w:tcPr>
            </w:tcPrChange>
          </w:tcPr>
          <w:p w:rsidR="00C00329" w:rsidRDefault="00C00329" w:rsidP="00C00329">
            <w:pPr>
              <w:pStyle w:val="ICTableEntry"/>
              <w:keepLines/>
            </w:pPr>
            <w:r>
              <w:t>Abortable = FALSE</w:t>
            </w:r>
          </w:p>
        </w:tc>
        <w:tc>
          <w:tcPr>
            <w:tcW w:w="5760" w:type="dxa"/>
            <w:tcBorders>
              <w:bottom w:val="single" w:sz="4" w:space="0" w:color="008080"/>
            </w:tcBorders>
            <w:shd w:val="clear" w:color="auto" w:fill="auto"/>
            <w:vAlign w:val="center"/>
            <w:tcPrChange w:id="4063" w:author="Jim Kulp" w:date="2010-02-01T09:31:00Z">
              <w:tcPr>
                <w:tcW w:w="5850" w:type="dxa"/>
                <w:tcBorders>
                  <w:bottom w:val="single" w:sz="4" w:space="0" w:color="008080"/>
                </w:tcBorders>
                <w:shd w:val="clear" w:color="auto" w:fill="auto"/>
                <w:vAlign w:val="center"/>
              </w:tcPr>
            </w:tcPrChange>
          </w:tcPr>
          <w:p w:rsidR="00DD6922" w:rsidRDefault="00C00329">
            <w:pPr>
              <w:pStyle w:val="ICTableEntry"/>
              <w:keepLines/>
            </w:pPr>
            <w:r>
              <w:t xml:space="preserve">OCP Tieoff rules apply:  Abort never happens, </w:t>
            </w:r>
            <w:del w:id="4064" w:author="Jim Kulp" w:date="2010-02-01T09:31:00Z">
              <w:r w:rsidDel="00C001EB">
                <w:delText>MFlag</w:delText>
              </w:r>
            </w:del>
            <w:ins w:id="4065" w:author="Jim Kulp" w:date="2010-02-01T09:31:00Z">
              <w:r w:rsidR="00C001EB">
                <w:t>MDataInfo</w:t>
              </w:r>
            </w:ins>
            <w:r>
              <w:t>[</w:t>
            </w:r>
            <w:ins w:id="4066" w:author="Jim Kulp" w:date="2010-02-01T09:31:00Z">
              <w:r w:rsidR="00C001EB">
                <w:t>MSB</w:t>
              </w:r>
            </w:ins>
            <w:del w:id="4067" w:author="Jim Kulp" w:date="2010-02-01T09:31:00Z">
              <w:r w:rsidDel="00C001EB">
                <w:delText>0</w:delText>
              </w:r>
            </w:del>
            <w:r>
              <w:t>] = 0</w:t>
            </w:r>
          </w:p>
        </w:tc>
      </w:tr>
      <w:tr w:rsidR="00C00329" w:rsidRPr="001E2B1B">
        <w:tc>
          <w:tcPr>
            <w:tcW w:w="1638" w:type="dxa"/>
            <w:vAlign w:val="center"/>
            <w:tcPrChange w:id="4068" w:author="Jim Kulp" w:date="2010-02-01T09:31:00Z">
              <w:tcPr>
                <w:tcW w:w="1278" w:type="dxa"/>
                <w:vAlign w:val="center"/>
              </w:tcPr>
            </w:tcPrChange>
          </w:tcPr>
          <w:p w:rsidR="00C00329" w:rsidRPr="001E2B1B" w:rsidRDefault="00C00329" w:rsidP="00C00329">
            <w:pPr>
              <w:pStyle w:val="ICTableEntry"/>
              <w:keepLines/>
            </w:pPr>
            <w:r w:rsidRPr="001E2B1B">
              <w:t>M</w:t>
            </w:r>
            <w:r>
              <w:t>ReqInfo</w:t>
            </w:r>
          </w:p>
        </w:tc>
        <w:tc>
          <w:tcPr>
            <w:tcW w:w="2070" w:type="dxa"/>
            <w:shd w:val="clear" w:color="auto" w:fill="FFFFFF"/>
            <w:vAlign w:val="center"/>
            <w:tcPrChange w:id="4069" w:author="Jim Kulp" w:date="2010-02-01T09:31:00Z">
              <w:tcPr>
                <w:tcW w:w="2340" w:type="dxa"/>
                <w:shd w:val="clear" w:color="auto" w:fill="FFFFFF"/>
                <w:vAlign w:val="center"/>
              </w:tcPr>
            </w:tcPrChange>
          </w:tcPr>
          <w:p w:rsidR="00C00329" w:rsidRPr="001E2B1B" w:rsidRDefault="00C00329" w:rsidP="00C00329">
            <w:pPr>
              <w:pStyle w:val="ICTableEntry"/>
              <w:keepLines/>
            </w:pPr>
            <w:r>
              <w:t>NumberOfOpcodes=1</w:t>
            </w:r>
          </w:p>
        </w:tc>
        <w:tc>
          <w:tcPr>
            <w:tcW w:w="5760" w:type="dxa"/>
            <w:tcBorders>
              <w:bottom w:val="single" w:sz="4" w:space="0" w:color="008080"/>
            </w:tcBorders>
            <w:shd w:val="clear" w:color="auto" w:fill="auto"/>
            <w:vAlign w:val="center"/>
            <w:tcPrChange w:id="4070" w:author="Jim Kulp" w:date="2010-02-01T09:31: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keepLines/>
            </w:pPr>
            <w:r>
              <w:t>OCP Tieoff rules apply: No connection is made, MReqInfo tied to the default tieof: 0 (indicating opcode == 0).  Infrastructure slaves should generally support/convey 256 opcodes (8 bits).</w:t>
            </w:r>
          </w:p>
        </w:tc>
      </w:tr>
    </w:tbl>
    <w:p w:rsidR="00C00329" w:rsidRPr="001E2B1B" w:rsidRDefault="00C00329" w:rsidP="00C00329">
      <w:pPr>
        <w:pStyle w:val="Caption"/>
        <w:keepNext/>
      </w:pPr>
      <w:r w:rsidRPr="001E2B1B">
        <w:t xml:space="preserve">Table </w:t>
      </w:r>
      <w:fldSimple w:instr=" SEQ Table \* ARABIC ">
        <w:ins w:id="4071" w:author="Jim Kulp" w:date="2010-07-20T09:47:00Z">
          <w:r w:rsidR="00AF5D6E">
            <w:rPr>
              <w:noProof/>
            </w:rPr>
            <w:t>16</w:t>
          </w:r>
        </w:ins>
        <w:del w:id="4072" w:author="Jim Kulp" w:date="2010-07-20T09:47:00Z">
          <w:r w:rsidR="00902CF7" w:rsidDel="00AF5D6E">
            <w:rPr>
              <w:noProof/>
            </w:rPr>
            <w:delText>17</w:delText>
          </w:r>
        </w:del>
      </w:fldSimple>
      <w:r w:rsidRPr="001E2B1B">
        <w:t xml:space="preserve"> – </w:t>
      </w:r>
      <w:r>
        <w:t>WSI Master Infrastructure Handling of Optional WSI Signals</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Change w:id="4073" w:author="Jim Kulp" w:date="2010-02-01T09:32:00Z">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PrChange>
      </w:tblPr>
      <w:tblGrid>
        <w:gridCol w:w="1638"/>
        <w:gridCol w:w="2160"/>
        <w:gridCol w:w="5670"/>
        <w:tblGridChange w:id="4074">
          <w:tblGrid>
            <w:gridCol w:w="1278"/>
            <w:gridCol w:w="2340"/>
            <w:gridCol w:w="5850"/>
          </w:tblGrid>
        </w:tblGridChange>
      </w:tblGrid>
      <w:tr w:rsidR="00C00329" w:rsidRPr="001E2B1B">
        <w:tc>
          <w:tcPr>
            <w:tcW w:w="1638" w:type="dxa"/>
            <w:shd w:val="clear" w:color="auto" w:fill="F3F3F3"/>
            <w:vAlign w:val="center"/>
            <w:tcPrChange w:id="4075" w:author="Jim Kulp" w:date="2010-02-01T09:32:00Z">
              <w:tcPr>
                <w:tcW w:w="1278" w:type="dxa"/>
                <w:shd w:val="clear" w:color="auto" w:fill="F3F3F3"/>
                <w:vAlign w:val="center"/>
              </w:tcPr>
            </w:tcPrChange>
          </w:tcPr>
          <w:p w:rsidR="00C00329" w:rsidRPr="001E2B1B" w:rsidRDefault="00C00329" w:rsidP="00C00329">
            <w:pPr>
              <w:keepNext/>
              <w:jc w:val="center"/>
              <w:rPr>
                <w:rFonts w:ascii="Verdana" w:hAnsi="Verdana"/>
                <w:b/>
              </w:rPr>
            </w:pPr>
            <w:r w:rsidRPr="001E2B1B">
              <w:rPr>
                <w:rFonts w:ascii="Verdana" w:hAnsi="Verdana"/>
                <w:b/>
              </w:rPr>
              <w:t>OCP</w:t>
            </w:r>
            <w:r w:rsidRPr="001E2B1B">
              <w:rPr>
                <w:rFonts w:ascii="Verdana" w:hAnsi="Verdana"/>
                <w:b/>
              </w:rPr>
              <w:br/>
              <w:t>Signal</w:t>
            </w:r>
          </w:p>
        </w:tc>
        <w:tc>
          <w:tcPr>
            <w:tcW w:w="2160" w:type="dxa"/>
            <w:tcBorders>
              <w:bottom w:val="single" w:sz="4" w:space="0" w:color="008080"/>
            </w:tcBorders>
            <w:shd w:val="clear" w:color="auto" w:fill="F3F3F3"/>
            <w:vAlign w:val="center"/>
            <w:tcPrChange w:id="4076" w:author="Jim Kulp" w:date="2010-02-01T09:32:00Z">
              <w:tcPr>
                <w:tcW w:w="2340" w:type="dxa"/>
                <w:tcBorders>
                  <w:bottom w:val="single" w:sz="4" w:space="0" w:color="008080"/>
                </w:tcBorders>
                <w:shd w:val="clear" w:color="auto" w:fill="F3F3F3"/>
                <w:vAlign w:val="center"/>
              </w:tcPr>
            </w:tcPrChange>
          </w:tcPr>
          <w:p w:rsidR="00C00329" w:rsidRPr="00562885" w:rsidRDefault="00C00329" w:rsidP="00C00329">
            <w:pPr>
              <w:keepNext/>
              <w:jc w:val="center"/>
              <w:rPr>
                <w:rFonts w:ascii="Verdana" w:hAnsi="Verdana"/>
                <w:b/>
                <w:sz w:val="22"/>
              </w:rPr>
            </w:pPr>
            <w:r w:rsidRPr="00562885">
              <w:rPr>
                <w:rFonts w:ascii="Verdana" w:hAnsi="Verdana"/>
                <w:b/>
                <w:sz w:val="22"/>
              </w:rPr>
              <w:t>Wh</w:t>
            </w:r>
            <w:r>
              <w:rPr>
                <w:rFonts w:ascii="Verdana" w:hAnsi="Verdana"/>
                <w:b/>
                <w:sz w:val="22"/>
              </w:rPr>
              <w:t>en</w:t>
            </w:r>
            <w:r w:rsidRPr="00562885">
              <w:rPr>
                <w:rFonts w:ascii="Verdana" w:hAnsi="Verdana"/>
                <w:b/>
                <w:sz w:val="22"/>
              </w:rPr>
              <w:t xml:space="preserve"> Signal</w:t>
            </w:r>
            <w:r w:rsidRPr="00562885">
              <w:rPr>
                <w:rFonts w:ascii="Verdana" w:hAnsi="Verdana"/>
                <w:b/>
                <w:sz w:val="22"/>
              </w:rPr>
              <w:br/>
              <w:t>would be absent</w:t>
            </w:r>
            <w:r>
              <w:rPr>
                <w:rFonts w:ascii="Verdana" w:hAnsi="Verdana"/>
                <w:b/>
                <w:sz w:val="22"/>
              </w:rPr>
              <w:br/>
              <w:t xml:space="preserve">at the </w:t>
            </w:r>
            <w:r w:rsidRPr="006D6D25">
              <w:rPr>
                <w:rFonts w:ascii="Verdana" w:hAnsi="Verdana"/>
                <w:b/>
                <w:sz w:val="22"/>
                <w:u w:val="single"/>
              </w:rPr>
              <w:t>slave</w:t>
            </w:r>
          </w:p>
        </w:tc>
        <w:tc>
          <w:tcPr>
            <w:tcW w:w="5670" w:type="dxa"/>
            <w:tcBorders>
              <w:bottom w:val="single" w:sz="4" w:space="0" w:color="008080"/>
            </w:tcBorders>
            <w:shd w:val="clear" w:color="auto" w:fill="F3F3F3"/>
            <w:vAlign w:val="center"/>
            <w:tcPrChange w:id="4077" w:author="Jim Kulp" w:date="2010-02-01T09:32:00Z">
              <w:tcPr>
                <w:tcW w:w="5850" w:type="dxa"/>
                <w:tcBorders>
                  <w:bottom w:val="single" w:sz="4" w:space="0" w:color="008080"/>
                </w:tcBorders>
                <w:shd w:val="clear" w:color="auto" w:fill="F3F3F3"/>
                <w:vAlign w:val="center"/>
              </w:tcPr>
            </w:tcPrChange>
          </w:tcPr>
          <w:p w:rsidR="00C00329" w:rsidRPr="001E2B1B" w:rsidRDefault="00C00329" w:rsidP="00C00329">
            <w:pPr>
              <w:keepNext/>
              <w:jc w:val="center"/>
              <w:rPr>
                <w:rFonts w:ascii="Verdana" w:hAnsi="Verdana"/>
                <w:b/>
              </w:rPr>
            </w:pPr>
            <w:r>
              <w:rPr>
                <w:rFonts w:ascii="Verdana" w:hAnsi="Verdana"/>
                <w:b/>
              </w:rPr>
              <w:t>How missing signals are handled</w:t>
            </w:r>
          </w:p>
        </w:tc>
      </w:tr>
      <w:tr w:rsidR="00C00329" w:rsidRPr="001E2B1B">
        <w:tc>
          <w:tcPr>
            <w:tcW w:w="1638" w:type="dxa"/>
            <w:vAlign w:val="center"/>
            <w:tcPrChange w:id="4078" w:author="Jim Kulp" w:date="2010-02-01T09:32:00Z">
              <w:tcPr>
                <w:tcW w:w="1278" w:type="dxa"/>
                <w:vAlign w:val="center"/>
              </w:tcPr>
            </w:tcPrChange>
          </w:tcPr>
          <w:p w:rsidR="00C00329" w:rsidRPr="001E2B1B" w:rsidRDefault="00C00329" w:rsidP="00C00329">
            <w:pPr>
              <w:pStyle w:val="ICTableEntry"/>
            </w:pPr>
            <w:r w:rsidRPr="001E2B1B">
              <w:t>MByteEn</w:t>
            </w:r>
          </w:p>
        </w:tc>
        <w:tc>
          <w:tcPr>
            <w:tcW w:w="2160" w:type="dxa"/>
            <w:tcBorders>
              <w:bottom w:val="single" w:sz="4" w:space="0" w:color="008080"/>
            </w:tcBorders>
            <w:vAlign w:val="center"/>
            <w:tcPrChange w:id="4079" w:author="Jim Kulp" w:date="2010-02-01T09:32:00Z">
              <w:tcPr>
                <w:tcW w:w="2340" w:type="dxa"/>
                <w:tcBorders>
                  <w:bottom w:val="single" w:sz="4" w:space="0" w:color="008080"/>
                </w:tcBorders>
                <w:vAlign w:val="center"/>
              </w:tcPr>
            </w:tcPrChange>
          </w:tcPr>
          <w:p w:rsidR="00C00329" w:rsidRPr="001E2B1B" w:rsidRDefault="00C00329" w:rsidP="00C00329">
            <w:pPr>
              <w:pStyle w:val="ICTableEntry"/>
            </w:pPr>
            <w:r>
              <w:t>ByteWidth = DataWidth</w:t>
            </w:r>
          </w:p>
        </w:tc>
        <w:tc>
          <w:tcPr>
            <w:tcW w:w="5670" w:type="dxa"/>
            <w:tcBorders>
              <w:bottom w:val="single" w:sz="4" w:space="0" w:color="008080"/>
            </w:tcBorders>
            <w:shd w:val="clear" w:color="auto" w:fill="auto"/>
            <w:vAlign w:val="center"/>
            <w:tcPrChange w:id="4080" w:author="Jim Kulp" w:date="2010-02-01T09:32: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pPr>
            <w:r>
              <w:t>OCP Tieoff rules apply: No connection is made, MByteEn always driven to the default tieoff: all 1s (indicating full words)</w:t>
            </w:r>
            <w:r>
              <w:br/>
              <w:t>This should be checked in test environment.</w:t>
            </w:r>
          </w:p>
        </w:tc>
      </w:tr>
      <w:tr w:rsidR="00C00329" w:rsidRPr="001E2B1B">
        <w:tc>
          <w:tcPr>
            <w:tcW w:w="1638" w:type="dxa"/>
            <w:vAlign w:val="center"/>
            <w:tcPrChange w:id="4081" w:author="Jim Kulp" w:date="2010-02-01T09:32:00Z">
              <w:tcPr>
                <w:tcW w:w="1278" w:type="dxa"/>
                <w:vAlign w:val="center"/>
              </w:tcPr>
            </w:tcPrChange>
          </w:tcPr>
          <w:p w:rsidR="00C00329" w:rsidRPr="001E2B1B" w:rsidRDefault="00C00329" w:rsidP="00C00329">
            <w:pPr>
              <w:pStyle w:val="ICTableEntry"/>
            </w:pPr>
            <w:r w:rsidRPr="001E2B1B">
              <w:t>MData</w:t>
            </w:r>
            <w:r>
              <w:t>Last</w:t>
            </w:r>
          </w:p>
        </w:tc>
        <w:tc>
          <w:tcPr>
            <w:tcW w:w="2160" w:type="dxa"/>
            <w:shd w:val="clear" w:color="auto" w:fill="FFFFFF"/>
            <w:vAlign w:val="center"/>
            <w:tcPrChange w:id="4082" w:author="Jim Kulp" w:date="2010-02-01T09:32:00Z">
              <w:tcPr>
                <w:tcW w:w="2340" w:type="dxa"/>
                <w:shd w:val="clear" w:color="auto" w:fill="FFFFFF"/>
                <w:vAlign w:val="center"/>
              </w:tcPr>
            </w:tcPrChange>
          </w:tcPr>
          <w:p w:rsidR="00C00329" w:rsidRPr="001E2B1B" w:rsidRDefault="00C00329" w:rsidP="00C00329">
            <w:pPr>
              <w:pStyle w:val="ICTableEntry"/>
            </w:pPr>
            <w:r>
              <w:t>EarlyRequest</w:t>
            </w:r>
            <w:r w:rsidRPr="001E2B1B" w:rsidDel="00C146B6">
              <w:t>==</w:t>
            </w:r>
            <w:r>
              <w:t>FALSE</w:t>
            </w:r>
          </w:p>
        </w:tc>
        <w:tc>
          <w:tcPr>
            <w:tcW w:w="5670" w:type="dxa"/>
            <w:tcBorders>
              <w:bottom w:val="single" w:sz="4" w:space="0" w:color="008080"/>
            </w:tcBorders>
            <w:shd w:val="clear" w:color="auto" w:fill="auto"/>
            <w:vAlign w:val="center"/>
            <w:tcPrChange w:id="4083" w:author="Jim Kulp" w:date="2010-02-01T09:32: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pPr>
            <w:r>
              <w:t>Adapter: MDataLast is not connected</w:t>
            </w:r>
          </w:p>
        </w:tc>
      </w:tr>
      <w:tr w:rsidR="00C00329" w:rsidRPr="001E2B1B">
        <w:tc>
          <w:tcPr>
            <w:tcW w:w="1638" w:type="dxa"/>
            <w:vAlign w:val="center"/>
            <w:tcPrChange w:id="4084" w:author="Jim Kulp" w:date="2010-02-01T09:32:00Z">
              <w:tcPr>
                <w:tcW w:w="1278" w:type="dxa"/>
                <w:vAlign w:val="center"/>
              </w:tcPr>
            </w:tcPrChange>
          </w:tcPr>
          <w:p w:rsidR="00C00329" w:rsidRPr="001E2B1B" w:rsidRDefault="00C00329" w:rsidP="00C00329">
            <w:pPr>
              <w:pStyle w:val="ICTableEntry"/>
            </w:pPr>
            <w:r w:rsidRPr="001E2B1B">
              <w:t>MData</w:t>
            </w:r>
            <w:r>
              <w:t>Valid</w:t>
            </w:r>
          </w:p>
        </w:tc>
        <w:tc>
          <w:tcPr>
            <w:tcW w:w="2160" w:type="dxa"/>
            <w:shd w:val="clear" w:color="auto" w:fill="FFFFFF"/>
            <w:vAlign w:val="center"/>
            <w:tcPrChange w:id="4085" w:author="Jim Kulp" w:date="2010-02-01T09:32:00Z">
              <w:tcPr>
                <w:tcW w:w="2340" w:type="dxa"/>
                <w:shd w:val="clear" w:color="auto" w:fill="FFFFFF"/>
                <w:vAlign w:val="center"/>
              </w:tcPr>
            </w:tcPrChange>
          </w:tcPr>
          <w:p w:rsidR="00C00329" w:rsidRPr="001E2B1B" w:rsidRDefault="00C00329" w:rsidP="00C00329">
            <w:pPr>
              <w:pStyle w:val="ICTableEntry"/>
            </w:pPr>
            <w:r>
              <w:t>EarlyRequest</w:t>
            </w:r>
            <w:r w:rsidRPr="001E2B1B" w:rsidDel="00C146B6">
              <w:t>==</w:t>
            </w:r>
            <w:r>
              <w:t>FALSE</w:t>
            </w:r>
          </w:p>
        </w:tc>
        <w:tc>
          <w:tcPr>
            <w:tcW w:w="5670" w:type="dxa"/>
            <w:tcBorders>
              <w:bottom w:val="single" w:sz="4" w:space="0" w:color="008080"/>
            </w:tcBorders>
            <w:shd w:val="clear" w:color="auto" w:fill="auto"/>
            <w:vAlign w:val="center"/>
            <w:tcPrChange w:id="4086" w:author="Jim Kulp" w:date="2010-02-01T09:32: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pPr>
            <w:r>
              <w:t>Adapter:  Request info (MCmd[0], MReqLast, MBurstLength,MByteEn) must be captured and delayed until MDataValid.  MDataValid is not connected</w:t>
            </w:r>
          </w:p>
        </w:tc>
      </w:tr>
      <w:tr w:rsidR="00C00329" w:rsidRPr="001E2B1B">
        <w:tc>
          <w:tcPr>
            <w:tcW w:w="1638" w:type="dxa"/>
            <w:vAlign w:val="center"/>
            <w:tcPrChange w:id="4087" w:author="Jim Kulp" w:date="2010-02-01T09:32:00Z">
              <w:tcPr>
                <w:tcW w:w="1278" w:type="dxa"/>
                <w:vAlign w:val="center"/>
              </w:tcPr>
            </w:tcPrChange>
          </w:tcPr>
          <w:p w:rsidR="00C00329" w:rsidRPr="001E2B1B" w:rsidRDefault="00C00329" w:rsidP="00C00329">
            <w:pPr>
              <w:pStyle w:val="ICTableEntry"/>
            </w:pPr>
            <w:r>
              <w:t>M</w:t>
            </w:r>
            <w:ins w:id="4088" w:author="Jim Kulp" w:date="2010-02-01T09:32:00Z">
              <w:r w:rsidR="00C001EB">
                <w:t>DataInfo[MSB]</w:t>
              </w:r>
            </w:ins>
            <w:del w:id="4089" w:author="Jim Kulp" w:date="2010-02-01T09:32:00Z">
              <w:r w:rsidDel="00C001EB">
                <w:delText>Flag</w:delText>
              </w:r>
            </w:del>
          </w:p>
        </w:tc>
        <w:tc>
          <w:tcPr>
            <w:tcW w:w="2160" w:type="dxa"/>
            <w:shd w:val="clear" w:color="auto" w:fill="FFFFFF"/>
            <w:vAlign w:val="center"/>
            <w:tcPrChange w:id="4090" w:author="Jim Kulp" w:date="2010-02-01T09:32:00Z">
              <w:tcPr>
                <w:tcW w:w="2340" w:type="dxa"/>
                <w:shd w:val="clear" w:color="auto" w:fill="FFFFFF"/>
                <w:vAlign w:val="center"/>
              </w:tcPr>
            </w:tcPrChange>
          </w:tcPr>
          <w:p w:rsidR="00C00329" w:rsidRDefault="00C00329" w:rsidP="00C00329">
            <w:pPr>
              <w:pStyle w:val="ICTableEntry"/>
            </w:pPr>
            <w:r>
              <w:t>Abortable = FALSE</w:t>
            </w:r>
          </w:p>
        </w:tc>
        <w:tc>
          <w:tcPr>
            <w:tcW w:w="5670" w:type="dxa"/>
            <w:tcBorders>
              <w:bottom w:val="single" w:sz="4" w:space="0" w:color="008080"/>
            </w:tcBorders>
            <w:shd w:val="clear" w:color="auto" w:fill="auto"/>
            <w:vAlign w:val="center"/>
            <w:tcPrChange w:id="4091" w:author="Jim Kulp" w:date="2010-02-01T09:32:00Z">
              <w:tcPr>
                <w:tcW w:w="5850" w:type="dxa"/>
                <w:tcBorders>
                  <w:bottom w:val="single" w:sz="4" w:space="0" w:color="008080"/>
                </w:tcBorders>
                <w:shd w:val="clear" w:color="auto" w:fill="auto"/>
                <w:vAlign w:val="center"/>
              </w:tcPr>
            </w:tcPrChange>
          </w:tcPr>
          <w:p w:rsidR="00DD6922" w:rsidRDefault="00C00329">
            <w:pPr>
              <w:pStyle w:val="ICTableEntry"/>
            </w:pPr>
            <w:r>
              <w:t>OCP Tieoff tules apply: Abort never</w:t>
            </w:r>
            <w:del w:id="4092" w:author="Jim Kulp" w:date="2010-02-01T09:33:00Z">
              <w:r w:rsidDel="008A5C39">
                <w:delText xml:space="preserve"> is</w:delText>
              </w:r>
            </w:del>
            <w:r>
              <w:t xml:space="preserve"> asserted, </w:t>
            </w:r>
            <w:del w:id="4093" w:author="Jim Kulp" w:date="2010-02-01T09:32:00Z">
              <w:r w:rsidDel="008A5C39">
                <w:delText>MFlag</w:delText>
              </w:r>
            </w:del>
            <w:ins w:id="4094" w:author="Jim Kulp" w:date="2010-02-01T09:32:00Z">
              <w:r w:rsidR="008A5C39">
                <w:t>MDataInfo</w:t>
              </w:r>
            </w:ins>
            <w:r>
              <w:t>[</w:t>
            </w:r>
            <w:ins w:id="4095" w:author="Jim Kulp" w:date="2010-02-01T09:32:00Z">
              <w:r w:rsidR="008A5C39">
                <w:t>MSB</w:t>
              </w:r>
            </w:ins>
            <w:del w:id="4096" w:author="Jim Kulp" w:date="2010-02-01T09:32:00Z">
              <w:r w:rsidDel="008A5C39">
                <w:delText>0</w:delText>
              </w:r>
            </w:del>
            <w:r>
              <w:t>] = 0</w:t>
            </w:r>
          </w:p>
        </w:tc>
      </w:tr>
      <w:tr w:rsidR="00C00329" w:rsidRPr="001E2B1B">
        <w:tc>
          <w:tcPr>
            <w:tcW w:w="1638" w:type="dxa"/>
            <w:vAlign w:val="center"/>
            <w:tcPrChange w:id="4097" w:author="Jim Kulp" w:date="2010-02-01T09:32:00Z">
              <w:tcPr>
                <w:tcW w:w="1278" w:type="dxa"/>
                <w:vAlign w:val="center"/>
              </w:tcPr>
            </w:tcPrChange>
          </w:tcPr>
          <w:p w:rsidR="00C00329" w:rsidRPr="001E2B1B" w:rsidRDefault="00C00329" w:rsidP="00C00329">
            <w:pPr>
              <w:pStyle w:val="ICTableEntry"/>
            </w:pPr>
            <w:r w:rsidRPr="001E2B1B">
              <w:t>M</w:t>
            </w:r>
            <w:r>
              <w:t>ReqInfo</w:t>
            </w:r>
          </w:p>
        </w:tc>
        <w:tc>
          <w:tcPr>
            <w:tcW w:w="2160" w:type="dxa"/>
            <w:shd w:val="clear" w:color="auto" w:fill="FFFFFF"/>
            <w:vAlign w:val="center"/>
            <w:tcPrChange w:id="4098" w:author="Jim Kulp" w:date="2010-02-01T09:32:00Z">
              <w:tcPr>
                <w:tcW w:w="2340" w:type="dxa"/>
                <w:shd w:val="clear" w:color="auto" w:fill="FFFFFF"/>
                <w:vAlign w:val="center"/>
              </w:tcPr>
            </w:tcPrChange>
          </w:tcPr>
          <w:p w:rsidR="00C00329" w:rsidRPr="001E2B1B" w:rsidRDefault="00C00329" w:rsidP="00C00329">
            <w:pPr>
              <w:pStyle w:val="ICTableEntry"/>
            </w:pPr>
            <w:r>
              <w:t>NumberOfOpcodes=1</w:t>
            </w:r>
          </w:p>
        </w:tc>
        <w:tc>
          <w:tcPr>
            <w:tcW w:w="5670" w:type="dxa"/>
            <w:tcBorders>
              <w:bottom w:val="single" w:sz="4" w:space="0" w:color="008080"/>
            </w:tcBorders>
            <w:shd w:val="clear" w:color="auto" w:fill="auto"/>
            <w:vAlign w:val="center"/>
            <w:tcPrChange w:id="4099" w:author="Jim Kulp" w:date="2010-02-01T09:32:00Z">
              <w:tcPr>
                <w:tcW w:w="5850" w:type="dxa"/>
                <w:tcBorders>
                  <w:bottom w:val="single" w:sz="4" w:space="0" w:color="008080"/>
                </w:tcBorders>
                <w:shd w:val="clear" w:color="auto" w:fill="auto"/>
                <w:vAlign w:val="center"/>
              </w:tcPr>
            </w:tcPrChange>
          </w:tcPr>
          <w:p w:rsidR="00C00329" w:rsidRPr="001E2B1B" w:rsidRDefault="00C00329" w:rsidP="00C00329">
            <w:pPr>
              <w:pStyle w:val="ICTableEntry"/>
            </w:pPr>
            <w:r>
              <w:t>OCP Tieoff rules apply: No connection is made, MReqInfo tied to the default tieof: 0 (indicating opcode == 0).  Infrastructure slaves should generally support 256 opcodes (8 bits).</w:t>
            </w:r>
          </w:p>
        </w:tc>
      </w:tr>
    </w:tbl>
    <w:p w:rsidR="00C00329" w:rsidRDefault="00C00329" w:rsidP="00C00329">
      <w:pPr>
        <w:rPr>
          <w:ins w:id="4100" w:author="James Kulp" w:date="2008-11-13T11:31:00Z"/>
        </w:rPr>
      </w:pPr>
      <w:r>
        <w:t xml:space="preserve">These tables above assume an infrastructure that supports all features (byte enables, early request/data handshake, and </w:t>
      </w:r>
      <w:ins w:id="4101" w:author="James Kulp" w:date="2008-11-13T11:30:00Z">
        <w:r w:rsidR="007B2322">
          <w:t>o</w:t>
        </w:r>
      </w:ins>
      <w:del w:id="4102" w:author="James Kulp" w:date="2008-11-13T11:30:00Z">
        <w:r w:rsidDel="007B2322">
          <w:delText>O</w:delText>
        </w:r>
      </w:del>
      <w:r>
        <w:t>pcodes).  Conversion between precise and imprecise burst lengths is slightly more complicated, but well defined.</w:t>
      </w:r>
    </w:p>
    <w:p w:rsidR="007B2322" w:rsidRDefault="007B2322" w:rsidP="00C00329">
      <w:pPr>
        <w:numPr>
          <w:ins w:id="4103" w:author="James Kulp" w:date="2008-11-13T11:31:00Z"/>
        </w:numPr>
      </w:pPr>
      <w:ins w:id="4104" w:author="James Kulp" w:date="2008-11-13T11:31:00Z">
        <w:r>
          <w:t xml:space="preserve">Note that when infrastructure is conveying messages between application workers, interoperability can be determined even when the infrastructure supports features that the </w:t>
        </w:r>
      </w:ins>
      <w:ins w:id="4105" w:author="James Kulp" w:date="2008-11-13T11:33:00Z">
        <w:r>
          <w:t>application worker</w:t>
        </w:r>
      </w:ins>
      <w:ins w:id="4106" w:author="James Kulp" w:date="2008-11-13T11:31:00Z">
        <w:r>
          <w:t xml:space="preserve"> does not</w:t>
        </w:r>
      </w:ins>
      <w:ins w:id="4107" w:author="James Kulp" w:date="2008-11-13T11:33:00Z">
        <w:r>
          <w:t>.</w:t>
        </w:r>
      </w:ins>
      <w:ins w:id="4108" w:author="James Kulp" w:date="2008-11-13T11:31:00Z">
        <w:r>
          <w:t xml:space="preserve"> </w:t>
        </w:r>
      </w:ins>
      <w:ins w:id="4109" w:author="James Kulp" w:date="2008-11-13T11:34:00Z">
        <w:r>
          <w:t xml:space="preserve"> A good example is if an infrastructure master</w:t>
        </w:r>
      </w:ins>
      <w:ins w:id="4110" w:author="James Kulp" w:date="2008-11-13T11:36:00Z">
        <w:r>
          <w:t>/producer</w:t>
        </w:r>
      </w:ins>
      <w:ins w:id="4111" w:author="James Kulp" w:date="2008-11-13T11:34:00Z">
        <w:r>
          <w:t xml:space="preserve"> generically supports </w:t>
        </w:r>
      </w:ins>
      <w:ins w:id="4112" w:author="James Kulp" w:date="2008-11-13T11:36:00Z">
        <w:r>
          <w:t xml:space="preserve">256 </w:t>
        </w:r>
      </w:ins>
      <w:ins w:id="4113" w:author="James Kulp" w:date="2008-11-13T11:34:00Z">
        <w:r>
          <w:t>opcodes, but the application slave</w:t>
        </w:r>
      </w:ins>
      <w:ins w:id="4114" w:author="James Kulp" w:date="2008-11-13T11:36:00Z">
        <w:r>
          <w:t>/consumer</w:t>
        </w:r>
      </w:ins>
      <w:ins w:id="4115" w:author="James Kulp" w:date="2008-11-13T11:34:00Z">
        <w:r>
          <w:t xml:space="preserve"> does not.  Here interoperability </w:t>
        </w:r>
      </w:ins>
      <w:ins w:id="4116" w:author="James Kulp" w:date="2008-11-13T11:36:00Z">
        <w:r>
          <w:t xml:space="preserve">checking </w:t>
        </w:r>
      </w:ins>
      <w:ins w:id="4117" w:author="James Kulp" w:date="2008-11-13T11:34:00Z">
        <w:r>
          <w:t>is based on knowing that the upstream application worker (wherever it is), also doesn</w:t>
        </w:r>
      </w:ins>
      <w:ins w:id="4118" w:author="James Kulp" w:date="2008-11-13T11:35:00Z">
        <w:r>
          <w:t>’t produce opcodes</w:t>
        </w:r>
        <w:r w:rsidR="00072204">
          <w:t>, so the infrastructure master will never in fact drive the opcode signals to anything other than the tieoff.</w:t>
        </w:r>
      </w:ins>
      <w:ins w:id="4119" w:author="James Kulp" w:date="2008-11-13T11:37:00Z">
        <w:r w:rsidR="007B4C79">
          <w:t xml:space="preserve">  If the infrastructure was a data source rather than an interconnect between workers, then interoperability would be based on the infrastructure itself.</w:t>
        </w:r>
      </w:ins>
      <w:ins w:id="4120" w:author="Jim Kulp" w:date="2010-02-01T09:33:00Z">
        <w:r w:rsidR="008A5C39">
          <w:t xml:space="preserve">  If a application consumer did not support aborts, the infrastructure must be </w:t>
        </w:r>
      </w:ins>
      <w:ins w:id="4121" w:author="Jim Kulp" w:date="2010-02-01T09:34:00Z">
        <w:r w:rsidR="008A5C39">
          <w:t>configured</w:t>
        </w:r>
      </w:ins>
      <w:ins w:id="4122" w:author="Jim Kulp" w:date="2010-02-01T09:33:00Z">
        <w:r w:rsidR="008A5C39">
          <w:t xml:space="preserve"> </w:t>
        </w:r>
      </w:ins>
      <w:ins w:id="4123" w:author="Jim Kulp" w:date="2010-02-01T09:34:00Z">
        <w:r w:rsidR="008A5C39">
          <w:t>to never generate them.</w:t>
        </w:r>
      </w:ins>
    </w:p>
    <w:p w:rsidR="00C00329" w:rsidRDefault="00C00329" w:rsidP="00C00329">
      <w:pPr>
        <w:pStyle w:val="Heading3"/>
        <w:numPr>
          <w:numberingChange w:id="4124" w:author="James Kulp" w:date="2008-11-13T10:51:00Z" w:original="%1:6:0:.%2:7:0:.%3:1:0:"/>
        </w:numPr>
      </w:pPr>
      <w:bookmarkStart w:id="4125" w:name="_Toc141235474"/>
      <w:r>
        <w:t>Infrastructure Best Practice for Master/Producers</w:t>
      </w:r>
      <w:bookmarkEnd w:id="4125"/>
    </w:p>
    <w:p w:rsidR="00C00329" w:rsidRDefault="00C00329" w:rsidP="00C00329">
      <w:pPr>
        <w:keepNext/>
      </w:pPr>
      <w:r>
        <w:t>Infrastructure IP acting as WSI producer/master should:</w:t>
      </w:r>
    </w:p>
    <w:p w:rsidR="00C00329" w:rsidRDefault="00C00329" w:rsidP="00C00329">
      <w:pPr>
        <w:pStyle w:val="ListBullet"/>
        <w:numPr>
          <w:numberingChange w:id="4126" w:author="James Kulp" w:date="2008-11-13T10:51:00Z" w:original=""/>
        </w:numPr>
      </w:pPr>
      <w:r>
        <w:t>use PreciseBurst = TRUE unless this adds buffering or latency.</w:t>
      </w:r>
    </w:p>
    <w:p w:rsidR="00C00329" w:rsidRDefault="00C00329" w:rsidP="00C00329">
      <w:pPr>
        <w:pStyle w:val="ListBullet"/>
        <w:numPr>
          <w:numberingChange w:id="4127" w:author="James Kulp" w:date="2008-11-13T10:51:00Z" w:original=""/>
        </w:numPr>
      </w:pPr>
      <w:r>
        <w:t>use EarlyRequest = FALSE unless this adds latency (i.e. when the infrastructure IP actually does know that a request should start before it has the data).</w:t>
      </w:r>
    </w:p>
    <w:p w:rsidR="00C00329" w:rsidRDefault="00C00329" w:rsidP="00C00329">
      <w:pPr>
        <w:pStyle w:val="ListBullet"/>
        <w:numPr>
          <w:numberingChange w:id="4128" w:author="James Kulp" w:date="2008-11-13T10:51:00Z" w:original=""/>
        </w:numPr>
      </w:pPr>
      <w:r>
        <w:t>use VariableMessageLength = FALSE when it knows that all messages it produces will be the same size.</w:t>
      </w:r>
    </w:p>
    <w:p w:rsidR="00C00329" w:rsidRDefault="00C00329" w:rsidP="00C00329">
      <w:pPr>
        <w:pStyle w:val="ListBullet"/>
        <w:numPr>
          <w:numberingChange w:id="4129" w:author="James Kulp" w:date="2008-11-13T10:51:00Z" w:original=""/>
        </w:numPr>
      </w:pPr>
      <w:r>
        <w:t xml:space="preserve">Use Continuous = TRUE when it knows that bursts </w:t>
      </w:r>
      <w:ins w:id="4130" w:author="James Kulp" w:date="2008-11-13T11:40:00Z">
        <w:r w:rsidR="00F40996">
          <w:t xml:space="preserve">it produces </w:t>
        </w:r>
      </w:ins>
      <w:r>
        <w:t>will never have idle cycles.</w:t>
      </w:r>
    </w:p>
    <w:p w:rsidR="00C00329" w:rsidRPr="00AA0BEA" w:rsidRDefault="00C00329" w:rsidP="00C00329">
      <w:pPr>
        <w:pStyle w:val="ListBullet"/>
        <w:numPr>
          <w:numberingChange w:id="4131" w:author="James Kulp" w:date="2008-11-13T10:51:00Z" w:original=""/>
        </w:numPr>
      </w:pPr>
      <w:r>
        <w:t xml:space="preserve">Use Abortable = TRUE if the data source </w:t>
      </w:r>
      <w:del w:id="4132" w:author="James Kulp" w:date="2008-11-13T13:39:00Z">
        <w:r w:rsidDel="00895EDF">
          <w:delText xml:space="preserve">does </w:delText>
        </w:r>
      </w:del>
      <w:ins w:id="4133" w:author="James Kulp" w:date="2008-11-13T13:39:00Z">
        <w:r w:rsidR="00895EDF">
          <w:t>support</w:t>
        </w:r>
      </w:ins>
      <w:ins w:id="4134" w:author="James Kulp" w:date="2008-11-13T13:40:00Z">
        <w:r w:rsidR="00895EDF">
          <w:t>s</w:t>
        </w:r>
      </w:ins>
      <w:ins w:id="4135" w:author="James Kulp" w:date="2008-11-13T13:39:00Z">
        <w:r w:rsidR="00895EDF">
          <w:t xml:space="preserve"> aborting </w:t>
        </w:r>
      </w:ins>
      <w:r>
        <w:t xml:space="preserve">(defer buffering </w:t>
      </w:r>
      <w:del w:id="4136" w:author="James Kulp" w:date="2008-11-13T11:39:00Z">
        <w:r w:rsidDel="00F40996">
          <w:delText xml:space="preserve"> </w:delText>
        </w:r>
      </w:del>
      <w:r>
        <w:t>until needed)</w:t>
      </w:r>
    </w:p>
    <w:p w:rsidR="00C00329" w:rsidRDefault="00C00329" w:rsidP="00C00329">
      <w:pPr>
        <w:pStyle w:val="Heading3"/>
        <w:numPr>
          <w:numberingChange w:id="4137" w:author="James Kulp" w:date="2008-11-13T10:51:00Z" w:original="%1:6:0:.%2:7:0:.%3:2:0:"/>
        </w:numPr>
      </w:pPr>
      <w:bookmarkStart w:id="4138" w:name="_Toc141235475"/>
      <w:r>
        <w:t>Infrastructure Best Practice for Slave/Consumers</w:t>
      </w:r>
      <w:bookmarkEnd w:id="4138"/>
    </w:p>
    <w:p w:rsidR="00C00329" w:rsidRDefault="00C00329" w:rsidP="00C00329">
      <w:pPr>
        <w:pStyle w:val="ListBullet"/>
        <w:numPr>
          <w:numberingChange w:id="4139" w:author="James Kulp" w:date="2008-11-13T10:51:00Z" w:original=""/>
        </w:numPr>
      </w:pPr>
      <w:r>
        <w:t>Support both precise and imprecise bursts, use MReqLast rather than MBurstLength, unless burst length is in fact required to be known early (in which case an adapter should add the imprecise-to-precise conversion when needed).</w:t>
      </w:r>
      <w:ins w:id="4140" w:author="James Kulp" w:date="2008-11-13T11:41:00Z">
        <w:r w:rsidR="00F40996">
          <w:t xml:space="preserve">  Using both precise and imprecise bursts is not legal for an application worker producer in any case, but an infrastructure consumer may </w:t>
        </w:r>
      </w:ins>
      <w:ins w:id="4141" w:author="James Kulp" w:date="2008-11-13T11:42:00Z">
        <w:r w:rsidR="00F40996">
          <w:t xml:space="preserve">indeed </w:t>
        </w:r>
      </w:ins>
      <w:ins w:id="4142" w:author="James Kulp" w:date="2008-11-13T11:41:00Z">
        <w:r w:rsidR="00F40996">
          <w:t>support both.</w:t>
        </w:r>
      </w:ins>
    </w:p>
    <w:p w:rsidR="00C00329" w:rsidRDefault="00C00329" w:rsidP="00C00329">
      <w:pPr>
        <w:pStyle w:val="ListBullet"/>
        <w:numPr>
          <w:numberingChange w:id="4143" w:author="James Kulp" w:date="2008-11-13T10:51:00Z" w:original=""/>
        </w:numPr>
      </w:pPr>
      <w:r>
        <w:t>Support EarlyRequest = TRUE.</w:t>
      </w:r>
    </w:p>
    <w:p w:rsidR="00C00329" w:rsidRDefault="00C00329" w:rsidP="00C00329">
      <w:pPr>
        <w:pStyle w:val="ListBullet"/>
        <w:numPr>
          <w:numberingChange w:id="4144" w:author="James Kulp" w:date="2008-11-13T10:51:00Z" w:original=""/>
        </w:numPr>
      </w:pPr>
      <w:r>
        <w:t>Support VariableMessageLength = TRUE unless its function in fact requires fixed message sizes.</w:t>
      </w:r>
    </w:p>
    <w:p w:rsidR="00C00329" w:rsidRDefault="00C00329" w:rsidP="00C00329">
      <w:pPr>
        <w:pStyle w:val="ListBullet"/>
        <w:numPr>
          <w:numberingChange w:id="4145" w:author="James Kulp" w:date="2008-11-13T10:51:00Z" w:original=""/>
        </w:numPr>
      </w:pPr>
      <w:r>
        <w:t>Use Continuous = FALSE, allowing intra-burst idle cycles on input.</w:t>
      </w:r>
    </w:p>
    <w:p w:rsidR="00C00329" w:rsidRPr="00AA0BEA" w:rsidRDefault="00C00329" w:rsidP="00C00329">
      <w:pPr>
        <w:pStyle w:val="ListBullet"/>
        <w:numPr>
          <w:numberingChange w:id="4146" w:author="James Kulp" w:date="2008-11-13T10:51:00Z" w:original=""/>
        </w:numPr>
      </w:pPr>
      <w:r>
        <w:t>Use Abortable = TRUE if the data sink does, or if buffering is already taking place</w:t>
      </w:r>
    </w:p>
    <w:p w:rsidR="00C00329" w:rsidRDefault="00C00329" w:rsidP="00C00329"/>
    <w:p w:rsidR="00C00329" w:rsidRPr="001E2B1B" w:rsidRDefault="00C00329" w:rsidP="00C00329">
      <w:pPr>
        <w:pStyle w:val="Heading1"/>
        <w:numPr>
          <w:numberingChange w:id="4147" w:author="James Kulp" w:date="2008-11-13T10:51:00Z" w:original="%1:7:0:"/>
        </w:numPr>
      </w:pPr>
      <w:bookmarkStart w:id="4148" w:name="_Toc141235476"/>
      <w:r w:rsidRPr="001E2B1B">
        <w:t>Worker Message Interface (WMI)</w:t>
      </w:r>
      <w:bookmarkEnd w:id="4148"/>
    </w:p>
    <w:p w:rsidR="00C00329" w:rsidRPr="00112A22" w:rsidRDefault="00C00329" w:rsidP="00C00329">
      <w:r w:rsidRPr="00112A22">
        <w:t>See the earlier section on Worker Data Interfaces for information that applies to this and other data-plane WIPs.</w:t>
      </w:r>
    </w:p>
    <w:p w:rsidR="00C00329" w:rsidRPr="00112A22" w:rsidRDefault="00C00329" w:rsidP="00C00329">
      <w:pPr>
        <w:pStyle w:val="Heading2"/>
        <w:numPr>
          <w:numberingChange w:id="4149" w:author="James Kulp" w:date="2008-11-13T10:51:00Z" w:original="%1:7:0:.%2:1:0:"/>
        </w:numPr>
      </w:pPr>
      <w:bookmarkStart w:id="4150" w:name="_Toc141235477"/>
      <w:r w:rsidRPr="00112A22">
        <w:t>WMI Motivation</w:t>
      </w:r>
      <w:bookmarkEnd w:id="4150"/>
    </w:p>
    <w:p w:rsidR="00C00329" w:rsidRPr="001E2B1B" w:rsidRDefault="00C00329" w:rsidP="00C00329">
      <w:pPr>
        <w:rPr>
          <w:rFonts w:cs="Arial"/>
          <w:color w:val="000000"/>
        </w:rPr>
      </w:pPr>
      <w:r w:rsidRPr="001E2B1B">
        <w:t xml:space="preserve">A worker data interface more powerful than WSI, the Worker Message Interface (WMI) is a more complete and complex interface. </w:t>
      </w:r>
      <w:r w:rsidRPr="001E2B1B">
        <w:rPr>
          <w:rFonts w:cs="Arial"/>
          <w:color w:val="000000"/>
        </w:rPr>
        <w:t xml:space="preserve">It is used in preference to WSI </w:t>
      </w:r>
      <w:r>
        <w:rPr>
          <w:rFonts w:cs="Arial"/>
          <w:color w:val="000000"/>
        </w:rPr>
        <w:t xml:space="preserve">only </w:t>
      </w:r>
      <w:r w:rsidRPr="001E2B1B">
        <w:rPr>
          <w:rFonts w:cs="Arial"/>
          <w:color w:val="000000"/>
        </w:rPr>
        <w:t xml:space="preserve">when the worker implementation needs its additional capabilities. Infrastructure supporting </w:t>
      </w:r>
      <w:r>
        <w:rPr>
          <w:rFonts w:cs="Arial"/>
          <w:color w:val="000000"/>
        </w:rPr>
        <w:t>WIP</w:t>
      </w:r>
      <w:r w:rsidRPr="001E2B1B">
        <w:rPr>
          <w:rFonts w:cs="Arial"/>
          <w:color w:val="000000"/>
        </w:rPr>
        <w:t xml:space="preserve"> should support workers whether they are implemented using WSI or WMI at any worker data interface.</w:t>
      </w:r>
    </w:p>
    <w:p w:rsidR="00C00329" w:rsidRPr="001E2B1B" w:rsidRDefault="00C00329" w:rsidP="00C00329">
      <w:pPr>
        <w:rPr>
          <w:rFonts w:cs="Arial"/>
          <w:color w:val="000000"/>
        </w:rPr>
      </w:pPr>
      <w:r w:rsidRPr="001E2B1B">
        <w:rPr>
          <w:rFonts w:cs="Arial"/>
          <w:color w:val="000000"/>
        </w:rPr>
        <w:t>This description is not really standalone; it builds on WSI and adds capabilities.</w:t>
      </w:r>
    </w:p>
    <w:p w:rsidR="00C00329" w:rsidRPr="001E2B1B" w:rsidRDefault="00C00329" w:rsidP="00C00329">
      <w:pPr>
        <w:pStyle w:val="Heading2"/>
        <w:numPr>
          <w:numberingChange w:id="4151" w:author="James Kulp" w:date="2008-11-13T10:51:00Z" w:original="%1:7:0:.%2:2:0:"/>
        </w:numPr>
      </w:pPr>
      <w:bookmarkStart w:id="4152" w:name="_Toc141235478"/>
      <w:r w:rsidRPr="001E2B1B">
        <w:t>WMI Overview</w:t>
      </w:r>
      <w:bookmarkEnd w:id="4152"/>
    </w:p>
    <w:p w:rsidR="00C00329" w:rsidRPr="001E2B1B" w:rsidRDefault="00C00329" w:rsidP="00C00329">
      <w:pPr>
        <w:rPr>
          <w:rFonts w:cs="Arial"/>
          <w:color w:val="000000"/>
        </w:rPr>
      </w:pPr>
      <w:r w:rsidRPr="001E2B1B">
        <w:rPr>
          <w:rFonts w:cs="Arial"/>
          <w:color w:val="000000"/>
        </w:rPr>
        <w:t>Key features of the WMI beyond what WSI provides include:</w:t>
      </w:r>
    </w:p>
    <w:p w:rsidR="00C00329" w:rsidRPr="001E2B1B" w:rsidRDefault="00C00329" w:rsidP="00C00329">
      <w:pPr>
        <w:numPr>
          <w:ilvl w:val="0"/>
          <w:numId w:val="19"/>
          <w:numberingChange w:id="4153" w:author="James Kulp" w:date="2008-11-13T10:51:00Z" w:original=""/>
        </w:numPr>
      </w:pPr>
      <w:r w:rsidRPr="001E2B1B">
        <w:t>The worker is always the OCP master, the active agent, whether consuming message input or producing message output.</w:t>
      </w:r>
    </w:p>
    <w:p w:rsidR="00C00329" w:rsidRPr="001E2B1B" w:rsidRDefault="00C00329" w:rsidP="00C00329">
      <w:pPr>
        <w:numPr>
          <w:ilvl w:val="0"/>
          <w:numId w:val="19"/>
          <w:numberingChange w:id="4154" w:author="James Kulp" w:date="2008-11-13T10:51:00Z" w:original=""/>
        </w:numPr>
      </w:pPr>
      <w:r w:rsidRPr="001E2B1B">
        <w:rPr>
          <w:rFonts w:cs="Arial"/>
          <w:color w:val="000000"/>
        </w:rPr>
        <w:t xml:space="preserve">WMI is not based on the "messages are bursts" model of WSI, since WMI provides random access to message contents, and each such access </w:t>
      </w:r>
      <w:r>
        <w:rPr>
          <w:rFonts w:cs="Arial"/>
          <w:color w:val="000000"/>
        </w:rPr>
        <w:t>can be</w:t>
      </w:r>
      <w:r w:rsidRPr="001E2B1B">
        <w:rPr>
          <w:rFonts w:cs="Arial"/>
          <w:color w:val="000000"/>
        </w:rPr>
        <w:t xml:space="preserve"> its own burst.</w:t>
      </w:r>
    </w:p>
    <w:p w:rsidR="00C00329" w:rsidRPr="001E2B1B" w:rsidRDefault="00C00329" w:rsidP="00C00329">
      <w:pPr>
        <w:numPr>
          <w:ilvl w:val="0"/>
          <w:numId w:val="19"/>
          <w:numberingChange w:id="4155" w:author="James Kulp" w:date="2008-11-13T10:51:00Z" w:original=""/>
        </w:numPr>
      </w:pPr>
      <w:r w:rsidRPr="001E2B1B">
        <w:t>Random addressing wit</w:t>
      </w:r>
      <w:r>
        <w:t>hin the content of a message is enabled</w:t>
      </w:r>
      <w:r w:rsidRPr="001E2B1B">
        <w:t>. This generally i</w:t>
      </w:r>
      <w:r>
        <w:t>mplies message buffering by the infrastructure (slave).</w:t>
      </w:r>
    </w:p>
    <w:p w:rsidR="00C00329" w:rsidRPr="001E2B1B" w:rsidRDefault="00C00329" w:rsidP="00C00329">
      <w:pPr>
        <w:numPr>
          <w:ilvl w:val="0"/>
          <w:numId w:val="19"/>
          <w:numberingChange w:id="4156" w:author="James Kulp" w:date="2008-11-13T10:51:00Z" w:original=""/>
        </w:numPr>
      </w:pPr>
      <w:r w:rsidRPr="001E2B1B">
        <w:rPr>
          <w:rFonts w:cs="Arial"/>
          <w:color w:val="000000"/>
        </w:rPr>
        <w:t>Explicit indication that the worker has finished processing (consuming or producing) a message is available</w:t>
      </w:r>
      <w:r>
        <w:rPr>
          <w:rFonts w:cs="Arial"/>
          <w:color w:val="000000"/>
        </w:rPr>
        <w:t>, independent of access to message contents.</w:t>
      </w:r>
    </w:p>
    <w:p w:rsidR="00C00329" w:rsidRPr="001E2B1B" w:rsidRDefault="00C00329" w:rsidP="00C00329">
      <w:pPr>
        <w:numPr>
          <w:ilvl w:val="0"/>
          <w:numId w:val="19"/>
          <w:numberingChange w:id="4157" w:author="James Kulp" w:date="2008-11-13T10:51:00Z" w:original=""/>
        </w:numPr>
      </w:pPr>
      <w:r w:rsidRPr="001E2B1B">
        <w:rPr>
          <w:rFonts w:cs="Arial"/>
          <w:color w:val="000000"/>
        </w:rPr>
        <w:t>Ability to configure a worker-consumer WMI for write-back, to allow the worker to write to (modify) received message in-place to allow in-place processing to reduce buffer requirements.</w:t>
      </w:r>
    </w:p>
    <w:p w:rsidR="00C00329" w:rsidRPr="00DC44AC" w:rsidRDefault="00C00329" w:rsidP="00C00329">
      <w:pPr>
        <w:numPr>
          <w:ilvl w:val="0"/>
          <w:numId w:val="19"/>
          <w:numberingChange w:id="4158" w:author="James Kulp" w:date="2008-11-13T10:51:00Z" w:original=""/>
        </w:numPr>
      </w:pPr>
      <w:r w:rsidRPr="001E2B1B">
        <w:rPr>
          <w:rFonts w:cs="Arial"/>
          <w:color w:val="000000"/>
        </w:rPr>
        <w:t>Ability to configure a worker-producer WMI to read-back, to allow the worker to read from (examine) outbound message in-place to allow in-place processing to reduce buffer requirements.</w:t>
      </w:r>
    </w:p>
    <w:p w:rsidR="00C00329" w:rsidRPr="00DC44AC" w:rsidRDefault="00C00329" w:rsidP="00C00329">
      <w:pPr>
        <w:numPr>
          <w:ilvl w:val="0"/>
          <w:numId w:val="19"/>
          <w:numberingChange w:id="4159" w:author="James Kulp" w:date="2008-11-13T10:51:00Z" w:original=""/>
        </w:numPr>
      </w:pPr>
      <w:r>
        <w:rPr>
          <w:rFonts w:cs="Arial"/>
          <w:color w:val="000000"/>
        </w:rPr>
        <w:t>Ability to abort/discard an input message without accessing all of it.</w:t>
      </w:r>
    </w:p>
    <w:p w:rsidR="00C00329" w:rsidRPr="001E2B1B" w:rsidRDefault="00C00329" w:rsidP="00C00329">
      <w:pPr>
        <w:numPr>
          <w:ilvl w:val="0"/>
          <w:numId w:val="19"/>
          <w:numberingChange w:id="4160" w:author="James Kulp" w:date="2008-11-13T10:51:00Z" w:original=""/>
        </w:numPr>
      </w:pPr>
      <w:r>
        <w:rPr>
          <w:rFonts w:cs="Arial"/>
          <w:color w:val="000000"/>
        </w:rPr>
        <w:t>Ability to abort/discard an output message without sending it.</w:t>
      </w:r>
    </w:p>
    <w:p w:rsidR="00C00329" w:rsidRDefault="00C00329" w:rsidP="00C00329">
      <w:r>
        <w:t>Workers that need any of these capabilities use WMI in preference to WSI, and thus generate addresses to access the contents of the message.</w:t>
      </w:r>
    </w:p>
    <w:p w:rsidR="00C00329" w:rsidRPr="001E2B1B" w:rsidRDefault="00C00329" w:rsidP="00C00329">
      <w:r w:rsidRPr="001E2B1B">
        <w:t>WMI provides the worker, as an OCP master, with a view of the current buffer, whether producing or consuming. The slave interface on the other side is infrastructure that might be interface</w:t>
      </w:r>
      <w:r>
        <w:t>d</w:t>
      </w:r>
      <w:r w:rsidRPr="001E2B1B">
        <w:t xml:space="preserve"> to local or remote memory and might i</w:t>
      </w:r>
      <w:r>
        <w:t>nclude the logic for DMA buffer</w:t>
      </w:r>
      <w:r w:rsidRPr="001E2B1B">
        <w:t xml:space="preserve"> management.</w:t>
      </w:r>
    </w:p>
    <w:p w:rsidR="00C00329" w:rsidRDefault="00C00329">
      <w:pPr>
        <w:pStyle w:val="Heading3"/>
        <w:numPr>
          <w:numberingChange w:id="4161" w:author="James Kulp" w:date="2008-11-13T10:51:00Z" w:original="%1:7:0:.%2:2:0:.%3:1:0:"/>
        </w:numPr>
      </w:pPr>
      <w:bookmarkStart w:id="4162" w:name="_Toc141235479"/>
      <w:r w:rsidRPr="00A25DF3">
        <w:t xml:space="preserve">WMI Consuming </w:t>
      </w:r>
      <w:r w:rsidRPr="005E5723">
        <w:t>versus</w:t>
      </w:r>
      <w:r w:rsidRPr="00A25DF3">
        <w:t xml:space="preserve"> Producing:</w:t>
      </w:r>
      <w:bookmarkEnd w:id="4162"/>
    </w:p>
    <w:p w:rsidR="00C00329" w:rsidRPr="001E2B1B" w:rsidRDefault="00C00329" w:rsidP="00C00329">
      <w:r w:rsidRPr="001E2B1B">
        <w:t>With WMI, when a worker is a message-consumer, it is an OCP master and must read, or “pull”, data from a slave. The infrastructure supplies this slave message-producer as shown below on the left side of the link marked 1.</w:t>
      </w:r>
    </w:p>
    <w:p w:rsidR="00C00329" w:rsidRPr="001E2B1B" w:rsidRDefault="00C00329" w:rsidP="00C00329">
      <w:r w:rsidRPr="001E2B1B">
        <w:t xml:space="preserve">When a worker is a message-producer, it is always an OCP master and must write, or “push”, data to a slave. The infrastructure supplies this slave message-consumer </w:t>
      </w:r>
      <w:r>
        <w:t>interface</w:t>
      </w:r>
      <w:r w:rsidRPr="001E2B1B">
        <w:t xml:space="preserve"> as shown below on the right side of the link marked 2.</w:t>
      </w:r>
    </w:p>
    <w:p w:rsidR="00C00329" w:rsidRDefault="00C00329" w:rsidP="00C00329">
      <w:pPr>
        <w:pStyle w:val="Caption"/>
      </w:pPr>
      <w:r>
        <w:rPr>
          <w:noProof/>
        </w:rPr>
        <w:drawing>
          <wp:inline distT="0" distB="0" distL="0" distR="0">
            <wp:extent cx="5461000" cy="2603500"/>
            <wp:effectExtent l="25400" t="0" r="0" b="0"/>
            <wp:docPr id="1" name="Picture 0" descr="CPIP-Diagrams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9.pdf"/>
                    <pic:cNvPicPr/>
                  </pic:nvPicPr>
                  <ve:AlternateContent xmlns:ma="http://schemas.microsoft.com/office/mac/drawingml/2008/main">
                    <ve:Choice Requires="ma">
                      <pic:blipFill>
                        <a:blip r:embed="rId30"/>
                        <a:srcRect l="25435" t="34280" r="12509" b="27395"/>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31"/>
                        <a:srcRect l="25435" t="34280" r="12509" b="27395"/>
                        <a:stretch>
                          <a:fillRect/>
                        </a:stretch>
                      </pic:blipFill>
                    </ve:Fallback>
                  </ve:AlternateContent>
                  <pic:spPr>
                    <a:xfrm>
                      <a:off x="0" y="0"/>
                      <a:ext cx="5461000" cy="2603500"/>
                    </a:xfrm>
                    <a:prstGeom prst="rect">
                      <a:avLst/>
                    </a:prstGeom>
                  </pic:spPr>
                </pic:pic>
              </a:graphicData>
            </a:graphic>
          </wp:inline>
        </w:drawing>
      </w:r>
    </w:p>
    <w:p w:rsidR="00C00329" w:rsidRPr="001E2B1B" w:rsidRDefault="00C00329" w:rsidP="00C00329">
      <w:pPr>
        <w:pStyle w:val="Caption"/>
      </w:pPr>
      <w:r w:rsidRPr="001E2B1B">
        <w:t xml:space="preserve">Figure </w:t>
      </w:r>
      <w:fldSimple w:instr=" SEQ Figure \* ARABIC ">
        <w:r w:rsidR="00AF5D6E">
          <w:rPr>
            <w:noProof/>
          </w:rPr>
          <w:t>6</w:t>
        </w:r>
      </w:fldSimple>
      <w:r w:rsidRPr="001E2B1B">
        <w:t xml:space="preserve"> - Signals on Worker with two WMI </w:t>
      </w:r>
      <w:r>
        <w:t>interfaces</w:t>
      </w:r>
    </w:p>
    <w:p w:rsidR="00C00329" w:rsidRPr="001E2B1B" w:rsidRDefault="00C00329" w:rsidP="00C00329">
      <w:r>
        <w:t>For both</w:t>
      </w:r>
      <w:r w:rsidRPr="001E2B1B">
        <w:t xml:space="preserve"> worker-consuming and worker-producing, WMI provides the symmetric capabilities of slave buffer availability (to process on input, to fill on output) and a “done with message” </w:t>
      </w:r>
      <w:r w:rsidRPr="001E2B1B" w:rsidDel="005E5723">
        <w:t>indication.</w:t>
      </w:r>
    </w:p>
    <w:p w:rsidR="00C00329" w:rsidRPr="001E2B1B" w:rsidRDefault="00C00329" w:rsidP="00C00329">
      <w:r w:rsidRPr="001E2B1B">
        <w:t>For the worker-consumer:</w:t>
      </w:r>
    </w:p>
    <w:p w:rsidR="00C00329" w:rsidRPr="001E2B1B" w:rsidRDefault="00C00329" w:rsidP="00C00329">
      <w:pPr>
        <w:numPr>
          <w:ilvl w:val="0"/>
          <w:numId w:val="20"/>
          <w:numberingChange w:id="4163" w:author="James Kulp" w:date="2008-11-13T10:51:00Z" w:original=""/>
        </w:numPr>
      </w:pPr>
      <w:r w:rsidRPr="001E2B1B">
        <w:t>Slave/infrastructure indicates source buffer availability (source buffer ready to consume)</w:t>
      </w:r>
    </w:p>
    <w:p w:rsidR="00C00329" w:rsidRPr="001E2B1B" w:rsidRDefault="00C00329" w:rsidP="00C00329">
      <w:pPr>
        <w:numPr>
          <w:ilvl w:val="0"/>
          <w:numId w:val="20"/>
          <w:numberingChange w:id="4164" w:author="James Kulp" w:date="2008-11-13T10:51:00Z" w:original=""/>
        </w:numPr>
      </w:pPr>
      <w:r w:rsidRPr="001E2B1B">
        <w:t>Master/worker indicates “Done with Message” (discard/recycle the consumed source buffer)</w:t>
      </w:r>
    </w:p>
    <w:p w:rsidR="00C00329" w:rsidRPr="001E2B1B" w:rsidRDefault="00C00329" w:rsidP="00C00329">
      <w:r w:rsidRPr="001E2B1B">
        <w:t>For the worker-producer:</w:t>
      </w:r>
    </w:p>
    <w:p w:rsidR="00C00329" w:rsidRPr="001E2B1B" w:rsidRDefault="00C00329" w:rsidP="00C00329">
      <w:pPr>
        <w:numPr>
          <w:ilvl w:val="0"/>
          <w:numId w:val="21"/>
          <w:numberingChange w:id="4165" w:author="James Kulp" w:date="2008-11-13T10:51:00Z" w:original=""/>
        </w:numPr>
      </w:pPr>
      <w:r w:rsidRPr="001E2B1B">
        <w:t>Slave/infrastructure indicates target buffer availability (target buffer ready to fill with message)</w:t>
      </w:r>
    </w:p>
    <w:p w:rsidR="00C00329" w:rsidRDefault="00C00329" w:rsidP="00C00329">
      <w:pPr>
        <w:numPr>
          <w:ilvl w:val="0"/>
          <w:numId w:val="21"/>
          <w:numberingChange w:id="4166" w:author="James Kulp" w:date="2008-11-13T10:51:00Z" w:original=""/>
        </w:numPr>
      </w:pPr>
      <w:r w:rsidRPr="001E2B1B">
        <w:t>Master/worker indicates “Done with Message” (transmit the finalized contents of the output buffer)</w:t>
      </w:r>
    </w:p>
    <w:p w:rsidR="00C00329" w:rsidRDefault="00C00329" w:rsidP="00C00329">
      <w:r>
        <w:t>Although the attributes are identical for consumer and producer, the OCP configuration parameters and signals differ owing to the fact that the worker is in an OCP Master role in both cases.</w:t>
      </w:r>
    </w:p>
    <w:p w:rsidR="00C00329" w:rsidRDefault="00C00329">
      <w:pPr>
        <w:pStyle w:val="Heading3"/>
        <w:numPr>
          <w:numberingChange w:id="4167" w:author="James Kulp" w:date="2008-11-13T10:51:00Z" w:original="%1:7:0:.%2:2:0:.%3:2:0:"/>
        </w:numPr>
        <w:rPr>
          <w:rFonts w:cs="Arial"/>
        </w:rPr>
      </w:pPr>
      <w:bookmarkStart w:id="4168" w:name="_Toc141235480"/>
      <w:r w:rsidRPr="001E2B1B">
        <w:rPr>
          <w:rFonts w:cs="Arial"/>
        </w:rPr>
        <w:t>Indication of message length</w:t>
      </w:r>
      <w:bookmarkEnd w:id="4168"/>
    </w:p>
    <w:p w:rsidR="00C00329" w:rsidRPr="001E2B1B" w:rsidRDefault="00C00329" w:rsidP="00C00329">
      <w:pPr>
        <w:autoSpaceDE w:val="0"/>
        <w:autoSpaceDN w:val="0"/>
        <w:adjustRightInd w:val="0"/>
        <w:spacing w:before="0"/>
        <w:rPr>
          <w:rFonts w:cs="Arial"/>
          <w:color w:val="000000"/>
        </w:rPr>
      </w:pPr>
      <w:r w:rsidRPr="001E2B1B">
        <w:rPr>
          <w:rFonts w:cs="Arial"/>
          <w:color w:val="000000"/>
        </w:rPr>
        <w:t xml:space="preserve">Since in WMI messages are </w:t>
      </w:r>
      <w:r w:rsidRPr="00C15F10">
        <w:rPr>
          <w:rFonts w:cs="Arial"/>
          <w:i/>
          <w:color w:val="000000"/>
        </w:rPr>
        <w:t>not</w:t>
      </w:r>
      <w:r w:rsidRPr="001E2B1B">
        <w:rPr>
          <w:rFonts w:cs="Arial"/>
          <w:color w:val="000000"/>
        </w:rPr>
        <w:t xml:space="preserve"> bursts, the length of a message must be indicated independent of burst length</w:t>
      </w:r>
      <w:r>
        <w:rPr>
          <w:rFonts w:cs="Arial"/>
          <w:color w:val="000000"/>
        </w:rPr>
        <w:t xml:space="preserve"> (unless VariableMessageLength = FALSE)</w:t>
      </w:r>
      <w:r w:rsidRPr="001E2B1B">
        <w:rPr>
          <w:rFonts w:cs="Arial"/>
          <w:color w:val="000000"/>
        </w:rPr>
        <w:t>.  For a WMI consumer, both the opcode and the message length are supplied separately from data using the OCP SFlag signals.  For the WMI producer, the opcode and message length are indicated on the OCP MFlag signals</w:t>
      </w:r>
      <w:r>
        <w:rPr>
          <w:rFonts w:cs="Arial"/>
          <w:color w:val="000000"/>
        </w:rPr>
        <w:t xml:space="preserve"> (again, unless VariableMessageLength = FALSE)</w:t>
      </w:r>
      <w:r w:rsidRPr="001E2B1B">
        <w:rPr>
          <w:rFonts w:cs="Arial"/>
          <w:color w:val="000000"/>
        </w:rPr>
        <w:t>.  The exact semantics are discussed below.</w:t>
      </w:r>
    </w:p>
    <w:p w:rsidR="00C00329" w:rsidRPr="001E2B1B" w:rsidRDefault="00C00329" w:rsidP="00C00329">
      <w:pPr>
        <w:pStyle w:val="Heading3"/>
        <w:numPr>
          <w:numberingChange w:id="4169" w:author="James Kulp" w:date="2008-11-13T10:51:00Z" w:original="%1:7:0:.%2:2:0:.%3:3:0:"/>
        </w:numPr>
        <w:rPr>
          <w:rFonts w:cs="Arial"/>
        </w:rPr>
      </w:pPr>
      <w:bookmarkStart w:id="4170" w:name="_Toc141235481"/>
      <w:r w:rsidRPr="001E2B1B">
        <w:rPr>
          <w:rFonts w:cs="Arial"/>
        </w:rPr>
        <w:t>Indication of done-with-message</w:t>
      </w:r>
      <w:bookmarkEnd w:id="4170"/>
    </w:p>
    <w:p w:rsidR="00C00329" w:rsidRDefault="00C00329" w:rsidP="00C00329">
      <w:r w:rsidRPr="005E5723">
        <w:t xml:space="preserve">Since the consumer can randomly access the contents of a message, there is no implicit way for the slave to know when the consumer is done processing the message.  Thus, during any request to access the current message (input or output), the OCP MReqInfo[0] signal is used to indicate whether that access represents the last access required to complete the processing (input or output) of the message.  This indicates, for input, </w:t>
      </w:r>
      <w:r>
        <w:t xml:space="preserve">that </w:t>
      </w:r>
      <w:r w:rsidRPr="005E5723">
        <w:t xml:space="preserve">the message can be discarded and the buffer reused, and for output, </w:t>
      </w:r>
      <w:r>
        <w:t xml:space="preserve">that </w:t>
      </w:r>
      <w:r w:rsidRPr="005E5723">
        <w:t>the buffer can be made available to transmit to the directly (locally) or indirectly (remote) co</w:t>
      </w:r>
      <w:r>
        <w:t>nsuming worker or output device (“downstream”).</w:t>
      </w:r>
    </w:p>
    <w:p w:rsidR="00C00329" w:rsidRDefault="00C00329" w:rsidP="00C00329">
      <w:r w:rsidRPr="005E5723">
        <w:t>Since the worker may not know that it is done processing a message until after it has performed all required data accesses for the contents of a message, there is a provision for making a request that accesses no data at all, but simply allows the done-with-message indication with no overhead for accessing memory. The exact semantics are discussed below. This indication is the same whether producing or consuming.</w:t>
      </w:r>
    </w:p>
    <w:p w:rsidR="00C00329" w:rsidRPr="005E5723" w:rsidRDefault="00C00329" w:rsidP="00C00329">
      <w:r>
        <w:t xml:space="preserve">This scheme enables two optimizations:  no </w:t>
      </w:r>
      <w:r w:rsidRPr="00F02C13">
        <w:rPr>
          <w:i/>
        </w:rPr>
        <w:t>extra</w:t>
      </w:r>
      <w:r>
        <w:t xml:space="preserve"> </w:t>
      </w:r>
      <w:r w:rsidRPr="00F02C13">
        <w:rPr>
          <w:i/>
        </w:rPr>
        <w:t>access</w:t>
      </w:r>
      <w:r>
        <w:t xml:space="preserve"> (OCP transaction) is required to complete the message, and no </w:t>
      </w:r>
      <w:r w:rsidRPr="00173C1E">
        <w:rPr>
          <w:i/>
        </w:rPr>
        <w:t>data</w:t>
      </w:r>
      <w:r>
        <w:t xml:space="preserve"> </w:t>
      </w:r>
      <w:r w:rsidRPr="00F02C13">
        <w:rPr>
          <w:i/>
        </w:rPr>
        <w:t>delay</w:t>
      </w:r>
      <w:r>
        <w:t xml:space="preserve"> is required to wait until it is known that an access will be the last one.  The mechanism is identical for consuming and producing.</w:t>
      </w:r>
    </w:p>
    <w:p w:rsidR="00C00329" w:rsidRPr="005E5723" w:rsidRDefault="00C00329" w:rsidP="00C00329">
      <w:pPr>
        <w:pStyle w:val="Heading3"/>
        <w:numPr>
          <w:numberingChange w:id="4171" w:author="James Kulp" w:date="2008-11-13T10:51:00Z" w:original="%1:7:0:.%2:2:0:.%3:4:0:"/>
        </w:numPr>
      </w:pPr>
      <w:bookmarkStart w:id="4172" w:name="_Toc141235482"/>
      <w:r w:rsidRPr="005E5723">
        <w:t>Indication of buffer available</w:t>
      </w:r>
      <w:bookmarkEnd w:id="4172"/>
    </w:p>
    <w:p w:rsidR="00C00329" w:rsidRDefault="00C00329" w:rsidP="00C00329">
      <w:r w:rsidRPr="005E5723">
        <w:t>When the worker is “between” messages (before the first one, or after indicating “done” with the previously processed one), the OCP SThreadBusy signal acts as the indication that a buffer is available, for both consuming and producing.  This indication is the same whether producing or consuming.</w:t>
      </w:r>
      <w:r>
        <w:t xml:space="preserve">  It uses OCP semantics directly.</w:t>
      </w:r>
    </w:p>
    <w:p w:rsidR="00C00329" w:rsidRDefault="00C00329" w:rsidP="00C00329">
      <w:pPr>
        <w:pStyle w:val="Heading3"/>
        <w:numPr>
          <w:numberingChange w:id="4173" w:author="James Kulp" w:date="2008-11-13T10:51:00Z" w:original="%1:7:0:.%2:2:0:.%3:5:0:"/>
        </w:numPr>
      </w:pPr>
      <w:bookmarkStart w:id="4174" w:name="_Toc141235483"/>
      <w:r>
        <w:t>Message content addressing</w:t>
      </w:r>
      <w:bookmarkEnd w:id="4174"/>
    </w:p>
    <w:p w:rsidR="00C00329" w:rsidRDefault="00C00329" w:rsidP="00C00329">
      <w:r>
        <w:t>WMI supports the worker, as OCP master, accessing message contents via random access reads and writes.  Address 0 is always the first word of the “current” message.  There is an additional “talkback” option, which allows the worker to write to input buffers or read from output buffers.  This option enables read/write access to buffers (rather than read-only input buffers and write-only output buffers), with the associated hardware cost, but can reduce overall buffer requirements.</w:t>
      </w:r>
    </w:p>
    <w:p w:rsidR="00C00329" w:rsidRPr="001E2B1B" w:rsidRDefault="00C00329" w:rsidP="00C00329">
      <w:pPr>
        <w:pStyle w:val="Heading2"/>
        <w:numPr>
          <w:numberingChange w:id="4175" w:author="James Kulp" w:date="2008-11-13T10:51:00Z" w:original="%1:7:0:.%2:3:0:"/>
        </w:numPr>
      </w:pPr>
      <w:bookmarkStart w:id="4176" w:name="_Toc141235484"/>
      <w:r w:rsidRPr="001E2B1B">
        <w:t>WMI Worker Attributes</w:t>
      </w:r>
      <w:bookmarkEnd w:id="4176"/>
    </w:p>
    <w:p w:rsidR="00C00329" w:rsidRDefault="00C00329" w:rsidP="00C00329">
      <w:pPr>
        <w:rPr>
          <w:ins w:id="4177" w:author="James Kulp" w:date="2008-11-13T14:24:00Z"/>
        </w:rPr>
      </w:pPr>
      <w:r>
        <w:rPr>
          <w:rFonts w:cs="Arial"/>
          <w:color w:val="000000"/>
        </w:rPr>
        <w:t>W</w:t>
      </w:r>
      <w:r w:rsidRPr="001E2B1B">
        <w:rPr>
          <w:rFonts w:cs="Arial"/>
          <w:color w:val="000000"/>
        </w:rPr>
        <w:t>orker author</w:t>
      </w:r>
      <w:r>
        <w:rPr>
          <w:rFonts w:cs="Arial"/>
          <w:color w:val="000000"/>
        </w:rPr>
        <w:t>s using a WMI specify</w:t>
      </w:r>
      <w:r w:rsidRPr="001E2B1B">
        <w:rPr>
          <w:rFonts w:cs="Arial"/>
          <w:color w:val="000000"/>
        </w:rPr>
        <w:t xml:space="preserve"> </w:t>
      </w:r>
      <w:r>
        <w:rPr>
          <w:rFonts w:cs="Arial"/>
          <w:color w:val="000000"/>
        </w:rPr>
        <w:t xml:space="preserve">their </w:t>
      </w:r>
      <w:r w:rsidRPr="001E2B1B">
        <w:rPr>
          <w:rFonts w:cs="Arial"/>
          <w:color w:val="000000"/>
        </w:rPr>
        <w:t>implementation choices via the following attributes (as well as the data protocol attributes above), from which all OCP configuration parameters and signals are derived.</w:t>
      </w:r>
      <w:r>
        <w:rPr>
          <w:rFonts w:cs="Arial"/>
          <w:color w:val="000000"/>
        </w:rPr>
        <w:t xml:space="preserve"> </w:t>
      </w:r>
      <w:r w:rsidRPr="001F2745">
        <w:rPr>
          <w:shd w:val="clear" w:color="auto" w:fill="D6E3BC" w:themeFill="accent3" w:themeFillTint="66"/>
        </w:rPr>
        <w:t>Light green shading</w:t>
      </w:r>
      <w:r w:rsidRPr="001F2745">
        <w:t xml:space="preserve"> </w:t>
      </w:r>
      <w:r w:rsidRPr="001E2B1B">
        <w:t xml:space="preserve">of the description indicates where </w:t>
      </w:r>
      <w:r>
        <w:t>the attribute has the same meaning as in WSI</w:t>
      </w:r>
      <w:r w:rsidRPr="001E2B1B">
        <w:t>.</w:t>
      </w:r>
    </w:p>
    <w:p w:rsidR="004F5DC7" w:rsidRDefault="004F5DC7" w:rsidP="00C00329">
      <w:pPr>
        <w:numPr>
          <w:ins w:id="4178" w:author="James Kulp" w:date="2008-11-13T14:24:00Z"/>
        </w:numPr>
        <w:rPr>
          <w:ins w:id="4179" w:author="James Kulp" w:date="2008-11-13T14:29:00Z"/>
        </w:rPr>
      </w:pPr>
      <w:ins w:id="4180" w:author="James Kulp" w:date="2008-11-13T14:24:00Z">
        <w:r>
          <w:t>The Clock and ClockSignal attributes, described in section 2.6, are applicable to WMI.</w:t>
        </w:r>
      </w:ins>
    </w:p>
    <w:p w:rsidR="004F5DC7" w:rsidRPr="001E2B1B" w:rsidRDefault="004F5DC7" w:rsidP="00C00329">
      <w:pPr>
        <w:numPr>
          <w:ins w:id="4181" w:author="James Kulp" w:date="2008-11-13T14:29:00Z"/>
        </w:numPr>
      </w:pPr>
      <w:ins w:id="4182" w:author="James Kulp" w:date="2008-11-13T14:29:00Z">
        <w:r>
          <w:t>Since WMI is a data plane interface, the worker data interface protocol attributes are applicable, as described in section 4.2.  These are:  DataValueWidth, DataValueGranularity, DiverseDataSizes, MaxMessageValues, NumberOfOpcodes, Producer, VariableMessageLength, and ZeroLengthMessages.</w:t>
        </w:r>
      </w:ins>
    </w:p>
    <w:p w:rsidR="00C00329" w:rsidRPr="001E2B1B" w:rsidRDefault="00C00329" w:rsidP="00C00329">
      <w:pPr>
        <w:pStyle w:val="Heading3"/>
        <w:numPr>
          <w:numberingChange w:id="4183" w:author="James Kulp" w:date="2008-11-13T10:51:00Z" w:original="%1:7:0:.%2:3:0:.%3:1:0:"/>
        </w:numPr>
      </w:pPr>
      <w:bookmarkStart w:id="4184" w:name="_Toc141235485"/>
      <w:r w:rsidRPr="001E2B1B">
        <w:t>WMI Attribute Summary</w:t>
      </w:r>
      <w:bookmarkEnd w:id="4184"/>
    </w:p>
    <w:p w:rsidR="00C00329" w:rsidRPr="001E2B1B" w:rsidRDefault="00C00329" w:rsidP="00C00329">
      <w:pPr>
        <w:pStyle w:val="Caption"/>
        <w:keepNext/>
      </w:pPr>
      <w:r w:rsidRPr="001E2B1B">
        <w:t xml:space="preserve">Table </w:t>
      </w:r>
      <w:fldSimple w:instr=" SEQ Table \* ARABIC ">
        <w:ins w:id="4185" w:author="Jim Kulp" w:date="2010-07-20T09:47:00Z">
          <w:r w:rsidR="00AF5D6E">
            <w:rPr>
              <w:noProof/>
            </w:rPr>
            <w:t>17</w:t>
          </w:r>
        </w:ins>
        <w:del w:id="4186" w:author="Jim Kulp" w:date="2010-07-20T09:47:00Z">
          <w:r w:rsidR="00902CF7" w:rsidDel="00AF5D6E">
            <w:rPr>
              <w:noProof/>
            </w:rPr>
            <w:delText>18</w:delText>
          </w:r>
        </w:del>
      </w:fldSimple>
      <w:r w:rsidRPr="001E2B1B">
        <w:t xml:space="preserve"> – WMI Attribute Table</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Change w:id="4187" w:author="Jim Kulp" w:date="2010-03-02T09:28:00Z">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PrChange>
      </w:tblPr>
      <w:tblGrid>
        <w:gridCol w:w="2088"/>
        <w:gridCol w:w="990"/>
        <w:gridCol w:w="1170"/>
        <w:gridCol w:w="5220"/>
        <w:tblGridChange w:id="4188">
          <w:tblGrid>
            <w:gridCol w:w="2088"/>
            <w:gridCol w:w="990"/>
            <w:gridCol w:w="1080"/>
            <w:gridCol w:w="5310"/>
          </w:tblGrid>
        </w:tblGridChange>
      </w:tblGrid>
      <w:tr w:rsidR="00C00329" w:rsidRPr="00114719">
        <w:tc>
          <w:tcPr>
            <w:tcW w:w="2088" w:type="dxa"/>
            <w:tcBorders>
              <w:top w:val="single" w:sz="4" w:space="0" w:color="000000"/>
              <w:bottom w:val="single" w:sz="6" w:space="0" w:color="000000"/>
            </w:tcBorders>
            <w:shd w:val="clear" w:color="auto" w:fill="F3F3F3"/>
            <w:vAlign w:val="center"/>
            <w:tcPrChange w:id="4189" w:author="Jim Kulp" w:date="2010-03-02T09:28:00Z">
              <w:tcPr>
                <w:tcW w:w="2088" w:type="dxa"/>
                <w:tcBorders>
                  <w:top w:val="single" w:sz="4" w:space="0" w:color="000000"/>
                  <w:bottom w:val="single" w:sz="6" w:space="0" w:color="000000"/>
                </w:tcBorders>
                <w:shd w:val="clear" w:color="auto" w:fill="F3F3F3"/>
                <w:vAlign w:val="center"/>
              </w:tcPr>
            </w:tcPrChange>
          </w:tcPr>
          <w:p w:rsidR="00C00329" w:rsidRPr="00114719" w:rsidRDefault="00C00329" w:rsidP="00C00329">
            <w:pPr>
              <w:keepNext/>
              <w:jc w:val="center"/>
              <w:rPr>
                <w:rFonts w:ascii="Verdana" w:hAnsi="Verdana"/>
                <w:b/>
                <w:sz w:val="18"/>
              </w:rPr>
            </w:pPr>
            <w:r w:rsidRPr="00114719">
              <w:rPr>
                <w:rFonts w:ascii="Verdana" w:hAnsi="Verdana"/>
                <w:b/>
                <w:sz w:val="18"/>
              </w:rPr>
              <w:t>Attribute</w:t>
            </w:r>
            <w:r w:rsidRPr="00114719">
              <w:rPr>
                <w:rFonts w:ascii="Verdana" w:hAnsi="Verdana"/>
                <w:b/>
                <w:sz w:val="18"/>
              </w:rPr>
              <w:br/>
              <w:t>Name</w:t>
            </w:r>
          </w:p>
        </w:tc>
        <w:tc>
          <w:tcPr>
            <w:tcW w:w="990" w:type="dxa"/>
            <w:tcBorders>
              <w:top w:val="single" w:sz="4" w:space="0" w:color="000000"/>
              <w:bottom w:val="single" w:sz="6" w:space="0" w:color="000000"/>
            </w:tcBorders>
            <w:shd w:val="clear" w:color="auto" w:fill="F3F3F3"/>
            <w:vAlign w:val="center"/>
            <w:tcPrChange w:id="4190" w:author="Jim Kulp" w:date="2010-03-02T09:28:00Z">
              <w:tcPr>
                <w:tcW w:w="990" w:type="dxa"/>
                <w:tcBorders>
                  <w:top w:val="single" w:sz="4" w:space="0" w:color="000000"/>
                  <w:bottom w:val="single" w:sz="6" w:space="0" w:color="000000"/>
                </w:tcBorders>
                <w:shd w:val="clear" w:color="auto" w:fill="F3F3F3"/>
                <w:vAlign w:val="center"/>
              </w:tcPr>
            </w:tcPrChange>
          </w:tcPr>
          <w:p w:rsidR="00C00329" w:rsidRPr="00114719" w:rsidRDefault="00C00329" w:rsidP="00C00329">
            <w:pPr>
              <w:keepNext/>
              <w:jc w:val="center"/>
              <w:rPr>
                <w:rFonts w:ascii="Verdana" w:hAnsi="Verdana"/>
                <w:b/>
                <w:sz w:val="18"/>
              </w:rPr>
            </w:pPr>
            <w:r w:rsidRPr="00114719">
              <w:rPr>
                <w:rFonts w:ascii="Verdana" w:hAnsi="Verdana"/>
                <w:b/>
                <w:sz w:val="18"/>
              </w:rPr>
              <w:t>Type</w:t>
            </w:r>
            <w:r>
              <w:rPr>
                <w:rFonts w:ascii="Verdana" w:hAnsi="Verdana"/>
                <w:b/>
                <w:sz w:val="18"/>
              </w:rPr>
              <w:br/>
            </w:r>
            <w:r w:rsidRPr="00114719">
              <w:rPr>
                <w:rFonts w:ascii="Verdana" w:hAnsi="Verdana"/>
                <w:sz w:val="16"/>
                <w:szCs w:val="16"/>
              </w:rPr>
              <w:t>(per XML Schema)</w:t>
            </w:r>
          </w:p>
        </w:tc>
        <w:tc>
          <w:tcPr>
            <w:tcW w:w="1170" w:type="dxa"/>
            <w:tcBorders>
              <w:top w:val="single" w:sz="4" w:space="0" w:color="000000"/>
              <w:bottom w:val="single" w:sz="6" w:space="0" w:color="000000"/>
            </w:tcBorders>
            <w:shd w:val="clear" w:color="auto" w:fill="F3F3F3"/>
            <w:vAlign w:val="center"/>
            <w:tcPrChange w:id="4191" w:author="Jim Kulp" w:date="2010-03-02T09:28:00Z">
              <w:tcPr>
                <w:tcW w:w="1080" w:type="dxa"/>
                <w:tcBorders>
                  <w:top w:val="single" w:sz="4" w:space="0" w:color="000000"/>
                  <w:bottom w:val="single" w:sz="6" w:space="0" w:color="000000"/>
                </w:tcBorders>
                <w:shd w:val="clear" w:color="auto" w:fill="F3F3F3"/>
                <w:vAlign w:val="center"/>
              </w:tcPr>
            </w:tcPrChange>
          </w:tcPr>
          <w:p w:rsidR="00C00329" w:rsidRPr="00114719" w:rsidRDefault="00C00329" w:rsidP="00C00329">
            <w:pPr>
              <w:keepNext/>
              <w:jc w:val="center"/>
              <w:rPr>
                <w:rFonts w:ascii="Verdana" w:hAnsi="Verdana"/>
                <w:b/>
                <w:sz w:val="18"/>
              </w:rPr>
            </w:pPr>
            <w:r w:rsidRPr="00114719">
              <w:rPr>
                <w:rFonts w:ascii="Verdana" w:hAnsi="Verdana"/>
                <w:b/>
                <w:sz w:val="18"/>
              </w:rPr>
              <w:t>Default</w:t>
            </w:r>
            <w:r w:rsidRPr="00114719">
              <w:rPr>
                <w:rFonts w:ascii="Verdana" w:hAnsi="Verdana"/>
                <w:b/>
                <w:sz w:val="18"/>
              </w:rPr>
              <w:br/>
              <w:t>Value</w:t>
            </w:r>
          </w:p>
        </w:tc>
        <w:tc>
          <w:tcPr>
            <w:tcW w:w="5220" w:type="dxa"/>
            <w:tcBorders>
              <w:top w:val="single" w:sz="4" w:space="0" w:color="000000"/>
              <w:bottom w:val="single" w:sz="6" w:space="0" w:color="000000"/>
            </w:tcBorders>
            <w:shd w:val="clear" w:color="auto" w:fill="F3F3F3"/>
            <w:vAlign w:val="center"/>
            <w:tcPrChange w:id="4192" w:author="Jim Kulp" w:date="2010-03-02T09:28:00Z">
              <w:tcPr>
                <w:tcW w:w="5310" w:type="dxa"/>
                <w:tcBorders>
                  <w:top w:val="single" w:sz="4" w:space="0" w:color="000000"/>
                  <w:bottom w:val="single" w:sz="6" w:space="0" w:color="000000"/>
                </w:tcBorders>
                <w:shd w:val="clear" w:color="auto" w:fill="F3F3F3"/>
                <w:vAlign w:val="center"/>
              </w:tcPr>
            </w:tcPrChange>
          </w:tcPr>
          <w:p w:rsidR="00C00329" w:rsidRPr="00114719" w:rsidRDefault="00C00329" w:rsidP="00C00329">
            <w:pPr>
              <w:keepNext/>
              <w:rPr>
                <w:rFonts w:ascii="Verdana" w:hAnsi="Verdana"/>
                <w:sz w:val="18"/>
                <w:szCs w:val="16"/>
              </w:rPr>
            </w:pPr>
            <w:r w:rsidRPr="00114719">
              <w:rPr>
                <w:rFonts w:ascii="Verdana" w:hAnsi="Verdana"/>
                <w:b/>
                <w:sz w:val="18"/>
              </w:rPr>
              <w:t>Description</w:t>
            </w:r>
          </w:p>
        </w:tc>
      </w:tr>
      <w:tr w:rsidR="00C00329" w:rsidRPr="001E2B1B">
        <w:tc>
          <w:tcPr>
            <w:tcW w:w="2088" w:type="dxa"/>
            <w:tcBorders>
              <w:top w:val="single" w:sz="6" w:space="0" w:color="000000"/>
              <w:bottom w:val="single" w:sz="6" w:space="0" w:color="000000"/>
            </w:tcBorders>
            <w:shd w:val="clear" w:color="auto" w:fill="D6E3BC" w:themeFill="accent3" w:themeFillTint="66"/>
            <w:vAlign w:val="center"/>
            <w:tcPrChange w:id="4193" w:author="Jim Kulp" w:date="2010-03-02T09:28:00Z">
              <w:tcPr>
                <w:tcW w:w="2088"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Continuous</w:t>
            </w:r>
          </w:p>
        </w:tc>
        <w:tc>
          <w:tcPr>
            <w:tcW w:w="990" w:type="dxa"/>
            <w:tcBorders>
              <w:top w:val="single" w:sz="6" w:space="0" w:color="000000"/>
              <w:bottom w:val="single" w:sz="6" w:space="0" w:color="000000"/>
            </w:tcBorders>
            <w:shd w:val="clear" w:color="auto" w:fill="D6E3BC" w:themeFill="accent3" w:themeFillTint="66"/>
            <w:vAlign w:val="center"/>
            <w:tcPrChange w:id="4194" w:author="Jim Kulp" w:date="2010-03-02T09:28:00Z">
              <w:tcPr>
                <w:tcW w:w="99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boolean</w:t>
            </w:r>
          </w:p>
        </w:tc>
        <w:tc>
          <w:tcPr>
            <w:tcW w:w="1170" w:type="dxa"/>
            <w:tcBorders>
              <w:top w:val="single" w:sz="6" w:space="0" w:color="000000"/>
              <w:bottom w:val="single" w:sz="6" w:space="0" w:color="000000"/>
            </w:tcBorders>
            <w:shd w:val="clear" w:color="auto" w:fill="D6E3BC" w:themeFill="accent3" w:themeFillTint="66"/>
            <w:vAlign w:val="center"/>
            <w:tcPrChange w:id="4195" w:author="Jim Kulp" w:date="2010-03-02T09:28:00Z">
              <w:tcPr>
                <w:tcW w:w="1080" w:type="dxa"/>
                <w:tcBorders>
                  <w:top w:val="single" w:sz="6" w:space="0" w:color="000000"/>
                  <w:bottom w:val="single" w:sz="6" w:space="0" w:color="000000"/>
                </w:tcBorders>
                <w:shd w:val="clear" w:color="auto" w:fill="D6E3BC" w:themeFill="accent3" w:themeFillTint="66"/>
                <w:vAlign w:val="center"/>
              </w:tcPr>
            </w:tcPrChange>
          </w:tcPr>
          <w:p w:rsidR="00C00329" w:rsidRDefault="00C00329" w:rsidP="00C00329">
            <w:pPr>
              <w:pStyle w:val="ICTableEntry"/>
            </w:pPr>
            <w:r>
              <w:t>false</w:t>
            </w:r>
          </w:p>
        </w:tc>
        <w:tc>
          <w:tcPr>
            <w:tcW w:w="5220" w:type="dxa"/>
            <w:tcBorders>
              <w:top w:val="single" w:sz="6" w:space="0" w:color="000000"/>
              <w:bottom w:val="single" w:sz="6" w:space="0" w:color="000000"/>
            </w:tcBorders>
            <w:shd w:val="clear" w:color="auto" w:fill="D6E3BC" w:themeFill="accent3" w:themeFillTint="66"/>
            <w:vAlign w:val="center"/>
            <w:tcPrChange w:id="4196" w:author="Jim Kulp" w:date="2010-03-02T09:28:00Z">
              <w:tcPr>
                <w:tcW w:w="531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TRUE:  within a burst, there shall be no idle cycles.</w:t>
            </w:r>
            <w:r>
              <w:br/>
              <w:t>FALSE:  there may be idle cycles within a burst</w:t>
            </w:r>
          </w:p>
        </w:tc>
      </w:tr>
      <w:tr w:rsidR="00C00329" w:rsidRPr="001E2B1B">
        <w:tc>
          <w:tcPr>
            <w:tcW w:w="2088" w:type="dxa"/>
            <w:tcBorders>
              <w:top w:val="single" w:sz="6" w:space="0" w:color="000000"/>
              <w:bottom w:val="single" w:sz="6" w:space="0" w:color="000000"/>
            </w:tcBorders>
            <w:shd w:val="clear" w:color="auto" w:fill="D6E3BC" w:themeFill="accent3" w:themeFillTint="66"/>
            <w:vAlign w:val="center"/>
            <w:tcPrChange w:id="4197" w:author="Jim Kulp" w:date="2010-03-02T09:28:00Z">
              <w:tcPr>
                <w:tcW w:w="2088"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DataWidth</w:t>
            </w:r>
          </w:p>
        </w:tc>
        <w:tc>
          <w:tcPr>
            <w:tcW w:w="990" w:type="dxa"/>
            <w:tcBorders>
              <w:top w:val="single" w:sz="6" w:space="0" w:color="000000"/>
              <w:bottom w:val="single" w:sz="6" w:space="0" w:color="000000"/>
            </w:tcBorders>
            <w:shd w:val="clear" w:color="auto" w:fill="D6E3BC" w:themeFill="accent3" w:themeFillTint="66"/>
            <w:vAlign w:val="center"/>
            <w:tcPrChange w:id="4198" w:author="Jim Kulp" w:date="2010-03-02T09:28:00Z">
              <w:tcPr>
                <w:tcW w:w="99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unsignedInt</w:t>
            </w:r>
          </w:p>
        </w:tc>
        <w:tc>
          <w:tcPr>
            <w:tcW w:w="1170" w:type="dxa"/>
            <w:tcBorders>
              <w:top w:val="single" w:sz="6" w:space="0" w:color="000000"/>
              <w:bottom w:val="single" w:sz="6" w:space="0" w:color="000000"/>
            </w:tcBorders>
            <w:shd w:val="clear" w:color="auto" w:fill="D6E3BC" w:themeFill="accent3" w:themeFillTint="66"/>
            <w:vAlign w:val="center"/>
            <w:tcPrChange w:id="4199" w:author="Jim Kulp" w:date="2010-03-02T09:28:00Z">
              <w:tcPr>
                <w:tcW w:w="108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del w:id="4200" w:author="Jim Kulp" w:date="2010-03-02T09:28:00Z">
              <w:r w:rsidRPr="001E2B1B" w:rsidDel="004769A3">
                <w:delText>8</w:delText>
              </w:r>
            </w:del>
            <w:ins w:id="4201" w:author="Jim Kulp" w:date="2010-03-02T09:28:00Z">
              <w:r w:rsidR="004769A3">
                <w:t>DataValue-Width</w:t>
              </w:r>
            </w:ins>
          </w:p>
        </w:tc>
        <w:tc>
          <w:tcPr>
            <w:tcW w:w="5220" w:type="dxa"/>
            <w:tcBorders>
              <w:top w:val="single" w:sz="6" w:space="0" w:color="000000"/>
              <w:bottom w:val="single" w:sz="6" w:space="0" w:color="000000"/>
            </w:tcBorders>
            <w:shd w:val="clear" w:color="auto" w:fill="D6E3BC" w:themeFill="accent3" w:themeFillTint="66"/>
            <w:vAlign w:val="center"/>
            <w:tcPrChange w:id="4202" w:author="Jim Kulp" w:date="2010-03-02T09:28:00Z">
              <w:tcPr>
                <w:tcW w:w="531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Physical width in bit/wires of data path</w:t>
            </w:r>
          </w:p>
        </w:tc>
      </w:tr>
      <w:tr w:rsidR="00C00329" w:rsidRPr="001E2B1B">
        <w:tc>
          <w:tcPr>
            <w:tcW w:w="2088" w:type="dxa"/>
            <w:shd w:val="clear" w:color="auto" w:fill="D6E3BC" w:themeFill="accent3" w:themeFillTint="66"/>
            <w:vAlign w:val="center"/>
            <w:tcPrChange w:id="4203" w:author="Jim Kulp" w:date="2010-03-02T09:28:00Z">
              <w:tcPr>
                <w:tcW w:w="2088" w:type="dxa"/>
                <w:shd w:val="clear" w:color="auto" w:fill="D6E3BC" w:themeFill="accent3" w:themeFillTint="66"/>
                <w:vAlign w:val="center"/>
              </w:tcPr>
            </w:tcPrChange>
          </w:tcPr>
          <w:p w:rsidR="00C00329" w:rsidRPr="001E2B1B" w:rsidRDefault="00C00329" w:rsidP="00C00329">
            <w:pPr>
              <w:pStyle w:val="ICTableEntry"/>
            </w:pPr>
            <w:r>
              <w:t>ByteWidth</w:t>
            </w:r>
          </w:p>
        </w:tc>
        <w:tc>
          <w:tcPr>
            <w:tcW w:w="990" w:type="dxa"/>
            <w:shd w:val="clear" w:color="auto" w:fill="D6E3BC" w:themeFill="accent3" w:themeFillTint="66"/>
            <w:vAlign w:val="center"/>
            <w:tcPrChange w:id="4204" w:author="Jim Kulp" w:date="2010-03-02T09:28:00Z">
              <w:tcPr>
                <w:tcW w:w="990" w:type="dxa"/>
                <w:shd w:val="clear" w:color="auto" w:fill="D6E3BC" w:themeFill="accent3" w:themeFillTint="66"/>
                <w:vAlign w:val="center"/>
              </w:tcPr>
            </w:tcPrChange>
          </w:tcPr>
          <w:p w:rsidR="00C00329" w:rsidRPr="001E2B1B" w:rsidRDefault="00C00329" w:rsidP="00C00329">
            <w:pPr>
              <w:pStyle w:val="ICTableEntry"/>
            </w:pPr>
            <w:r>
              <w:t>unsignedInt</w:t>
            </w:r>
          </w:p>
        </w:tc>
        <w:tc>
          <w:tcPr>
            <w:tcW w:w="1170" w:type="dxa"/>
            <w:shd w:val="clear" w:color="auto" w:fill="D6E3BC" w:themeFill="accent3" w:themeFillTint="66"/>
            <w:vAlign w:val="center"/>
            <w:tcPrChange w:id="4205" w:author="Jim Kulp" w:date="2010-03-02T09:28:00Z">
              <w:tcPr>
                <w:tcW w:w="1080" w:type="dxa"/>
                <w:shd w:val="clear" w:color="auto" w:fill="D6E3BC" w:themeFill="accent3" w:themeFillTint="66"/>
                <w:vAlign w:val="center"/>
              </w:tcPr>
            </w:tcPrChange>
          </w:tcPr>
          <w:p w:rsidR="00C00329" w:rsidRPr="001E2B1B" w:rsidRDefault="00C00329" w:rsidP="00C00329">
            <w:pPr>
              <w:pStyle w:val="ICTableEntry"/>
            </w:pPr>
            <w:r>
              <w:t>DataWidth</w:t>
            </w:r>
          </w:p>
        </w:tc>
        <w:tc>
          <w:tcPr>
            <w:tcW w:w="5220" w:type="dxa"/>
            <w:shd w:val="clear" w:color="auto" w:fill="D6E3BC" w:themeFill="accent3" w:themeFillTint="66"/>
            <w:vAlign w:val="center"/>
            <w:tcPrChange w:id="4206" w:author="Jim Kulp" w:date="2010-03-02T09:28:00Z">
              <w:tcPr>
                <w:tcW w:w="5310" w:type="dxa"/>
                <w:shd w:val="clear" w:color="auto" w:fill="D6E3BC" w:themeFill="accent3" w:themeFillTint="66"/>
                <w:vAlign w:val="center"/>
              </w:tcPr>
            </w:tcPrChange>
          </w:tcPr>
          <w:p w:rsidR="00C00329" w:rsidRPr="001E2B1B" w:rsidRDefault="00C00329" w:rsidP="00C00329">
            <w:pPr>
              <w:pStyle w:val="ICTableEntry"/>
            </w:pPr>
            <w:r>
              <w:t>Set to non-default to have byte enables for writes to buffers</w:t>
            </w:r>
          </w:p>
        </w:tc>
      </w:tr>
      <w:tr w:rsidR="00C00329" w:rsidRPr="001E2B1B">
        <w:tc>
          <w:tcPr>
            <w:tcW w:w="2088" w:type="dxa"/>
            <w:tcBorders>
              <w:top w:val="single" w:sz="6" w:space="0" w:color="000000"/>
              <w:bottom w:val="single" w:sz="6" w:space="0" w:color="000000"/>
            </w:tcBorders>
            <w:shd w:val="clear" w:color="auto" w:fill="D6E3BC" w:themeFill="accent3" w:themeFillTint="66"/>
            <w:vAlign w:val="center"/>
            <w:tcPrChange w:id="4207" w:author="Jim Kulp" w:date="2010-03-02T09:28:00Z">
              <w:tcPr>
                <w:tcW w:w="2088"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ImpreciseBurst</w:t>
            </w:r>
          </w:p>
        </w:tc>
        <w:tc>
          <w:tcPr>
            <w:tcW w:w="990" w:type="dxa"/>
            <w:tcBorders>
              <w:top w:val="single" w:sz="6" w:space="0" w:color="000000"/>
              <w:bottom w:val="single" w:sz="6" w:space="0" w:color="000000"/>
            </w:tcBorders>
            <w:shd w:val="clear" w:color="auto" w:fill="D6E3BC" w:themeFill="accent3" w:themeFillTint="66"/>
            <w:vAlign w:val="center"/>
            <w:tcPrChange w:id="4208" w:author="Jim Kulp" w:date="2010-03-02T09:28:00Z">
              <w:tcPr>
                <w:tcW w:w="99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boolean</w:t>
            </w:r>
          </w:p>
        </w:tc>
        <w:tc>
          <w:tcPr>
            <w:tcW w:w="1170" w:type="dxa"/>
            <w:tcBorders>
              <w:top w:val="single" w:sz="6" w:space="0" w:color="000000"/>
              <w:bottom w:val="single" w:sz="6" w:space="0" w:color="000000"/>
            </w:tcBorders>
            <w:shd w:val="clear" w:color="auto" w:fill="D6E3BC" w:themeFill="accent3" w:themeFillTint="66"/>
            <w:vAlign w:val="center"/>
            <w:tcPrChange w:id="4209" w:author="Jim Kulp" w:date="2010-03-02T09:28:00Z">
              <w:tcPr>
                <w:tcW w:w="1080" w:type="dxa"/>
                <w:tcBorders>
                  <w:top w:val="single" w:sz="6" w:space="0" w:color="000000"/>
                  <w:bottom w:val="single" w:sz="6" w:space="0" w:color="000000"/>
                </w:tcBorders>
                <w:shd w:val="clear" w:color="auto" w:fill="D6E3BC" w:themeFill="accent3" w:themeFillTint="66"/>
                <w:vAlign w:val="center"/>
              </w:tcPr>
            </w:tcPrChange>
          </w:tcPr>
          <w:p w:rsidR="00C00329" w:rsidRDefault="00C00329" w:rsidP="00C00329">
            <w:pPr>
              <w:pStyle w:val="ICTableEntry"/>
            </w:pPr>
            <w:r>
              <w:t>false</w:t>
            </w:r>
          </w:p>
        </w:tc>
        <w:tc>
          <w:tcPr>
            <w:tcW w:w="5220" w:type="dxa"/>
            <w:tcBorders>
              <w:top w:val="single" w:sz="6" w:space="0" w:color="000000"/>
              <w:bottom w:val="single" w:sz="6" w:space="0" w:color="000000"/>
            </w:tcBorders>
            <w:shd w:val="clear" w:color="auto" w:fill="D6E3BC" w:themeFill="accent3" w:themeFillTint="66"/>
            <w:vAlign w:val="center"/>
            <w:tcPrChange w:id="4210" w:author="Jim Kulp" w:date="2010-03-02T09:28:00Z">
              <w:tcPr>
                <w:tcW w:w="531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2088" w:type="dxa"/>
            <w:tcBorders>
              <w:top w:val="single" w:sz="6" w:space="0" w:color="000000"/>
              <w:bottom w:val="single" w:sz="6" w:space="0" w:color="000000"/>
            </w:tcBorders>
            <w:shd w:val="clear" w:color="auto" w:fill="D6E3BC" w:themeFill="accent3" w:themeFillTint="66"/>
            <w:vAlign w:val="center"/>
            <w:tcPrChange w:id="4211" w:author="Jim Kulp" w:date="2010-03-02T09:28:00Z">
              <w:tcPr>
                <w:tcW w:w="2088"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PreciseBurst</w:t>
            </w:r>
          </w:p>
        </w:tc>
        <w:tc>
          <w:tcPr>
            <w:tcW w:w="990" w:type="dxa"/>
            <w:tcBorders>
              <w:top w:val="single" w:sz="6" w:space="0" w:color="000000"/>
              <w:bottom w:val="single" w:sz="6" w:space="0" w:color="000000"/>
            </w:tcBorders>
            <w:shd w:val="clear" w:color="auto" w:fill="D6E3BC" w:themeFill="accent3" w:themeFillTint="66"/>
            <w:vAlign w:val="center"/>
            <w:tcPrChange w:id="4212" w:author="Jim Kulp" w:date="2010-03-02T09:28:00Z">
              <w:tcPr>
                <w:tcW w:w="99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boolean</w:t>
            </w:r>
          </w:p>
        </w:tc>
        <w:tc>
          <w:tcPr>
            <w:tcW w:w="1170" w:type="dxa"/>
            <w:tcBorders>
              <w:top w:val="single" w:sz="6" w:space="0" w:color="000000"/>
              <w:bottom w:val="single" w:sz="6" w:space="0" w:color="000000"/>
            </w:tcBorders>
            <w:shd w:val="clear" w:color="auto" w:fill="D6E3BC" w:themeFill="accent3" w:themeFillTint="66"/>
            <w:vAlign w:val="center"/>
            <w:tcPrChange w:id="4213" w:author="Jim Kulp" w:date="2010-03-02T09:28:00Z">
              <w:tcPr>
                <w:tcW w:w="1080" w:type="dxa"/>
                <w:tcBorders>
                  <w:top w:val="single" w:sz="6" w:space="0" w:color="000000"/>
                  <w:bottom w:val="single" w:sz="6" w:space="0" w:color="000000"/>
                </w:tcBorders>
                <w:shd w:val="clear" w:color="auto" w:fill="D6E3BC" w:themeFill="accent3" w:themeFillTint="66"/>
                <w:vAlign w:val="center"/>
              </w:tcPr>
            </w:tcPrChange>
          </w:tcPr>
          <w:p w:rsidR="00C00329" w:rsidRDefault="00C00329" w:rsidP="00C00329">
            <w:pPr>
              <w:pStyle w:val="ICTableEntry"/>
            </w:pPr>
            <w:r>
              <w:t>false</w:t>
            </w:r>
          </w:p>
        </w:tc>
        <w:tc>
          <w:tcPr>
            <w:tcW w:w="5220" w:type="dxa"/>
            <w:tcBorders>
              <w:top w:val="single" w:sz="6" w:space="0" w:color="000000"/>
              <w:bottom w:val="single" w:sz="6" w:space="0" w:color="000000"/>
            </w:tcBorders>
            <w:shd w:val="clear" w:color="auto" w:fill="D6E3BC" w:themeFill="accent3" w:themeFillTint="66"/>
            <w:vAlign w:val="center"/>
            <w:tcPrChange w:id="4214" w:author="Jim Kulp" w:date="2010-03-02T09:28:00Z">
              <w:tcPr>
                <w:tcW w:w="531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 xml:space="preserve">TRUE: </w:t>
            </w:r>
            <w:r>
              <w:t>Precise OCP bursts will be used</w:t>
            </w:r>
            <w:r>
              <w:br/>
              <w:t>FALSE: Precise OCP bursts will not be used</w:t>
            </w:r>
          </w:p>
        </w:tc>
      </w:tr>
      <w:tr w:rsidR="00C00329" w:rsidRPr="001E2B1B">
        <w:tc>
          <w:tcPr>
            <w:tcW w:w="2088" w:type="dxa"/>
            <w:vAlign w:val="center"/>
            <w:tcPrChange w:id="4215" w:author="Jim Kulp" w:date="2010-03-02T09:28:00Z">
              <w:tcPr>
                <w:tcW w:w="2088" w:type="dxa"/>
                <w:vAlign w:val="center"/>
              </w:tcPr>
            </w:tcPrChange>
          </w:tcPr>
          <w:p w:rsidR="00C00329" w:rsidRPr="001E2B1B" w:rsidRDefault="00C00329" w:rsidP="00C00329">
            <w:pPr>
              <w:pStyle w:val="ICTableEntry"/>
            </w:pPr>
            <w:r w:rsidRPr="001E2B1B">
              <w:t>Talk</w:t>
            </w:r>
            <w:ins w:id="4216" w:author="Jim Kulp" w:date="2009-12-01T14:26:00Z">
              <w:r w:rsidR="00151C5C">
                <w:t>B</w:t>
              </w:r>
            </w:ins>
            <w:del w:id="4217" w:author="Jim Kulp" w:date="2009-12-01T14:26:00Z">
              <w:r w:rsidRPr="001E2B1B" w:rsidDel="00151C5C">
                <w:delText>b</w:delText>
              </w:r>
            </w:del>
            <w:r w:rsidRPr="001E2B1B">
              <w:t>ack</w:t>
            </w:r>
          </w:p>
        </w:tc>
        <w:tc>
          <w:tcPr>
            <w:tcW w:w="990" w:type="dxa"/>
            <w:vAlign w:val="center"/>
            <w:tcPrChange w:id="4218" w:author="Jim Kulp" w:date="2010-03-02T09:28:00Z">
              <w:tcPr>
                <w:tcW w:w="990" w:type="dxa"/>
                <w:vAlign w:val="center"/>
              </w:tcPr>
            </w:tcPrChange>
          </w:tcPr>
          <w:p w:rsidR="00C00329" w:rsidRPr="001E2B1B" w:rsidRDefault="00C00329" w:rsidP="00C00329">
            <w:pPr>
              <w:pStyle w:val="ICTableEntry"/>
            </w:pPr>
            <w:r w:rsidRPr="001E2B1B">
              <w:t>boolean</w:t>
            </w:r>
          </w:p>
        </w:tc>
        <w:tc>
          <w:tcPr>
            <w:tcW w:w="1170" w:type="dxa"/>
            <w:vAlign w:val="center"/>
            <w:tcPrChange w:id="4219" w:author="Jim Kulp" w:date="2010-03-02T09:28:00Z">
              <w:tcPr>
                <w:tcW w:w="1080" w:type="dxa"/>
                <w:vAlign w:val="center"/>
              </w:tcPr>
            </w:tcPrChange>
          </w:tcPr>
          <w:p w:rsidR="00C00329" w:rsidRPr="001E2B1B" w:rsidRDefault="00C00329" w:rsidP="00C00329">
            <w:pPr>
              <w:pStyle w:val="ICTableEntry"/>
            </w:pPr>
            <w:r w:rsidRPr="001E2B1B">
              <w:t>false</w:t>
            </w:r>
          </w:p>
        </w:tc>
        <w:tc>
          <w:tcPr>
            <w:tcW w:w="5220" w:type="dxa"/>
            <w:vAlign w:val="center"/>
            <w:tcPrChange w:id="4220" w:author="Jim Kulp" w:date="2010-03-02T09:28:00Z">
              <w:tcPr>
                <w:tcW w:w="5310" w:type="dxa"/>
                <w:vAlign w:val="center"/>
              </w:tcPr>
            </w:tcPrChange>
          </w:tcPr>
          <w:p w:rsidR="00C00329" w:rsidRPr="001E2B1B" w:rsidRDefault="00C00329" w:rsidP="00C00329">
            <w:pPr>
              <w:pStyle w:val="ICTableEntry"/>
            </w:pPr>
            <w:r w:rsidRPr="001E2B1B">
              <w:t>TRUE: Wants/needs to write input or read back output buffers</w:t>
            </w:r>
          </w:p>
          <w:p w:rsidR="00C00329" w:rsidRPr="001E2B1B" w:rsidRDefault="00C00329" w:rsidP="00C00329">
            <w:pPr>
              <w:pStyle w:val="ICTableEntry"/>
            </w:pPr>
            <w:r w:rsidRPr="001E2B1B">
              <w:t>FALSE: Will only read input or write output buffers</w:t>
            </w:r>
          </w:p>
        </w:tc>
      </w:tr>
    </w:tbl>
    <w:p w:rsidR="00C00329" w:rsidRPr="001E2B1B" w:rsidRDefault="00C00329" w:rsidP="00C00329">
      <w:pPr>
        <w:pStyle w:val="Heading3"/>
        <w:numPr>
          <w:numberingChange w:id="4221" w:author="James Kulp" w:date="2008-11-13T10:51:00Z" w:original="%1:7:0:.%2:3:0:.%3:2:0:"/>
        </w:numPr>
      </w:pPr>
      <w:bookmarkStart w:id="4222" w:name="_Toc141235486"/>
      <w:r w:rsidRPr="001E2B1B">
        <w:t>WMI Worker Attribute Details</w:t>
      </w:r>
      <w:bookmarkEnd w:id="4222"/>
    </w:p>
    <w:p w:rsidR="00C00329" w:rsidRPr="001E2B1B" w:rsidRDefault="00C00329" w:rsidP="00C00329">
      <w:r w:rsidRPr="001E2B1B">
        <w:t>This subsection contains the per-attribute details of choices available for a WMI on a worker.</w:t>
      </w:r>
      <w:r>
        <w:t xml:space="preserve"> </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990"/>
        <w:gridCol w:w="1080"/>
        <w:gridCol w:w="5310"/>
      </w:tblGrid>
      <w:tr w:rsidR="00C00329" w:rsidRPr="001E2B1B">
        <w:tc>
          <w:tcPr>
            <w:tcW w:w="208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Continuous</w:t>
            </w:r>
          </w:p>
        </w:tc>
        <w:tc>
          <w:tcPr>
            <w:tcW w:w="99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boolean</w:t>
            </w:r>
          </w:p>
        </w:tc>
        <w:tc>
          <w:tcPr>
            <w:tcW w:w="1080" w:type="dxa"/>
            <w:tcBorders>
              <w:top w:val="single" w:sz="6" w:space="0" w:color="000000"/>
              <w:bottom w:val="single" w:sz="6" w:space="0" w:color="000000"/>
            </w:tcBorders>
            <w:shd w:val="clear" w:color="auto" w:fill="D6E3BC" w:themeFill="accent3" w:themeFillTint="66"/>
            <w:vAlign w:val="center"/>
          </w:tcPr>
          <w:p w:rsidR="00C00329" w:rsidRDefault="00C00329" w:rsidP="00C00329">
            <w:pPr>
              <w:pStyle w:val="ICTableEntry"/>
            </w:pPr>
            <w:r>
              <w:t>false</w:t>
            </w:r>
          </w:p>
        </w:tc>
        <w:tc>
          <w:tcPr>
            <w:tcW w:w="531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TRUE:  within a burst, there shall be no idle cycles.</w:t>
            </w:r>
            <w:r>
              <w:br/>
              <w:t>FALSE:  there may be idle cycles within a burst</w:t>
            </w:r>
          </w:p>
        </w:tc>
      </w:tr>
    </w:tbl>
    <w:p w:rsidR="00C00329" w:rsidRDefault="00C00329">
      <w:r>
        <w:t xml:space="preserve">See </w:t>
      </w:r>
      <w:r w:rsidR="0094753D">
        <w:fldChar w:fldCharType="begin"/>
      </w:r>
      <w:r w:rsidR="00D12A49">
        <w:instrText xml:space="preserve"> REF _Ref86463906 \h </w:instrText>
      </w:r>
      <w:r w:rsidR="0094753D">
        <w:fldChar w:fldCharType="separate"/>
      </w:r>
      <w:r w:rsidR="00AF5D6E" w:rsidRPr="001E2B1B">
        <w:t>WSI Attribute Details</w:t>
      </w:r>
      <w:r w:rsidR="0094753D">
        <w:fldChar w:fldCharType="end"/>
      </w:r>
      <w:r>
        <w:t>.</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Change w:id="4223" w:author="Jim Kulp" w:date="2010-03-02T09:28:00Z">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PrChange>
      </w:tblPr>
      <w:tblGrid>
        <w:gridCol w:w="2088"/>
        <w:gridCol w:w="990"/>
        <w:gridCol w:w="1170"/>
        <w:gridCol w:w="5220"/>
        <w:tblGridChange w:id="4224">
          <w:tblGrid>
            <w:gridCol w:w="2088"/>
            <w:gridCol w:w="990"/>
            <w:gridCol w:w="1080"/>
            <w:gridCol w:w="5310"/>
          </w:tblGrid>
        </w:tblGridChange>
      </w:tblGrid>
      <w:tr w:rsidR="00C00329" w:rsidRPr="001E2B1B">
        <w:tc>
          <w:tcPr>
            <w:tcW w:w="2088" w:type="dxa"/>
            <w:tcBorders>
              <w:top w:val="single" w:sz="6" w:space="0" w:color="000000"/>
              <w:bottom w:val="single" w:sz="6" w:space="0" w:color="000000"/>
            </w:tcBorders>
            <w:shd w:val="clear" w:color="auto" w:fill="D6E3BC" w:themeFill="accent3" w:themeFillTint="66"/>
            <w:vAlign w:val="center"/>
            <w:tcPrChange w:id="4225" w:author="Jim Kulp" w:date="2010-03-02T09:28:00Z">
              <w:tcPr>
                <w:tcW w:w="2088"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DataWidth</w:t>
            </w:r>
          </w:p>
        </w:tc>
        <w:tc>
          <w:tcPr>
            <w:tcW w:w="990" w:type="dxa"/>
            <w:tcBorders>
              <w:top w:val="single" w:sz="6" w:space="0" w:color="000000"/>
              <w:bottom w:val="single" w:sz="6" w:space="0" w:color="000000"/>
            </w:tcBorders>
            <w:shd w:val="clear" w:color="auto" w:fill="D6E3BC" w:themeFill="accent3" w:themeFillTint="66"/>
            <w:vAlign w:val="center"/>
            <w:tcPrChange w:id="4226" w:author="Jim Kulp" w:date="2010-03-02T09:28:00Z">
              <w:tcPr>
                <w:tcW w:w="99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rsidRPr="001E2B1B">
              <w:t>unsignedInt</w:t>
            </w:r>
          </w:p>
        </w:tc>
        <w:tc>
          <w:tcPr>
            <w:tcW w:w="1170" w:type="dxa"/>
            <w:tcBorders>
              <w:top w:val="single" w:sz="6" w:space="0" w:color="000000"/>
              <w:bottom w:val="single" w:sz="6" w:space="0" w:color="000000"/>
            </w:tcBorders>
            <w:shd w:val="clear" w:color="auto" w:fill="D6E3BC" w:themeFill="accent3" w:themeFillTint="66"/>
            <w:vAlign w:val="center"/>
            <w:tcPrChange w:id="4227" w:author="Jim Kulp" w:date="2010-03-02T09:28:00Z">
              <w:tcPr>
                <w:tcW w:w="108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4769A3" w:rsidP="00C00329">
            <w:pPr>
              <w:pStyle w:val="ICTableEntry"/>
            </w:pPr>
            <w:ins w:id="4228" w:author="Jim Kulp" w:date="2010-03-02T09:28:00Z">
              <w:r>
                <w:t>DataValue-Width</w:t>
              </w:r>
            </w:ins>
            <w:del w:id="4229" w:author="Jim Kulp" w:date="2010-03-02T09:28:00Z">
              <w:r w:rsidR="00C00329" w:rsidRPr="001E2B1B" w:rsidDel="004769A3">
                <w:delText>8</w:delText>
              </w:r>
            </w:del>
          </w:p>
        </w:tc>
        <w:tc>
          <w:tcPr>
            <w:tcW w:w="5220" w:type="dxa"/>
            <w:tcBorders>
              <w:top w:val="single" w:sz="6" w:space="0" w:color="000000"/>
              <w:bottom w:val="single" w:sz="6" w:space="0" w:color="000000"/>
            </w:tcBorders>
            <w:shd w:val="clear" w:color="auto" w:fill="D6E3BC" w:themeFill="accent3" w:themeFillTint="66"/>
            <w:vAlign w:val="center"/>
            <w:tcPrChange w:id="4230" w:author="Jim Kulp" w:date="2010-03-02T09:28:00Z">
              <w:tcPr>
                <w:tcW w:w="5310" w:type="dxa"/>
                <w:tcBorders>
                  <w:top w:val="single" w:sz="6" w:space="0" w:color="000000"/>
                  <w:bottom w:val="single" w:sz="6" w:space="0" w:color="000000"/>
                </w:tcBorders>
                <w:shd w:val="clear" w:color="auto" w:fill="D6E3BC" w:themeFill="accent3" w:themeFillTint="66"/>
                <w:vAlign w:val="center"/>
              </w:tcPr>
            </w:tcPrChange>
          </w:tcPr>
          <w:p w:rsidR="00C00329" w:rsidRPr="001E2B1B" w:rsidRDefault="00C00329" w:rsidP="00C00329">
            <w:pPr>
              <w:pStyle w:val="ICTableEntry"/>
            </w:pPr>
            <w:r>
              <w:t>Physical width in bit/wire</w:t>
            </w:r>
            <w:r w:rsidRPr="001E2B1B">
              <w:t>s of data path (same as WSI)</w:t>
            </w:r>
          </w:p>
        </w:tc>
      </w:tr>
    </w:tbl>
    <w:p w:rsidR="00C00329" w:rsidRDefault="00C00329" w:rsidP="00C00329">
      <w:r>
        <w:t xml:space="preserve">See </w:t>
      </w:r>
      <w:r w:rsidR="0094753D">
        <w:fldChar w:fldCharType="begin"/>
      </w:r>
      <w:r w:rsidR="00D12A49">
        <w:instrText xml:space="preserve"> REF _Ref86463906 \h </w:instrText>
      </w:r>
      <w:r w:rsidR="0094753D">
        <w:fldChar w:fldCharType="separate"/>
      </w:r>
      <w:r w:rsidR="00AF5D6E" w:rsidRPr="001E2B1B">
        <w:t>WSI Attribute Details</w:t>
      </w:r>
      <w:r w:rsidR="0094753D">
        <w:fldChar w:fldCharType="end"/>
      </w:r>
      <w:r>
        <w:t>.</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088"/>
        <w:gridCol w:w="990"/>
        <w:gridCol w:w="1080"/>
        <w:gridCol w:w="5310"/>
      </w:tblGrid>
      <w:tr w:rsidR="00C00329" w:rsidRPr="001E2B1B">
        <w:tc>
          <w:tcPr>
            <w:tcW w:w="2088" w:type="dxa"/>
            <w:shd w:val="clear" w:color="auto" w:fill="D6E3BC" w:themeFill="accent3" w:themeFillTint="66"/>
            <w:vAlign w:val="center"/>
          </w:tcPr>
          <w:p w:rsidR="00C00329" w:rsidRPr="001E2B1B" w:rsidRDefault="00C00329" w:rsidP="00C00329">
            <w:pPr>
              <w:pStyle w:val="ICTableEntry"/>
            </w:pPr>
            <w:r>
              <w:t>ByteWidth</w:t>
            </w:r>
          </w:p>
        </w:tc>
        <w:tc>
          <w:tcPr>
            <w:tcW w:w="990" w:type="dxa"/>
            <w:shd w:val="clear" w:color="auto" w:fill="D6E3BC" w:themeFill="accent3" w:themeFillTint="66"/>
            <w:vAlign w:val="center"/>
          </w:tcPr>
          <w:p w:rsidR="00C00329" w:rsidRPr="001E2B1B" w:rsidRDefault="00C00329" w:rsidP="00C00329">
            <w:pPr>
              <w:pStyle w:val="ICTableEntry"/>
            </w:pPr>
            <w:r>
              <w:t>unsignedInt</w:t>
            </w:r>
          </w:p>
        </w:tc>
        <w:tc>
          <w:tcPr>
            <w:tcW w:w="1080" w:type="dxa"/>
            <w:shd w:val="clear" w:color="auto" w:fill="D6E3BC" w:themeFill="accent3" w:themeFillTint="66"/>
            <w:vAlign w:val="center"/>
          </w:tcPr>
          <w:p w:rsidR="00C00329" w:rsidRPr="001E2B1B" w:rsidRDefault="00C00329" w:rsidP="00C00329">
            <w:pPr>
              <w:pStyle w:val="ICTableEntry"/>
            </w:pPr>
            <w:r>
              <w:t>DataWidth</w:t>
            </w:r>
          </w:p>
        </w:tc>
        <w:tc>
          <w:tcPr>
            <w:tcW w:w="5310" w:type="dxa"/>
            <w:shd w:val="clear" w:color="auto" w:fill="D6E3BC" w:themeFill="accent3" w:themeFillTint="66"/>
            <w:vAlign w:val="center"/>
          </w:tcPr>
          <w:p w:rsidR="00C00329" w:rsidRPr="001E2B1B" w:rsidRDefault="00C00329" w:rsidP="00C00329">
            <w:pPr>
              <w:pStyle w:val="ICTableEntry"/>
            </w:pPr>
            <w:r>
              <w:t>Set to non-default to have byte enables for writes to buffers</w:t>
            </w:r>
          </w:p>
        </w:tc>
      </w:tr>
    </w:tbl>
    <w:p w:rsidR="00C00329" w:rsidRDefault="00C00329" w:rsidP="00C00329">
      <w:r>
        <w:t>ByteWidth expresses the size in bits of the smallest data value that the interface needs to handle, and is used to enable byte enable functionality in WSI, WMI, and WMemI.</w:t>
      </w:r>
    </w:p>
    <w:p w:rsidR="00C00329" w:rsidRDefault="00C00329" w:rsidP="00C00329">
      <w:r>
        <w:t>If the WMI, when it is writing to buffers, requires byte enable support, set ByteWidth to a value that divides into DataWidth.  Normally this would be DataValueWidth, but that is not required.  Note that byte enables in WMI are never needed to express message lengths and are not used for reads.</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shd w:val="clear" w:color="auto" w:fill="D6E3BC" w:themeFill="accent3" w:themeFillTint="66"/>
        <w:tblLayout w:type="fixed"/>
        <w:tblLook w:val="01E0"/>
      </w:tblPr>
      <w:tblGrid>
        <w:gridCol w:w="1818"/>
        <w:gridCol w:w="1260"/>
        <w:gridCol w:w="990"/>
        <w:gridCol w:w="5400"/>
      </w:tblGrid>
      <w:tr w:rsidR="00C00329" w:rsidRPr="001E2B1B">
        <w:tc>
          <w:tcPr>
            <w:tcW w:w="181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ImpreciseBurst</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boolean</w:t>
            </w:r>
          </w:p>
        </w:tc>
        <w:tc>
          <w:tcPr>
            <w:tcW w:w="990" w:type="dxa"/>
            <w:tcBorders>
              <w:top w:val="single" w:sz="6" w:space="0" w:color="000000"/>
              <w:bottom w:val="single" w:sz="6" w:space="0" w:color="000000"/>
            </w:tcBorders>
            <w:shd w:val="clear" w:color="auto" w:fill="D6E3BC" w:themeFill="accent3" w:themeFillTint="66"/>
            <w:vAlign w:val="center"/>
          </w:tcPr>
          <w:p w:rsidR="00C00329" w:rsidRDefault="00C00329" w:rsidP="00C00329">
            <w:pPr>
              <w:pStyle w:val="ICTableEntry"/>
            </w:pPr>
            <w:r>
              <w:t>false</w:t>
            </w:r>
          </w:p>
        </w:tc>
        <w:tc>
          <w:tcPr>
            <w:tcW w:w="540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181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PreciseBurst</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boolean</w:t>
            </w:r>
          </w:p>
        </w:tc>
        <w:tc>
          <w:tcPr>
            <w:tcW w:w="990" w:type="dxa"/>
            <w:tcBorders>
              <w:top w:val="single" w:sz="6" w:space="0" w:color="000000"/>
              <w:bottom w:val="single" w:sz="6" w:space="0" w:color="000000"/>
            </w:tcBorders>
            <w:shd w:val="clear" w:color="auto" w:fill="D6E3BC" w:themeFill="accent3" w:themeFillTint="66"/>
            <w:vAlign w:val="center"/>
          </w:tcPr>
          <w:p w:rsidR="00C00329" w:rsidRDefault="00C00329" w:rsidP="00C00329">
            <w:pPr>
              <w:pStyle w:val="ICTableEntry"/>
            </w:pPr>
            <w:r>
              <w:t>false</w:t>
            </w:r>
          </w:p>
        </w:tc>
        <w:tc>
          <w:tcPr>
            <w:tcW w:w="540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 xml:space="preserve">TRUE: </w:t>
            </w:r>
            <w:r>
              <w:t>Precise OCP bursts will be used</w:t>
            </w:r>
            <w:r>
              <w:br/>
              <w:t>FALSE: Precise OCP bursts will not be used</w:t>
            </w:r>
          </w:p>
        </w:tc>
      </w:tr>
    </w:tbl>
    <w:p w:rsidR="00C00329" w:rsidRDefault="00C00329" w:rsidP="00C00329">
      <w:r>
        <w:t xml:space="preserve">See </w:t>
      </w:r>
      <w:r w:rsidR="0094753D">
        <w:fldChar w:fldCharType="begin"/>
      </w:r>
      <w:r w:rsidR="00D12A49">
        <w:instrText xml:space="preserve"> REF _Ref86463906 \h </w:instrText>
      </w:r>
      <w:r w:rsidR="0094753D">
        <w:fldChar w:fldCharType="separate"/>
      </w:r>
      <w:r w:rsidR="00AF5D6E" w:rsidRPr="001E2B1B">
        <w:t>WSI Attribute Details</w:t>
      </w:r>
      <w:r w:rsidR="0094753D">
        <w:fldChar w:fldCharType="end"/>
      </w:r>
      <w:r>
        <w:t>.</w:t>
      </w:r>
    </w:p>
    <w:p w:rsidR="00C00329" w:rsidRDefault="00C00329" w:rsidP="00C00329">
      <w:r>
        <w:t>For WMI:</w:t>
      </w:r>
    </w:p>
    <w:p w:rsidR="00C00329" w:rsidRDefault="00C00329" w:rsidP="00C00329">
      <w:pPr>
        <w:pStyle w:val="ListBullet"/>
        <w:numPr>
          <w:numberingChange w:id="4231" w:author="James Kulp" w:date="2008-11-13T10:51:00Z" w:original=""/>
        </w:numPr>
      </w:pPr>
      <w:r>
        <w:t>There is no relationship between bursts and messages.</w:t>
      </w:r>
    </w:p>
    <w:p w:rsidR="00C00329" w:rsidRPr="001E2B1B" w:rsidRDefault="00C00329" w:rsidP="00C00329">
      <w:pPr>
        <w:pStyle w:val="ListBullet"/>
        <w:numPr>
          <w:numberingChange w:id="4232" w:author="James Kulp" w:date="2008-11-13T10:51:00Z" w:original=""/>
        </w:numPr>
      </w:pPr>
      <w:r>
        <w:t>One, but not both, of these attributes must be TRUE (same as WSI).</w:t>
      </w:r>
    </w:p>
    <w:p w:rsidR="00C00329" w:rsidRPr="001E2B1B" w:rsidRDefault="00C00329" w:rsidP="00C00329">
      <w:pPr>
        <w:pStyle w:val="ListBullet"/>
        <w:numPr>
          <w:numberingChange w:id="4233" w:author="James Kulp" w:date="2008-11-13T10:51:00Z" w:original=""/>
        </w:numPr>
      </w:pPr>
      <w:r>
        <w:t>Maximum</w:t>
      </w:r>
      <w:r w:rsidDel="005E5723">
        <w:t xml:space="preserve"> message </w:t>
      </w:r>
      <w:r>
        <w:t>length determines maximum burst length, but bursts can be used to access any subset of the current message.</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1818"/>
        <w:gridCol w:w="1260"/>
        <w:gridCol w:w="990"/>
        <w:gridCol w:w="5400"/>
      </w:tblGrid>
      <w:tr w:rsidR="00C00329" w:rsidRPr="001E2B1B">
        <w:tc>
          <w:tcPr>
            <w:tcW w:w="1818" w:type="dxa"/>
            <w:vAlign w:val="center"/>
          </w:tcPr>
          <w:p w:rsidR="00C00329" w:rsidRPr="001E2B1B" w:rsidRDefault="00C00329" w:rsidP="00C00329">
            <w:pPr>
              <w:pStyle w:val="ICTableEntry"/>
            </w:pPr>
            <w:r w:rsidRPr="001E2B1B">
              <w:t>Talk</w:t>
            </w:r>
            <w:ins w:id="4234" w:author="Jim Kulp" w:date="2009-12-01T14:26:00Z">
              <w:r w:rsidR="00151C5C">
                <w:t>B</w:t>
              </w:r>
            </w:ins>
            <w:del w:id="4235" w:author="Jim Kulp" w:date="2009-12-01T14:26:00Z">
              <w:r w:rsidRPr="001E2B1B" w:rsidDel="00151C5C">
                <w:delText>b</w:delText>
              </w:r>
            </w:del>
            <w:r w:rsidRPr="001E2B1B">
              <w:t>ack</w:t>
            </w:r>
          </w:p>
        </w:tc>
        <w:tc>
          <w:tcPr>
            <w:tcW w:w="1260" w:type="dxa"/>
            <w:vAlign w:val="center"/>
          </w:tcPr>
          <w:p w:rsidR="00C00329" w:rsidRPr="001E2B1B" w:rsidRDefault="00C00329" w:rsidP="00C00329">
            <w:pPr>
              <w:pStyle w:val="ICTableEntry"/>
            </w:pPr>
            <w:r w:rsidRPr="001E2B1B">
              <w:t>boolean</w:t>
            </w:r>
          </w:p>
        </w:tc>
        <w:tc>
          <w:tcPr>
            <w:tcW w:w="990" w:type="dxa"/>
            <w:vAlign w:val="center"/>
          </w:tcPr>
          <w:p w:rsidR="00C00329" w:rsidRPr="001E2B1B" w:rsidRDefault="00C00329" w:rsidP="00C00329">
            <w:pPr>
              <w:pStyle w:val="ICTableEntry"/>
            </w:pPr>
            <w:r w:rsidRPr="001E2B1B">
              <w:t>false</w:t>
            </w:r>
          </w:p>
        </w:tc>
        <w:tc>
          <w:tcPr>
            <w:tcW w:w="5400" w:type="dxa"/>
            <w:vAlign w:val="center"/>
          </w:tcPr>
          <w:p w:rsidR="00C00329" w:rsidRPr="001E2B1B" w:rsidRDefault="00C00329" w:rsidP="00C00329">
            <w:pPr>
              <w:pStyle w:val="ICTableEntry"/>
            </w:pPr>
            <w:r w:rsidRPr="001E2B1B">
              <w:t>TRUE: Wants/needs to write input or read back output buffers</w:t>
            </w:r>
          </w:p>
          <w:p w:rsidR="00C00329" w:rsidRPr="001E2B1B" w:rsidRDefault="00C00329" w:rsidP="00C00329">
            <w:pPr>
              <w:pStyle w:val="ICTableEntry"/>
            </w:pPr>
            <w:r w:rsidRPr="001E2B1B">
              <w:t>FALSE: Will only read input or write output buffers</w:t>
            </w:r>
          </w:p>
        </w:tc>
      </w:tr>
    </w:tbl>
    <w:p w:rsidR="00C00329" w:rsidRPr="001E2B1B" w:rsidRDefault="00C00329" w:rsidP="00C00329">
      <w:r w:rsidRPr="001E2B1B">
        <w:t xml:space="preserve">When TRUE, this attribute configures a particular WMI </w:t>
      </w:r>
      <w:r>
        <w:t>interface</w:t>
      </w:r>
      <w:r w:rsidRPr="001E2B1B">
        <w:t xml:space="preserve"> to have both read and write data capability. For a consumer, this attribute enables write-back to the input buffer, in addition to the default message read capability.  For a producer, this attribute enables read-back from the output buffer, in addition to the default message write capability. When FALSE, input buffers can only be read, and output buffers can only be written.</w:t>
      </w:r>
    </w:p>
    <w:p w:rsidR="00C00329" w:rsidRDefault="00C00329" w:rsidP="00C00329">
      <w:r w:rsidRPr="001E2B1B">
        <w:t>This capability can obviate the need for workers to have extra internal buffers</w:t>
      </w:r>
      <w:r>
        <w:t xml:space="preserve"> or use external memories</w:t>
      </w:r>
      <w:r w:rsidRPr="001E2B1B">
        <w:t>.</w:t>
      </w:r>
    </w:p>
    <w:p w:rsidR="00C00329" w:rsidRPr="001E2B1B" w:rsidDel="005E5723" w:rsidRDefault="00C00329" w:rsidP="00C00329">
      <w:pPr>
        <w:pStyle w:val="Heading2"/>
        <w:numPr>
          <w:numberingChange w:id="4236" w:author="James Kulp" w:date="2008-11-13T10:51:00Z" w:original="%1:7:0:.%2:4:0:"/>
        </w:numPr>
      </w:pPr>
      <w:bookmarkStart w:id="4237" w:name="_Toc141235487"/>
      <w:r w:rsidRPr="001E2B1B">
        <w:t>WMI OCP Profile</w:t>
      </w:r>
      <w:r>
        <w:t>/Configuration Parameters</w:t>
      </w:r>
      <w:bookmarkEnd w:id="4237"/>
    </w:p>
    <w:p w:rsidR="00C00329" w:rsidRPr="001E2B1B" w:rsidRDefault="00C00329" w:rsidP="00C00329">
      <w:pPr>
        <w:pStyle w:val="Body"/>
      </w:pPr>
      <w:r>
        <w:t>The WM</w:t>
      </w:r>
      <w:r w:rsidRPr="001E2B1B">
        <w:t xml:space="preserve">I OCP profile is </w:t>
      </w:r>
      <w:r>
        <w:t>the aspect of the WM</w:t>
      </w:r>
      <w:r w:rsidRPr="001E2B1B">
        <w:t>I that has to do with OCP configuration parameters and signal configuration.  This section describes the concrete, complete, and un</w:t>
      </w:r>
      <w:r>
        <w:t>ambiguous transformation from WM</w:t>
      </w:r>
      <w:r w:rsidRPr="001E2B1B">
        <w:t>I WIP attributes described above, to the OCP configuration parameter</w:t>
      </w:r>
      <w:r>
        <w:t>s</w:t>
      </w:r>
      <w:r w:rsidRPr="001E2B1B">
        <w:t xml:space="preserve"> inferred from those attributes.  This transformation is implemented in automation tools.</w:t>
      </w:r>
    </w:p>
    <w:p w:rsidR="00C00329" w:rsidRPr="001E2B1B" w:rsidRDefault="00C00329" w:rsidP="00C00329">
      <w:r w:rsidRPr="001E2B1B">
        <w:t>The table below lists only those parameters that are different from the OCP configuration parameter defaults (per the OCP specification).</w:t>
      </w:r>
    </w:p>
    <w:p w:rsidR="00C00329" w:rsidRPr="001E2B1B" w:rsidRDefault="00C00329" w:rsidP="00C00329">
      <w:pPr>
        <w:pStyle w:val="Caption"/>
        <w:keepNext/>
        <w:keepLines/>
      </w:pPr>
      <w:r w:rsidRPr="001E2B1B">
        <w:t xml:space="preserve">Table </w:t>
      </w:r>
      <w:fldSimple w:instr=" SEQ Table \* ARABIC ">
        <w:ins w:id="4238" w:author="Jim Kulp" w:date="2010-07-20T09:47:00Z">
          <w:r w:rsidR="00AF5D6E">
            <w:rPr>
              <w:noProof/>
            </w:rPr>
            <w:t>18</w:t>
          </w:r>
        </w:ins>
        <w:del w:id="4239" w:author="Jim Kulp" w:date="2010-07-20T09:47:00Z">
          <w:r w:rsidR="00902CF7" w:rsidDel="00AF5D6E">
            <w:rPr>
              <w:noProof/>
            </w:rPr>
            <w:delText>19</w:delText>
          </w:r>
        </w:del>
      </w:fldSimple>
      <w:r w:rsidRPr="001E2B1B">
        <w:t xml:space="preserve"> – Worker Message Interfa</w:t>
      </w:r>
      <w:r>
        <w:t>ce OCP Configuration Parameters</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2358"/>
        <w:gridCol w:w="24"/>
        <w:gridCol w:w="786"/>
        <w:gridCol w:w="6300"/>
      </w:tblGrid>
      <w:tr w:rsidR="00C00329" w:rsidRPr="001E2B1B">
        <w:trPr>
          <w:trHeight w:val="593"/>
        </w:trPr>
        <w:tc>
          <w:tcPr>
            <w:tcW w:w="2382" w:type="dxa"/>
            <w:gridSpan w:val="2"/>
            <w:tcBorders>
              <w:top w:val="single" w:sz="4" w:space="0" w:color="008080"/>
              <w:left w:val="single" w:sz="4" w:space="0" w:color="008080"/>
              <w:bottom w:val="single" w:sz="4" w:space="0" w:color="008080"/>
              <w:right w:val="single" w:sz="4" w:space="0" w:color="008080"/>
            </w:tcBorders>
            <w:shd w:val="clear" w:color="auto" w:fill="F3F3F3"/>
            <w:vAlign w:val="center"/>
          </w:tcPr>
          <w:p w:rsidR="00C00329" w:rsidRPr="00462F50" w:rsidRDefault="00C00329" w:rsidP="00C00329">
            <w:pPr>
              <w:keepNext/>
              <w:keepLines/>
              <w:jc w:val="center"/>
              <w:rPr>
                <w:rFonts w:ascii="Verdana" w:hAnsi="Verdana"/>
                <w:b/>
                <w:sz w:val="20"/>
              </w:rPr>
            </w:pPr>
            <w:r w:rsidRPr="00462F50">
              <w:rPr>
                <w:rFonts w:ascii="Verdana" w:hAnsi="Verdana"/>
                <w:b/>
                <w:sz w:val="20"/>
              </w:rPr>
              <w:t>OCP</w:t>
            </w:r>
            <w:r w:rsidRPr="00462F50">
              <w:rPr>
                <w:rFonts w:ascii="Verdana" w:hAnsi="Verdana"/>
                <w:b/>
                <w:sz w:val="20"/>
              </w:rPr>
              <w:br/>
              <w:t>Configuration Parameter</w:t>
            </w:r>
          </w:p>
        </w:tc>
        <w:tc>
          <w:tcPr>
            <w:tcW w:w="786" w:type="dxa"/>
            <w:tcBorders>
              <w:top w:val="single" w:sz="4" w:space="0" w:color="008080"/>
              <w:left w:val="single" w:sz="4" w:space="0" w:color="008080"/>
              <w:bottom w:val="single" w:sz="4" w:space="0" w:color="008080"/>
              <w:right w:val="single" w:sz="4" w:space="0" w:color="008080"/>
            </w:tcBorders>
            <w:shd w:val="clear" w:color="auto" w:fill="F3F3F3"/>
            <w:vAlign w:val="center"/>
          </w:tcPr>
          <w:p w:rsidR="00C00329" w:rsidRPr="009C0272" w:rsidRDefault="00C00329" w:rsidP="00C00329">
            <w:pPr>
              <w:keepNext/>
              <w:keepLines/>
              <w:jc w:val="center"/>
              <w:rPr>
                <w:rFonts w:ascii="Verdana" w:hAnsi="Verdana"/>
                <w:b/>
                <w:sz w:val="18"/>
              </w:rPr>
            </w:pPr>
            <w:r w:rsidRPr="00C15F10">
              <w:rPr>
                <w:rFonts w:ascii="Verdana" w:hAnsi="Verdana"/>
                <w:b/>
                <w:sz w:val="18"/>
              </w:rPr>
              <w:t>Value</w:t>
            </w:r>
          </w:p>
        </w:tc>
        <w:tc>
          <w:tcPr>
            <w:tcW w:w="6300" w:type="dxa"/>
            <w:tcBorders>
              <w:top w:val="single" w:sz="4" w:space="0" w:color="008080"/>
              <w:left w:val="single" w:sz="4" w:space="0" w:color="008080"/>
              <w:bottom w:val="single" w:sz="4" w:space="0" w:color="008080"/>
              <w:right w:val="single" w:sz="4" w:space="0" w:color="008080"/>
            </w:tcBorders>
            <w:shd w:val="clear" w:color="auto" w:fill="F3F3F3"/>
          </w:tcPr>
          <w:p w:rsidR="00C00329" w:rsidRPr="009C0272" w:rsidRDefault="00C00329" w:rsidP="00C00329">
            <w:pPr>
              <w:keepNext/>
              <w:keepLines/>
              <w:rPr>
                <w:rFonts w:ascii="Verdana" w:hAnsi="Verdana"/>
                <w:b/>
              </w:rPr>
            </w:pPr>
            <w:r w:rsidRPr="00C15F10">
              <w:rPr>
                <w:rFonts w:ascii="Verdana" w:hAnsi="Verdana"/>
                <w:b/>
              </w:rPr>
              <w:t>Description</w:t>
            </w:r>
          </w:p>
          <w:p w:rsidR="00C00329" w:rsidRPr="009C0272" w:rsidRDefault="00C00329" w:rsidP="00C00329">
            <w:pPr>
              <w:keepNext/>
              <w:keepLines/>
              <w:rPr>
                <w:rFonts w:ascii="Verdana" w:hAnsi="Verdana"/>
                <w:sz w:val="16"/>
                <w:szCs w:val="16"/>
              </w:rPr>
            </w:pPr>
            <w:r w:rsidRPr="00C15F10">
              <w:rPr>
                <w:rFonts w:ascii="Verdana" w:hAnsi="Verdana"/>
                <w:sz w:val="16"/>
                <w:szCs w:val="16"/>
              </w:rPr>
              <w:t>(How OCP parameter is determined if not constant, and any tieoffs)</w:t>
            </w:r>
          </w:p>
        </w:tc>
      </w:tr>
      <w:tr w:rsidR="00C00329" w:rsidRPr="001E2B1B">
        <w:tc>
          <w:tcPr>
            <w:tcW w:w="2382" w:type="dxa"/>
            <w:gridSpan w:val="2"/>
            <w:tcBorders>
              <w:top w:val="single" w:sz="4" w:space="0" w:color="008080"/>
            </w:tcBorders>
            <w:vAlign w:val="center"/>
          </w:tcPr>
          <w:p w:rsidR="00C00329" w:rsidRPr="001E2B1B" w:rsidRDefault="00C00329" w:rsidP="00C00329">
            <w:pPr>
              <w:pStyle w:val="ICTableEntry"/>
            </w:pPr>
            <w:r w:rsidRPr="001E2B1B">
              <w:t>addr_wdth</w:t>
            </w:r>
          </w:p>
        </w:tc>
        <w:tc>
          <w:tcPr>
            <w:tcW w:w="786" w:type="dxa"/>
            <w:tcBorders>
              <w:top w:val="single" w:sz="4" w:space="0" w:color="008080"/>
            </w:tcBorders>
            <w:vAlign w:val="center"/>
          </w:tcPr>
          <w:p w:rsidR="00386314" w:rsidRDefault="00C00329">
            <w:pPr>
              <w:pStyle w:val="ICTableEntry"/>
            </w:pPr>
            <w:r w:rsidRPr="001E2B1B">
              <w:t>{</w:t>
            </w:r>
            <w:del w:id="4240" w:author="James Kulp" w:date="2008-11-13T14:38:00Z">
              <w:r w:rsidRPr="001E2B1B" w:rsidDel="002F095B">
                <w:delText>Q</w:delText>
              </w:r>
            </w:del>
            <w:ins w:id="4241" w:author="James Kulp" w:date="2008-11-13T14:38:00Z">
              <w:r w:rsidR="002F095B">
                <w:t>M</w:t>
              </w:r>
            </w:ins>
            <w:r w:rsidRPr="001E2B1B">
              <w:t>}</w:t>
            </w:r>
          </w:p>
        </w:tc>
        <w:tc>
          <w:tcPr>
            <w:tcW w:w="6300" w:type="dxa"/>
            <w:tcBorders>
              <w:top w:val="single" w:sz="4" w:space="0" w:color="008080"/>
            </w:tcBorders>
            <w:vAlign w:val="center"/>
          </w:tcPr>
          <w:p w:rsidR="00386314" w:rsidRDefault="00C00329">
            <w:pPr>
              <w:pStyle w:val="ICTableEntry"/>
            </w:pPr>
            <w:r>
              <w:t>N = ceil(MaxMessageValues*DataValueWidth/DataWidth)</w:t>
            </w:r>
            <w:r>
              <w:br/>
              <w:t xml:space="preserve">If (N &lt;= 1) </w:t>
            </w:r>
            <w:del w:id="4242" w:author="James Kulp" w:date="2008-11-13T14:38:00Z">
              <w:r w:rsidDel="002F095B">
                <w:delText xml:space="preserve">Q </w:delText>
              </w:r>
            </w:del>
            <w:ins w:id="4243" w:author="James Kulp" w:date="2008-11-13T14:38:00Z">
              <w:r w:rsidR="002F095B">
                <w:t xml:space="preserve">M </w:t>
              </w:r>
            </w:ins>
            <w:r>
              <w:t>= 0;</w:t>
            </w:r>
            <w:r>
              <w:br/>
              <w:t xml:space="preserve">Else </w:t>
            </w:r>
            <w:del w:id="4244" w:author="James Kulp" w:date="2008-11-13T14:38:00Z">
              <w:r w:rsidDel="002F095B">
                <w:delText xml:space="preserve">Q </w:delText>
              </w:r>
            </w:del>
            <w:ins w:id="4245" w:author="James Kulp" w:date="2008-11-13T14:38:00Z">
              <w:r w:rsidR="002F095B">
                <w:t xml:space="preserve">M </w:t>
              </w:r>
            </w:ins>
            <w:r>
              <w:t>= ceil(log2(N))) + max(0,ceil(log2(OCP data_wdth))-3)</w:t>
            </w:r>
          </w:p>
        </w:tc>
      </w:tr>
      <w:tr w:rsidR="00C00329" w:rsidRPr="001E2B1B">
        <w:trPr>
          <w:trHeight w:val="415"/>
        </w:trPr>
        <w:tc>
          <w:tcPr>
            <w:tcW w:w="2358" w:type="dxa"/>
            <w:tcBorders>
              <w:bottom w:val="single" w:sz="4" w:space="0" w:color="000000"/>
            </w:tcBorders>
            <w:vAlign w:val="center"/>
          </w:tcPr>
          <w:p w:rsidR="00C00329" w:rsidRPr="001E2B1B" w:rsidRDefault="00C00329" w:rsidP="00C00329">
            <w:pPr>
              <w:pStyle w:val="ICTableEntry"/>
            </w:pPr>
            <w:r w:rsidRPr="001E2B1B">
              <w:t>addr_space</w:t>
            </w:r>
            <w:r>
              <w:t>,</w:t>
            </w:r>
            <w:r>
              <w:br/>
            </w:r>
            <w:r w:rsidRPr="001E2B1B">
              <w:t>addrspace_wdth</w:t>
            </w:r>
          </w:p>
        </w:tc>
        <w:tc>
          <w:tcPr>
            <w:tcW w:w="810" w:type="dxa"/>
            <w:gridSpan w:val="2"/>
            <w:tcBorders>
              <w:bottom w:val="single" w:sz="4" w:space="0" w:color="000000"/>
            </w:tcBorders>
            <w:vAlign w:val="center"/>
          </w:tcPr>
          <w:p w:rsidR="00C00329" w:rsidRPr="001E2B1B" w:rsidRDefault="00C00329" w:rsidP="00C00329">
            <w:pPr>
              <w:pStyle w:val="ICTableEntry"/>
            </w:pPr>
            <w:r w:rsidRPr="001E2B1B">
              <w:t>1</w:t>
            </w:r>
          </w:p>
        </w:tc>
        <w:tc>
          <w:tcPr>
            <w:tcW w:w="6300" w:type="dxa"/>
            <w:tcBorders>
              <w:bottom w:val="single" w:sz="4" w:space="0" w:color="000000"/>
            </w:tcBorders>
            <w:vAlign w:val="center"/>
          </w:tcPr>
          <w:p w:rsidR="00C00329" w:rsidRPr="001E2B1B" w:rsidRDefault="00C00329" w:rsidP="00C00329">
            <w:pPr>
              <w:pStyle w:val="ICTableEntry"/>
            </w:pPr>
          </w:p>
        </w:tc>
      </w:tr>
      <w:tr w:rsidR="00C00329" w:rsidRPr="001E2B1B">
        <w:trPr>
          <w:trHeight w:val="138"/>
        </w:trPr>
        <w:tc>
          <w:tcPr>
            <w:tcW w:w="2382" w:type="dxa"/>
            <w:gridSpan w:val="2"/>
            <w:vAlign w:val="center"/>
          </w:tcPr>
          <w:p w:rsidR="00C00329" w:rsidRPr="001E2B1B" w:rsidRDefault="00C00329" w:rsidP="00C00329">
            <w:pPr>
              <w:pStyle w:val="ICTableEntry"/>
            </w:pPr>
            <w:r w:rsidRPr="001E2B1B">
              <w:t>burstlength</w:t>
            </w:r>
          </w:p>
        </w:tc>
        <w:tc>
          <w:tcPr>
            <w:tcW w:w="786" w:type="dxa"/>
            <w:vAlign w:val="center"/>
          </w:tcPr>
          <w:p w:rsidR="00C00329" w:rsidRPr="001E2B1B" w:rsidRDefault="00C00329" w:rsidP="00C00329">
            <w:pPr>
              <w:pStyle w:val="ICTableEntry"/>
            </w:pPr>
            <w:r>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burstlength_wdth</w:t>
            </w:r>
          </w:p>
        </w:tc>
        <w:tc>
          <w:tcPr>
            <w:tcW w:w="786" w:type="dxa"/>
            <w:vAlign w:val="center"/>
          </w:tcPr>
          <w:p w:rsidR="00C00329" w:rsidRPr="001E2B1B" w:rsidRDefault="00C00329" w:rsidP="00C00329">
            <w:pPr>
              <w:pStyle w:val="ICTableEntry"/>
            </w:pPr>
            <w:r w:rsidRPr="001E2B1B">
              <w:t>{P}</w:t>
            </w:r>
          </w:p>
        </w:tc>
        <w:tc>
          <w:tcPr>
            <w:tcW w:w="6300" w:type="dxa"/>
            <w:vAlign w:val="center"/>
          </w:tcPr>
          <w:p w:rsidR="00C00329" w:rsidRDefault="00C00329" w:rsidP="004B231D">
            <w:pPr>
              <w:pStyle w:val="ICTableEntry"/>
            </w:pPr>
            <w:r>
              <w:t>If PreciseBurst = TRUE:</w:t>
            </w:r>
            <w:r>
              <w:br/>
            </w:r>
            <w:r>
              <w:tab/>
              <w:t>N = ceil(MaxMessageValues*DataValueWidth/DataWidth)</w:t>
            </w:r>
            <w:r>
              <w:br/>
            </w:r>
            <w:r>
              <w:tab/>
              <w:t>If (N &lt; 4) P = 2</w:t>
            </w:r>
            <w:r>
              <w:br/>
            </w:r>
            <w:r>
              <w:tab/>
              <w:t>Else P = floor(log</w:t>
            </w:r>
            <w:r>
              <w:rPr>
                <w:vertAlign w:val="subscript"/>
              </w:rPr>
              <w:t>2</w:t>
            </w:r>
            <w:r>
              <w:t>(N)) + 1</w:t>
            </w:r>
            <w:r>
              <w:br/>
              <w:t>Else</w:t>
            </w:r>
            <w:del w:id="4246" w:author="Jim Kulp" w:date="2009-12-03T11:39:00Z">
              <w:r w:rsidDel="004B231D">
                <w:delText xml:space="preserve"> If ImpreciseBurst = TRUE</w:delText>
              </w:r>
            </w:del>
            <w:r>
              <w:t>:</w:t>
            </w:r>
            <w:r>
              <w:br/>
            </w:r>
            <w:r>
              <w:tab/>
              <w:t>P = 2</w:t>
            </w:r>
          </w:p>
        </w:tc>
      </w:tr>
      <w:tr w:rsidR="00C00329" w:rsidRPr="001E2B1B">
        <w:tc>
          <w:tcPr>
            <w:tcW w:w="2382" w:type="dxa"/>
            <w:gridSpan w:val="2"/>
            <w:vAlign w:val="center"/>
          </w:tcPr>
          <w:p w:rsidR="00C00329" w:rsidRPr="00A07E4F" w:rsidRDefault="00C00329" w:rsidP="00C00329">
            <w:pPr>
              <w:pStyle w:val="ICTableEntry"/>
            </w:pPr>
            <w:r>
              <w:t>PreciseBurst</w:t>
            </w:r>
          </w:p>
        </w:tc>
        <w:tc>
          <w:tcPr>
            <w:tcW w:w="786" w:type="dxa"/>
            <w:vAlign w:val="center"/>
          </w:tcPr>
          <w:p w:rsidR="00C00329" w:rsidRPr="001E2B1B" w:rsidRDefault="00C00329" w:rsidP="00C00329">
            <w:pPr>
              <w:pStyle w:val="ICTableEntry"/>
            </w:pPr>
            <w:r w:rsidRPr="001E2B1B">
              <w:t>0</w:t>
            </w:r>
          </w:p>
        </w:tc>
        <w:tc>
          <w:tcPr>
            <w:tcW w:w="6300" w:type="dxa"/>
            <w:vAlign w:val="center"/>
          </w:tcPr>
          <w:p w:rsidR="00C00329" w:rsidRDefault="00C00329" w:rsidP="00C00329">
            <w:pPr>
              <w:pStyle w:val="ICTableEntry"/>
            </w:pPr>
            <w:r>
              <w:t xml:space="preserve">If ImpreciseBurst = TRUE, tieoff MPreciseBurst = 0 (OCP default tieoff is 1) </w:t>
            </w:r>
          </w:p>
        </w:tc>
      </w:tr>
      <w:tr w:rsidR="00C00329" w:rsidRPr="001E2B1B">
        <w:tc>
          <w:tcPr>
            <w:tcW w:w="2382" w:type="dxa"/>
            <w:gridSpan w:val="2"/>
            <w:vAlign w:val="center"/>
          </w:tcPr>
          <w:p w:rsidR="00C00329" w:rsidRPr="001E2B1B" w:rsidRDefault="00C00329" w:rsidP="00C00329">
            <w:pPr>
              <w:pStyle w:val="ICTableEntry"/>
            </w:pPr>
            <w:r w:rsidRPr="001E2B1B">
              <w:t>cmdaccept</w:t>
            </w:r>
          </w:p>
        </w:tc>
        <w:tc>
          <w:tcPr>
            <w:tcW w:w="786" w:type="dxa"/>
            <w:vAlign w:val="center"/>
          </w:tcPr>
          <w:p w:rsidR="00C00329" w:rsidRPr="001E2B1B" w:rsidRDefault="00C00329" w:rsidP="00C00329">
            <w:pPr>
              <w:pStyle w:val="ICTableEntry"/>
            </w:pPr>
            <w:r w:rsidRPr="001E2B1B">
              <w:t>0</w:t>
            </w:r>
          </w:p>
        </w:tc>
        <w:tc>
          <w:tcPr>
            <w:tcW w:w="6300" w:type="dxa"/>
            <w:vAlign w:val="center"/>
          </w:tcPr>
          <w:p w:rsidR="00C00329" w:rsidRPr="009C0272" w:rsidRDefault="00C00329" w:rsidP="00C00329">
            <w:pPr>
              <w:pStyle w:val="ICTableEntry"/>
            </w:pPr>
            <w:r>
              <w:t>Note: The SThreadBusy signal is used everywhere for backpressure.</w:t>
            </w:r>
          </w:p>
        </w:tc>
      </w:tr>
      <w:tr w:rsidR="00C00329" w:rsidRPr="001E2B1B">
        <w:tc>
          <w:tcPr>
            <w:tcW w:w="2382" w:type="dxa"/>
            <w:gridSpan w:val="2"/>
            <w:vAlign w:val="center"/>
          </w:tcPr>
          <w:p w:rsidR="00C00329" w:rsidRPr="001E2B1B" w:rsidRDefault="00C00329" w:rsidP="00C00329">
            <w:pPr>
              <w:pStyle w:val="ICTableEntry"/>
            </w:pPr>
            <w:r w:rsidRPr="001E2B1B">
              <w:t>datahandshake</w:t>
            </w:r>
          </w:p>
        </w:tc>
        <w:tc>
          <w:tcPr>
            <w:tcW w:w="786" w:type="dxa"/>
            <w:vAlign w:val="center"/>
          </w:tcPr>
          <w:p w:rsidR="00C00329" w:rsidRPr="001E2B1B" w:rsidRDefault="00C00329" w:rsidP="00C00329">
            <w:pPr>
              <w:pStyle w:val="ICTableEntry"/>
            </w:pPr>
            <w:r>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datalast</w:t>
            </w:r>
          </w:p>
        </w:tc>
        <w:tc>
          <w:tcPr>
            <w:tcW w:w="786" w:type="dxa"/>
            <w:vAlign w:val="center"/>
          </w:tcPr>
          <w:p w:rsidR="00C00329" w:rsidRPr="001E2B1B" w:rsidRDefault="00C00329" w:rsidP="00C00329">
            <w:pPr>
              <w:pStyle w:val="ICTableEntry"/>
            </w:pPr>
            <w:r w:rsidRPr="001E2B1B">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data_wdth</w:t>
            </w:r>
          </w:p>
        </w:tc>
        <w:tc>
          <w:tcPr>
            <w:tcW w:w="786" w:type="dxa"/>
            <w:vAlign w:val="center"/>
          </w:tcPr>
          <w:p w:rsidR="00386314" w:rsidRDefault="00C00329">
            <w:pPr>
              <w:pStyle w:val="ICTableEntry"/>
            </w:pPr>
            <w:r w:rsidRPr="001E2B1B">
              <w:t>{</w:t>
            </w:r>
            <w:del w:id="4247" w:author="James Kulp" w:date="2008-11-13T14:38:00Z">
              <w:r w:rsidRPr="001E2B1B" w:rsidDel="002F095B">
                <w:delText>N</w:delText>
              </w:r>
            </w:del>
            <w:ins w:id="4248" w:author="James Kulp" w:date="2008-11-13T14:38:00Z">
              <w:r w:rsidR="002F095B">
                <w:t>Q</w:t>
              </w:r>
            </w:ins>
            <w:r w:rsidRPr="001E2B1B">
              <w:t>}</w:t>
            </w:r>
          </w:p>
        </w:tc>
        <w:tc>
          <w:tcPr>
            <w:tcW w:w="6300" w:type="dxa"/>
            <w:vAlign w:val="center"/>
          </w:tcPr>
          <w:p w:rsidR="00C00329" w:rsidRDefault="00C00329" w:rsidP="00C00329">
            <w:pPr>
              <w:pStyle w:val="ICTableEntry"/>
            </w:pPr>
            <w:r>
              <w:t>If ByteWidth != DataWidth and ByteWidth != 8:</w:t>
            </w:r>
            <w:r>
              <w:br/>
            </w:r>
            <w:r>
              <w:tab/>
            </w:r>
            <w:del w:id="4249" w:author="James Kulp" w:date="2008-11-13T14:39:00Z">
              <w:r w:rsidDel="002F095B">
                <w:delText xml:space="preserve">N </w:delText>
              </w:r>
            </w:del>
            <w:ins w:id="4250" w:author="James Kulp" w:date="2008-11-13T14:39:00Z">
              <w:r w:rsidR="002F095B">
                <w:t xml:space="preserve">Q </w:t>
              </w:r>
            </w:ins>
            <w:r>
              <w:t>= 8 * DataWidth/ByteWidth</w:t>
            </w:r>
            <w:r>
              <w:br/>
              <w:t>Else:</w:t>
            </w:r>
          </w:p>
          <w:p w:rsidR="00386314" w:rsidRDefault="00C00329">
            <w:pPr>
              <w:pStyle w:val="ICTableEntry"/>
            </w:pPr>
            <w:r>
              <w:tab/>
            </w:r>
            <w:del w:id="4251" w:author="James Kulp" w:date="2008-11-13T14:39:00Z">
              <w:r w:rsidDel="002F095B">
                <w:delText xml:space="preserve">N </w:delText>
              </w:r>
            </w:del>
            <w:ins w:id="4252" w:author="James Kulp" w:date="2008-11-13T14:39:00Z">
              <w:r w:rsidR="002F095B">
                <w:t xml:space="preserve">Q </w:t>
              </w:r>
            </w:ins>
            <w:r>
              <w:t>= DataWidth</w:t>
            </w:r>
          </w:p>
        </w:tc>
      </w:tr>
      <w:tr w:rsidR="00C00329" w:rsidRPr="001E2B1B">
        <w:tc>
          <w:tcPr>
            <w:tcW w:w="2382" w:type="dxa"/>
            <w:gridSpan w:val="2"/>
            <w:vAlign w:val="center"/>
          </w:tcPr>
          <w:p w:rsidR="00C00329" w:rsidRPr="001E2B1B" w:rsidRDefault="00C00329" w:rsidP="00C00329">
            <w:pPr>
              <w:pStyle w:val="ICTableEntry"/>
            </w:pPr>
            <w:r>
              <w:t>mdatabyteen</w:t>
            </w:r>
          </w:p>
        </w:tc>
        <w:tc>
          <w:tcPr>
            <w:tcW w:w="786" w:type="dxa"/>
            <w:vAlign w:val="center"/>
          </w:tcPr>
          <w:p w:rsidR="00C00329" w:rsidRPr="001E2B1B" w:rsidRDefault="00C00329" w:rsidP="00C00329">
            <w:pPr>
              <w:pStyle w:val="ICTableEntry"/>
            </w:pPr>
            <w:r>
              <w:t>{0:1</w:t>
            </w:r>
            <w:r w:rsidRPr="001E2B1B">
              <w:t>}</w:t>
            </w:r>
          </w:p>
        </w:tc>
        <w:tc>
          <w:tcPr>
            <w:tcW w:w="6300" w:type="dxa"/>
            <w:vAlign w:val="center"/>
          </w:tcPr>
          <w:p w:rsidR="00C00329" w:rsidRPr="00C15F10" w:rsidRDefault="00C00329" w:rsidP="00C00329">
            <w:pPr>
              <w:pStyle w:val="ICTableEntry"/>
            </w:pPr>
            <w:r>
              <w:t>If (</w:t>
            </w:r>
            <w:r w:rsidRPr="00C15F10">
              <w:t>Producer = TRUE or Talkback = TRUE</w:t>
            </w:r>
            <w:r>
              <w:t>) and</w:t>
            </w:r>
            <w:r>
              <w:br/>
              <w:t>ByteWidth != DataWidth: 1, Else: 0</w:t>
            </w:r>
          </w:p>
        </w:tc>
      </w:tr>
      <w:tr w:rsidR="00C00329" w:rsidRPr="001E2B1B">
        <w:tc>
          <w:tcPr>
            <w:tcW w:w="2382" w:type="dxa"/>
            <w:gridSpan w:val="2"/>
            <w:vAlign w:val="center"/>
          </w:tcPr>
          <w:p w:rsidR="00C00329" w:rsidRPr="001E2B1B" w:rsidRDefault="00C00329" w:rsidP="00C00329">
            <w:pPr>
              <w:pStyle w:val="ICTableEntry"/>
            </w:pPr>
            <w:r w:rsidRPr="001E2B1B">
              <w:t>mdata</w:t>
            </w:r>
          </w:p>
        </w:tc>
        <w:tc>
          <w:tcPr>
            <w:tcW w:w="786" w:type="dxa"/>
            <w:vAlign w:val="center"/>
          </w:tcPr>
          <w:p w:rsidR="00C00329" w:rsidRPr="001E2B1B" w:rsidRDefault="00C00329" w:rsidP="00C00329">
            <w:pPr>
              <w:pStyle w:val="ICTableEntry"/>
            </w:pPr>
            <w:r w:rsidRPr="001E2B1B">
              <w:t>{0|1}</w:t>
            </w:r>
          </w:p>
        </w:tc>
        <w:tc>
          <w:tcPr>
            <w:tcW w:w="6300" w:type="dxa"/>
            <w:vAlign w:val="center"/>
          </w:tcPr>
          <w:p w:rsidR="00C00329" w:rsidRDefault="00C00329" w:rsidP="00C00329">
            <w:pPr>
              <w:pStyle w:val="ICTableEntry"/>
            </w:pPr>
            <w:r w:rsidRPr="00C15F10">
              <w:t>If Producer = TRUE or Talk</w:t>
            </w:r>
            <w:ins w:id="4253" w:author="Jim Kulp" w:date="2009-12-01T14:26:00Z">
              <w:r w:rsidR="00151C5C">
                <w:t>B</w:t>
              </w:r>
            </w:ins>
            <w:del w:id="4254" w:author="Jim Kulp" w:date="2009-12-01T14:26:00Z">
              <w:r w:rsidRPr="00C15F10" w:rsidDel="00151C5C">
                <w:delText>b</w:delText>
              </w:r>
            </w:del>
            <w:r w:rsidRPr="00C15F10">
              <w:t>ack = TRUE: 1</w:t>
            </w:r>
            <w:r>
              <w:t xml:space="preserve">, </w:t>
            </w:r>
            <w:r w:rsidRPr="00C15F10">
              <w:t>Else: 0</w:t>
            </w:r>
          </w:p>
        </w:tc>
      </w:tr>
      <w:tr w:rsidR="00C00329" w:rsidRPr="001E2B1B">
        <w:tc>
          <w:tcPr>
            <w:tcW w:w="235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w:t>
            </w:r>
          </w:p>
        </w:tc>
        <w:tc>
          <w:tcPr>
            <w:tcW w:w="810" w:type="dxa"/>
            <w:gridSpan w:val="2"/>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300"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 1</w:t>
            </w:r>
            <w:r>
              <w:br/>
              <w:t>Else: 0</w:t>
            </w:r>
          </w:p>
        </w:tc>
      </w:tr>
      <w:tr w:rsidR="00C00329" w:rsidRPr="001E2B1B">
        <w:tc>
          <w:tcPr>
            <w:tcW w:w="235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mdatainfo_wdth</w:t>
            </w:r>
          </w:p>
        </w:tc>
        <w:tc>
          <w:tcPr>
            <w:tcW w:w="810" w:type="dxa"/>
            <w:gridSpan w:val="2"/>
            <w:tcBorders>
              <w:top w:val="single" w:sz="6" w:space="0" w:color="000000"/>
              <w:bottom w:val="single" w:sz="6" w:space="0" w:color="000000"/>
            </w:tcBorders>
            <w:shd w:val="clear" w:color="auto" w:fill="FFFFFF"/>
            <w:vAlign w:val="center"/>
          </w:tcPr>
          <w:p w:rsidR="00386314" w:rsidRDefault="00C00329">
            <w:pPr>
              <w:pStyle w:val="ICTableEntry"/>
            </w:pPr>
            <w:r w:rsidRPr="001E2B1B">
              <w:t>{</w:t>
            </w:r>
            <w:del w:id="4255" w:author="James Kulp" w:date="2008-11-13T14:39:00Z">
              <w:r w:rsidRPr="001E2B1B" w:rsidDel="002F095B">
                <w:delText>P</w:delText>
              </w:r>
            </w:del>
            <w:ins w:id="4256" w:author="James Kulp" w:date="2008-11-13T14:39:00Z">
              <w:r w:rsidR="002F095B">
                <w:t>R</w:t>
              </w:r>
            </w:ins>
            <w:r w:rsidRPr="001E2B1B">
              <w:t>}</w:t>
            </w:r>
          </w:p>
        </w:tc>
        <w:tc>
          <w:tcPr>
            <w:tcW w:w="6300" w:type="dxa"/>
            <w:tcBorders>
              <w:top w:val="single" w:sz="6" w:space="0" w:color="000000"/>
              <w:bottom w:val="single" w:sz="6" w:space="0" w:color="000000"/>
            </w:tcBorders>
            <w:shd w:val="clear" w:color="auto" w:fill="FFFFFF"/>
            <w:vAlign w:val="center"/>
          </w:tcPr>
          <w:p w:rsidR="00386314" w:rsidRDefault="00C00329">
            <w:pPr>
              <w:pStyle w:val="ICTableEntry"/>
            </w:pPr>
            <w:r>
              <w:t>If ByteWidth != DataWidth and ByteWidth != 8:</w:t>
            </w:r>
            <w:r>
              <w:br/>
            </w:r>
            <w:r>
              <w:tab/>
            </w:r>
            <w:del w:id="4257" w:author="James Kulp" w:date="2008-11-13T14:39:00Z">
              <w:r w:rsidDel="002F095B">
                <w:delText xml:space="preserve">P </w:delText>
              </w:r>
            </w:del>
            <w:ins w:id="4258" w:author="James Kulp" w:date="2008-11-13T14:39:00Z">
              <w:r w:rsidR="002F095B">
                <w:t xml:space="preserve">R </w:t>
              </w:r>
            </w:ins>
            <w:r>
              <w:t>= DataWidth – (8 * DataWidth/ByteWidth)</w:t>
            </w:r>
          </w:p>
        </w:tc>
      </w:tr>
      <w:tr w:rsidR="00C00329" w:rsidRPr="001E2B1B">
        <w:tc>
          <w:tcPr>
            <w:tcW w:w="2358"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mdatainfobyte_wdth</w:t>
            </w:r>
          </w:p>
        </w:tc>
        <w:tc>
          <w:tcPr>
            <w:tcW w:w="810" w:type="dxa"/>
            <w:gridSpan w:val="2"/>
            <w:tcBorders>
              <w:top w:val="single" w:sz="6" w:space="0" w:color="000000"/>
              <w:bottom w:val="single" w:sz="6" w:space="0" w:color="000000"/>
            </w:tcBorders>
            <w:shd w:val="clear" w:color="auto" w:fill="FFFFFF"/>
            <w:vAlign w:val="center"/>
          </w:tcPr>
          <w:p w:rsidR="00386314" w:rsidRDefault="00C00329">
            <w:pPr>
              <w:pStyle w:val="ICTableEntry"/>
            </w:pPr>
            <w:r>
              <w:t>{</w:t>
            </w:r>
            <w:del w:id="4259" w:author="James Kulp" w:date="2008-11-13T14:39:00Z">
              <w:r w:rsidDel="002F095B">
                <w:delText>P</w:delText>
              </w:r>
            </w:del>
            <w:ins w:id="4260" w:author="James Kulp" w:date="2008-11-13T14:39:00Z">
              <w:r w:rsidR="002F095B">
                <w:t>S</w:t>
              </w:r>
            </w:ins>
            <w:r>
              <w:t>}</w:t>
            </w:r>
          </w:p>
        </w:tc>
        <w:tc>
          <w:tcPr>
            <w:tcW w:w="6300" w:type="dxa"/>
            <w:tcBorders>
              <w:top w:val="single" w:sz="6" w:space="0" w:color="000000"/>
              <w:bottom w:val="single" w:sz="6" w:space="0" w:color="000000"/>
            </w:tcBorders>
            <w:shd w:val="clear" w:color="auto" w:fill="FFFFFF"/>
            <w:vAlign w:val="center"/>
          </w:tcPr>
          <w:p w:rsidR="00386314" w:rsidRDefault="00C00329">
            <w:pPr>
              <w:pStyle w:val="ICTableEntry"/>
            </w:pPr>
            <w:r>
              <w:t>If ByteWidth != DataWidth and ByteWidth != 8:</w:t>
            </w:r>
            <w:r>
              <w:br/>
            </w:r>
            <w:r>
              <w:tab/>
            </w:r>
            <w:del w:id="4261" w:author="James Kulp" w:date="2008-11-13T14:39:00Z">
              <w:r w:rsidDel="002F095B">
                <w:delText xml:space="preserve">P </w:delText>
              </w:r>
            </w:del>
            <w:ins w:id="4262" w:author="James Kulp" w:date="2008-11-13T14:39:00Z">
              <w:r w:rsidR="002F095B">
                <w:t xml:space="preserve">S </w:t>
              </w:r>
            </w:ins>
            <w:r>
              <w:t>= ByteWidth - 8</w:t>
            </w:r>
          </w:p>
        </w:tc>
      </w:tr>
      <w:tr w:rsidR="00C00329" w:rsidRPr="001E2B1B">
        <w:tc>
          <w:tcPr>
            <w:tcW w:w="2382" w:type="dxa"/>
            <w:gridSpan w:val="2"/>
            <w:vAlign w:val="center"/>
          </w:tcPr>
          <w:p w:rsidR="00C00329" w:rsidRPr="001E2B1B" w:rsidRDefault="00C00329" w:rsidP="00C00329">
            <w:pPr>
              <w:pStyle w:val="ICTableEntry"/>
            </w:pPr>
            <w:r>
              <w:t>mflag</w:t>
            </w:r>
          </w:p>
        </w:tc>
        <w:tc>
          <w:tcPr>
            <w:tcW w:w="786" w:type="dxa"/>
            <w:vAlign w:val="center"/>
          </w:tcPr>
          <w:p w:rsidR="00C00329" w:rsidRPr="001E2B1B" w:rsidRDefault="00C00329" w:rsidP="00C00329">
            <w:pPr>
              <w:pStyle w:val="ICTableEntry"/>
            </w:pPr>
            <w:r w:rsidRPr="001E2B1B">
              <w:t>1</w:t>
            </w:r>
          </w:p>
        </w:tc>
        <w:tc>
          <w:tcPr>
            <w:tcW w:w="6300" w:type="dxa"/>
            <w:vAlign w:val="center"/>
          </w:tcPr>
          <w:p w:rsidR="00C00329" w:rsidRPr="009C0272" w:rsidRDefault="00C00329" w:rsidP="00C00329">
            <w:pPr>
              <w:pStyle w:val="ICTableEntry"/>
            </w:pPr>
            <w:r>
              <w:t>If Producer = TRUE and</w:t>
            </w:r>
            <w:r>
              <w:br/>
            </w:r>
            <w:r>
              <w:tab/>
              <w:t xml:space="preserve">(NumberOfOpcodes&gt;1 or VariableMessageLength = TRUE): 1 </w:t>
            </w:r>
          </w:p>
        </w:tc>
      </w:tr>
      <w:tr w:rsidR="00C00329" w:rsidRPr="001E2B1B">
        <w:tc>
          <w:tcPr>
            <w:tcW w:w="2382" w:type="dxa"/>
            <w:gridSpan w:val="2"/>
            <w:vAlign w:val="center"/>
          </w:tcPr>
          <w:p w:rsidR="00C00329" w:rsidRPr="001E2B1B" w:rsidRDefault="00C00329" w:rsidP="00C00329">
            <w:pPr>
              <w:pStyle w:val="ICTableEntry"/>
            </w:pPr>
            <w:r>
              <w:t>mflag_wdth</w:t>
            </w:r>
          </w:p>
        </w:tc>
        <w:tc>
          <w:tcPr>
            <w:tcW w:w="786" w:type="dxa"/>
            <w:vAlign w:val="center"/>
          </w:tcPr>
          <w:p w:rsidR="00386314" w:rsidRDefault="00C00329">
            <w:pPr>
              <w:pStyle w:val="ICTableEntry"/>
            </w:pPr>
            <w:r>
              <w:t>{</w:t>
            </w:r>
            <w:del w:id="4263" w:author="James Kulp" w:date="2008-11-13T14:39:00Z">
              <w:r w:rsidDel="002F095B">
                <w:delText>N</w:delText>
              </w:r>
            </w:del>
            <w:ins w:id="4264" w:author="James Kulp" w:date="2008-11-13T14:39:00Z">
              <w:r w:rsidR="002F095B">
                <w:t>T</w:t>
              </w:r>
            </w:ins>
            <w:r>
              <w:t>}</w:t>
            </w:r>
          </w:p>
        </w:tc>
        <w:tc>
          <w:tcPr>
            <w:tcW w:w="6300" w:type="dxa"/>
            <w:vAlign w:val="center"/>
          </w:tcPr>
          <w:p w:rsidR="00386314" w:rsidRDefault="00C00329">
            <w:pPr>
              <w:pStyle w:val="ICTableEntry"/>
            </w:pPr>
            <w:r>
              <w:t>If Producer = TRUE and</w:t>
            </w:r>
            <w:r>
              <w:br/>
            </w:r>
            <w:r>
              <w:tab/>
              <w:t>(NumberOfOpcodes&gt;1 or VariableMessageLength = TRUE): 1</w:t>
            </w:r>
            <w:r>
              <w:br/>
            </w:r>
            <w:r>
              <w:tab/>
            </w:r>
            <w:r>
              <w:tab/>
            </w:r>
            <w:del w:id="4265" w:author="James Kulp" w:date="2008-11-13T14:39:00Z">
              <w:r w:rsidDel="002F095B">
                <w:delText xml:space="preserve">N </w:delText>
              </w:r>
            </w:del>
            <w:ins w:id="4266" w:author="James Kulp" w:date="2008-11-13T14:39:00Z">
              <w:r w:rsidR="002F095B">
                <w:t xml:space="preserve">T </w:t>
              </w:r>
            </w:ins>
            <w:r>
              <w:t>= 8 + ceil(log2(MaxMessageValues))</w:t>
            </w:r>
          </w:p>
        </w:tc>
      </w:tr>
      <w:tr w:rsidR="00C00329" w:rsidRPr="001E2B1B">
        <w:tc>
          <w:tcPr>
            <w:tcW w:w="2382" w:type="dxa"/>
            <w:gridSpan w:val="2"/>
            <w:vAlign w:val="center"/>
          </w:tcPr>
          <w:p w:rsidR="00C00329" w:rsidRPr="001E2B1B" w:rsidRDefault="00C00329" w:rsidP="00C00329">
            <w:pPr>
              <w:pStyle w:val="ICTableEntry"/>
            </w:pPr>
            <w:r w:rsidRPr="001E2B1B">
              <w:t>mreset</w:t>
            </w:r>
          </w:p>
        </w:tc>
        <w:tc>
          <w:tcPr>
            <w:tcW w:w="786" w:type="dxa"/>
            <w:vAlign w:val="center"/>
          </w:tcPr>
          <w:p w:rsidR="00C00329" w:rsidRPr="001E2B1B" w:rsidRDefault="00C00329" w:rsidP="00C00329">
            <w:pPr>
              <w:pStyle w:val="ICTableEntry"/>
            </w:pPr>
            <w:r w:rsidRPr="001E2B1B">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read_enable</w:t>
            </w:r>
          </w:p>
        </w:tc>
        <w:tc>
          <w:tcPr>
            <w:tcW w:w="786" w:type="dxa"/>
            <w:vAlign w:val="center"/>
          </w:tcPr>
          <w:p w:rsidR="00C00329" w:rsidRPr="001E2B1B" w:rsidRDefault="00C00329" w:rsidP="00C00329">
            <w:pPr>
              <w:pStyle w:val="ICTableEntry"/>
            </w:pPr>
            <w:r w:rsidRPr="001E2B1B">
              <w:t>{0|1}</w:t>
            </w:r>
          </w:p>
        </w:tc>
        <w:tc>
          <w:tcPr>
            <w:tcW w:w="6300" w:type="dxa"/>
            <w:vAlign w:val="center"/>
          </w:tcPr>
          <w:p w:rsidR="00C00329" w:rsidRDefault="00C00329" w:rsidP="00C00329">
            <w:pPr>
              <w:pStyle w:val="ICTableEntry"/>
            </w:pPr>
            <w:r>
              <w:t>If Producer = FALSE or Talk</w:t>
            </w:r>
            <w:ins w:id="4267" w:author="Jim Kulp" w:date="2009-12-01T14:26:00Z">
              <w:r w:rsidR="00151C5C">
                <w:t>B</w:t>
              </w:r>
            </w:ins>
            <w:del w:id="4268" w:author="Jim Kulp" w:date="2009-12-01T14:26:00Z">
              <w:r w:rsidDel="00151C5C">
                <w:delText>b</w:delText>
              </w:r>
            </w:del>
            <w:r>
              <w:t>ack = TRUE: 1, Else: 0</w:t>
            </w:r>
          </w:p>
        </w:tc>
      </w:tr>
      <w:tr w:rsidR="00C00329" w:rsidRPr="001E2B1B">
        <w:tc>
          <w:tcPr>
            <w:tcW w:w="2382" w:type="dxa"/>
            <w:gridSpan w:val="2"/>
            <w:vAlign w:val="center"/>
          </w:tcPr>
          <w:p w:rsidR="00C00329" w:rsidRPr="001E2B1B" w:rsidRDefault="00C00329" w:rsidP="00C00329">
            <w:pPr>
              <w:pStyle w:val="ICTableEntry"/>
            </w:pPr>
            <w:r>
              <w:t>reqlast</w:t>
            </w:r>
          </w:p>
        </w:tc>
        <w:tc>
          <w:tcPr>
            <w:tcW w:w="786" w:type="dxa"/>
            <w:vAlign w:val="center"/>
          </w:tcPr>
          <w:p w:rsidR="00C00329" w:rsidRPr="001E2B1B" w:rsidRDefault="00C00329" w:rsidP="00C00329">
            <w:pPr>
              <w:pStyle w:val="ICTableEntry"/>
            </w:pPr>
            <w:r>
              <w:t>1</w:t>
            </w:r>
          </w:p>
        </w:tc>
        <w:tc>
          <w:tcPr>
            <w:tcW w:w="6300" w:type="dxa"/>
            <w:vAlign w:val="center"/>
          </w:tcPr>
          <w:p w:rsidR="00C00329" w:rsidRPr="00C15F10" w:rsidRDefault="00C00329" w:rsidP="00C00329">
            <w:pPr>
              <w:pStyle w:val="ICTableEntry"/>
            </w:pPr>
          </w:p>
        </w:tc>
      </w:tr>
      <w:tr w:rsidR="00C00329" w:rsidRPr="001E2B1B">
        <w:tc>
          <w:tcPr>
            <w:tcW w:w="2382" w:type="dxa"/>
            <w:gridSpan w:val="2"/>
            <w:vAlign w:val="center"/>
          </w:tcPr>
          <w:p w:rsidR="00C00329" w:rsidRDefault="00C00329" w:rsidP="00C00329">
            <w:pPr>
              <w:pStyle w:val="ICTableEntry"/>
            </w:pPr>
            <w:r>
              <w:t>resp</w:t>
            </w:r>
          </w:p>
        </w:tc>
        <w:tc>
          <w:tcPr>
            <w:tcW w:w="786" w:type="dxa"/>
            <w:vAlign w:val="center"/>
          </w:tcPr>
          <w:p w:rsidR="00C00329" w:rsidRPr="001E2B1B" w:rsidRDefault="00C00329" w:rsidP="00C00329">
            <w:pPr>
              <w:pStyle w:val="ICTableEntry"/>
            </w:pPr>
            <w:r>
              <w:t>{0|1}</w:t>
            </w:r>
          </w:p>
        </w:tc>
        <w:tc>
          <w:tcPr>
            <w:tcW w:w="6300" w:type="dxa"/>
            <w:vAlign w:val="center"/>
          </w:tcPr>
          <w:p w:rsidR="00C00329" w:rsidRPr="00C15F10" w:rsidRDefault="00C00329" w:rsidP="00C00329">
            <w:pPr>
              <w:pStyle w:val="ICTableEntry"/>
            </w:pPr>
            <w:r>
              <w:t>If Producer = FALSE or Talk</w:t>
            </w:r>
            <w:ins w:id="4269" w:author="Jim Kulp" w:date="2009-12-01T14:26:00Z">
              <w:r w:rsidR="00151C5C">
                <w:t>B</w:t>
              </w:r>
            </w:ins>
            <w:del w:id="4270" w:author="Jim Kulp" w:date="2009-12-01T14:26:00Z">
              <w:r w:rsidDel="00151C5C">
                <w:delText>b</w:delText>
              </w:r>
            </w:del>
            <w:r>
              <w:t>ack = TRUE: 1, Else: 0</w:t>
            </w:r>
          </w:p>
        </w:tc>
      </w:tr>
      <w:tr w:rsidR="00C00329" w:rsidRPr="001E2B1B">
        <w:tc>
          <w:tcPr>
            <w:tcW w:w="2382" w:type="dxa"/>
            <w:gridSpan w:val="2"/>
            <w:vAlign w:val="center"/>
          </w:tcPr>
          <w:p w:rsidR="00C00329" w:rsidRPr="001E2B1B" w:rsidRDefault="00C00329" w:rsidP="00C00329">
            <w:pPr>
              <w:pStyle w:val="ICTableEntry"/>
            </w:pPr>
            <w:r w:rsidRPr="001E2B1B">
              <w:t>sdata</w:t>
            </w:r>
          </w:p>
        </w:tc>
        <w:tc>
          <w:tcPr>
            <w:tcW w:w="786" w:type="dxa"/>
            <w:vAlign w:val="center"/>
          </w:tcPr>
          <w:p w:rsidR="00C00329" w:rsidRPr="001E2B1B" w:rsidRDefault="00C00329" w:rsidP="00C00329">
            <w:pPr>
              <w:pStyle w:val="ICTableEntry"/>
            </w:pPr>
            <w:r w:rsidRPr="001E2B1B">
              <w:t>{0|1}</w:t>
            </w:r>
          </w:p>
        </w:tc>
        <w:tc>
          <w:tcPr>
            <w:tcW w:w="6300" w:type="dxa"/>
            <w:vAlign w:val="center"/>
          </w:tcPr>
          <w:p w:rsidR="00C00329" w:rsidRDefault="00C00329" w:rsidP="00C00329">
            <w:pPr>
              <w:pStyle w:val="ICTableEntry"/>
            </w:pPr>
            <w:r w:rsidRPr="00C15F10">
              <w:t>If Producer = FALSE or Talk</w:t>
            </w:r>
            <w:ins w:id="4271" w:author="Jim Kulp" w:date="2009-12-01T14:26:00Z">
              <w:r w:rsidR="00151C5C">
                <w:t>B</w:t>
              </w:r>
            </w:ins>
            <w:del w:id="4272" w:author="Jim Kulp" w:date="2009-12-01T14:26:00Z">
              <w:r w:rsidRPr="00C15F10" w:rsidDel="00151C5C">
                <w:delText>b</w:delText>
              </w:r>
            </w:del>
            <w:r w:rsidRPr="00C15F10">
              <w:t>ack = TRUE: 1</w:t>
            </w:r>
            <w:r>
              <w:t xml:space="preserve">, </w:t>
            </w:r>
            <w:r w:rsidRPr="00C15F10">
              <w:t>Else: 0</w:t>
            </w:r>
          </w:p>
        </w:tc>
      </w:tr>
      <w:tr w:rsidR="00C00329" w:rsidRPr="001E2B1B">
        <w:tc>
          <w:tcPr>
            <w:tcW w:w="2382" w:type="dxa"/>
            <w:gridSpan w:val="2"/>
            <w:vAlign w:val="center"/>
          </w:tcPr>
          <w:p w:rsidR="00C00329" w:rsidRPr="001E2B1B" w:rsidRDefault="00C00329" w:rsidP="00C00329">
            <w:pPr>
              <w:pStyle w:val="ICTableEntry"/>
            </w:pPr>
            <w:r w:rsidRPr="001E2B1B">
              <w:t>sreset</w:t>
            </w:r>
          </w:p>
        </w:tc>
        <w:tc>
          <w:tcPr>
            <w:tcW w:w="786" w:type="dxa"/>
            <w:vAlign w:val="center"/>
          </w:tcPr>
          <w:p w:rsidR="00C00329" w:rsidRPr="001E2B1B" w:rsidRDefault="00C00329" w:rsidP="00C00329">
            <w:pPr>
              <w:pStyle w:val="ICTableEntry"/>
            </w:pPr>
            <w:r w:rsidRPr="001E2B1B">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reqinfo</w:t>
            </w:r>
          </w:p>
        </w:tc>
        <w:tc>
          <w:tcPr>
            <w:tcW w:w="786" w:type="dxa"/>
            <w:vAlign w:val="center"/>
          </w:tcPr>
          <w:p w:rsidR="00C00329" w:rsidRPr="001E2B1B" w:rsidRDefault="00C00329" w:rsidP="00C00329">
            <w:pPr>
              <w:pStyle w:val="ICTableEntry"/>
            </w:pPr>
            <w:r>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reqinfo_wdth</w:t>
            </w:r>
          </w:p>
        </w:tc>
        <w:tc>
          <w:tcPr>
            <w:tcW w:w="786" w:type="dxa"/>
            <w:vAlign w:val="center"/>
          </w:tcPr>
          <w:p w:rsidR="00C00329" w:rsidRPr="001E2B1B" w:rsidRDefault="00C00329" w:rsidP="00C00329">
            <w:pPr>
              <w:pStyle w:val="ICTableEntry"/>
            </w:pPr>
            <w:r>
              <w:t>1</w:t>
            </w:r>
          </w:p>
        </w:tc>
        <w:tc>
          <w:tcPr>
            <w:tcW w:w="6300" w:type="dxa"/>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t>sflag</w:t>
            </w:r>
          </w:p>
        </w:tc>
        <w:tc>
          <w:tcPr>
            <w:tcW w:w="786" w:type="dxa"/>
            <w:vAlign w:val="center"/>
          </w:tcPr>
          <w:p w:rsidR="00C00329" w:rsidRPr="001E2B1B" w:rsidRDefault="00C00329" w:rsidP="00C00329">
            <w:pPr>
              <w:pStyle w:val="ICTableEntry"/>
            </w:pPr>
            <w:r w:rsidRPr="001E2B1B">
              <w:t>1</w:t>
            </w:r>
          </w:p>
        </w:tc>
        <w:tc>
          <w:tcPr>
            <w:tcW w:w="6300" w:type="dxa"/>
            <w:vAlign w:val="center"/>
          </w:tcPr>
          <w:p w:rsidR="00C00329" w:rsidRPr="009C0272" w:rsidRDefault="00C00329" w:rsidP="00C00329">
            <w:pPr>
              <w:pStyle w:val="ICTableEntry"/>
            </w:pPr>
            <w:r>
              <w:t>If Producer = FALSE and</w:t>
            </w:r>
            <w:r>
              <w:br/>
            </w:r>
            <w:r>
              <w:tab/>
              <w:t>(NumberOfOpcodes &gt; 1 or VariableMessageLength = TRUE): 1</w:t>
            </w:r>
          </w:p>
        </w:tc>
      </w:tr>
      <w:tr w:rsidR="00C00329" w:rsidRPr="001E2B1B">
        <w:tc>
          <w:tcPr>
            <w:tcW w:w="2382" w:type="dxa"/>
            <w:gridSpan w:val="2"/>
            <w:vAlign w:val="center"/>
          </w:tcPr>
          <w:p w:rsidR="00C00329" w:rsidRPr="001E2B1B" w:rsidRDefault="00C00329" w:rsidP="00C00329">
            <w:pPr>
              <w:pStyle w:val="ICTableEntry"/>
            </w:pPr>
            <w:r>
              <w:t>sflag_wdth</w:t>
            </w:r>
          </w:p>
        </w:tc>
        <w:tc>
          <w:tcPr>
            <w:tcW w:w="786" w:type="dxa"/>
            <w:vAlign w:val="center"/>
          </w:tcPr>
          <w:p w:rsidR="00386314" w:rsidRDefault="00C00329">
            <w:pPr>
              <w:pStyle w:val="ICTableEntry"/>
            </w:pPr>
            <w:r>
              <w:t>{</w:t>
            </w:r>
            <w:del w:id="4273" w:author="James Kulp" w:date="2008-11-13T14:39:00Z">
              <w:r w:rsidDel="002F095B">
                <w:delText>N</w:delText>
              </w:r>
            </w:del>
            <w:ins w:id="4274" w:author="James Kulp" w:date="2008-11-13T14:39:00Z">
              <w:r w:rsidR="002F095B">
                <w:t>U</w:t>
              </w:r>
            </w:ins>
            <w:r>
              <w:t>}</w:t>
            </w:r>
          </w:p>
        </w:tc>
        <w:tc>
          <w:tcPr>
            <w:tcW w:w="6300" w:type="dxa"/>
            <w:vAlign w:val="center"/>
          </w:tcPr>
          <w:p w:rsidR="00386314" w:rsidRDefault="00C00329">
            <w:pPr>
              <w:pStyle w:val="ICTableEntry"/>
            </w:pPr>
            <w:r>
              <w:t>If Producer = FALSE and</w:t>
            </w:r>
            <w:r>
              <w:br/>
            </w:r>
            <w:r>
              <w:tab/>
              <w:t>(NumberOfOpcodes &gt; 1 or VariableMessageLength = TRUE):</w:t>
            </w:r>
            <w:r>
              <w:br/>
            </w:r>
            <w:r>
              <w:tab/>
            </w:r>
            <w:r>
              <w:tab/>
            </w:r>
            <w:del w:id="4275" w:author="James Kulp" w:date="2008-11-13T14:39:00Z">
              <w:r w:rsidDel="002F095B">
                <w:delText xml:space="preserve">N </w:delText>
              </w:r>
            </w:del>
            <w:ins w:id="4276" w:author="James Kulp" w:date="2008-11-13T14:39:00Z">
              <w:r w:rsidR="002F095B">
                <w:t xml:space="preserve">U </w:t>
              </w:r>
            </w:ins>
            <w:r>
              <w:t>= 8 + ceil(log2(MaxMessageValues))</w:t>
            </w: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sthreadbusy</w:t>
            </w:r>
          </w:p>
        </w:tc>
        <w:tc>
          <w:tcPr>
            <w:tcW w:w="786" w:type="dxa"/>
            <w:vMerge w:val="restart"/>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1</w:t>
            </w:r>
          </w:p>
        </w:tc>
        <w:tc>
          <w:tcPr>
            <w:tcW w:w="6300" w:type="dxa"/>
            <w:vMerge w:val="restart"/>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r>
              <w:t xml:space="preserve">Enables the SThreadBusy signal to support </w:t>
            </w:r>
            <w:r>
              <w:rPr>
                <w:b/>
              </w:rPr>
              <w:t>Request</w:t>
            </w:r>
            <w:r>
              <w:t xml:space="preserve"> flow-control backpressure from slave to master.</w:t>
            </w: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sthreadbusy_exact</w:t>
            </w:r>
          </w:p>
        </w:tc>
        <w:tc>
          <w:tcPr>
            <w:tcW w:w="786" w:type="dxa"/>
            <w:vMerge/>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p>
        </w:tc>
        <w:tc>
          <w:tcPr>
            <w:tcW w:w="6300" w:type="dxa"/>
            <w:vMerge/>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sthreadbusy_pipelined</w:t>
            </w:r>
          </w:p>
        </w:tc>
        <w:tc>
          <w:tcPr>
            <w:tcW w:w="786" w:type="dxa"/>
            <w:vMerge/>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p>
        </w:tc>
        <w:tc>
          <w:tcPr>
            <w:tcW w:w="6300" w:type="dxa"/>
            <w:vMerge/>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sdatathreadbusy</w:t>
            </w:r>
          </w:p>
        </w:tc>
        <w:tc>
          <w:tcPr>
            <w:tcW w:w="786" w:type="dxa"/>
            <w:vMerge w:val="restart"/>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{0|1}</w:t>
            </w:r>
          </w:p>
        </w:tc>
        <w:tc>
          <w:tcPr>
            <w:tcW w:w="6300" w:type="dxa"/>
            <w:vMerge w:val="restart"/>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r w:rsidRPr="00C15F10">
              <w:t xml:space="preserve">If Producer = </w:t>
            </w:r>
            <w:r>
              <w:t>TRUE</w:t>
            </w:r>
            <w:r w:rsidRPr="00C15F10">
              <w:t xml:space="preserve"> or Talk</w:t>
            </w:r>
            <w:ins w:id="4277" w:author="Jim Kulp" w:date="2009-12-01T14:27:00Z">
              <w:r w:rsidR="00151C5C">
                <w:t>B</w:t>
              </w:r>
            </w:ins>
            <w:del w:id="4278" w:author="Jim Kulp" w:date="2009-12-01T14:27:00Z">
              <w:r w:rsidRPr="00C15F10" w:rsidDel="00151C5C">
                <w:delText>b</w:delText>
              </w:r>
            </w:del>
            <w:r w:rsidRPr="00C15F10">
              <w:t>ack = TRUE: 1</w:t>
            </w:r>
          </w:p>
          <w:p w:rsidR="00C00329" w:rsidRPr="009C0272" w:rsidRDefault="00C00329" w:rsidP="00C00329">
            <w:pPr>
              <w:pStyle w:val="ICTableEntry"/>
            </w:pPr>
            <w:r w:rsidRPr="00C15F10">
              <w:t>Else: 0</w:t>
            </w: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sdatathreadbusy_exact</w:t>
            </w:r>
          </w:p>
        </w:tc>
        <w:tc>
          <w:tcPr>
            <w:tcW w:w="786" w:type="dxa"/>
            <w:vMerge/>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p>
        </w:tc>
        <w:tc>
          <w:tcPr>
            <w:tcW w:w="6300" w:type="dxa"/>
            <w:vMerge/>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p>
        </w:tc>
      </w:tr>
      <w:tr w:rsidR="00C00329" w:rsidRPr="001E2B1B">
        <w:tc>
          <w:tcPr>
            <w:tcW w:w="2382" w:type="dxa"/>
            <w:gridSpan w:val="2"/>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r w:rsidRPr="001E2B1B">
              <w:t>sdatathreadbusy_pipelined</w:t>
            </w:r>
          </w:p>
        </w:tc>
        <w:tc>
          <w:tcPr>
            <w:tcW w:w="786" w:type="dxa"/>
            <w:vMerge/>
            <w:tcBorders>
              <w:top w:val="single" w:sz="6" w:space="0" w:color="000000"/>
              <w:bottom w:val="single" w:sz="6" w:space="0" w:color="000000"/>
            </w:tcBorders>
            <w:shd w:val="clear" w:color="auto" w:fill="CCFFFF"/>
            <w:vAlign w:val="center"/>
          </w:tcPr>
          <w:p w:rsidR="00C00329" w:rsidRPr="001E2B1B" w:rsidRDefault="00C00329" w:rsidP="00C00329">
            <w:pPr>
              <w:pStyle w:val="ICTableEntry"/>
            </w:pPr>
          </w:p>
        </w:tc>
        <w:tc>
          <w:tcPr>
            <w:tcW w:w="6300" w:type="dxa"/>
            <w:vMerge/>
            <w:tcBorders>
              <w:top w:val="single" w:sz="6" w:space="0" w:color="000000"/>
              <w:bottom w:val="single" w:sz="6" w:space="0" w:color="000000"/>
            </w:tcBorders>
            <w:shd w:val="clear" w:color="auto" w:fill="CCFFFF"/>
            <w:vAlign w:val="center"/>
          </w:tcPr>
          <w:p w:rsidR="00C00329" w:rsidRPr="009C0272" w:rsidRDefault="00C00329" w:rsidP="00C00329">
            <w:pPr>
              <w:pStyle w:val="ICTableEntry"/>
            </w:pPr>
          </w:p>
        </w:tc>
      </w:tr>
      <w:tr w:rsidR="00C00329" w:rsidRPr="001E2B1B">
        <w:tc>
          <w:tcPr>
            <w:tcW w:w="2382" w:type="dxa"/>
            <w:gridSpan w:val="2"/>
            <w:vAlign w:val="center"/>
          </w:tcPr>
          <w:p w:rsidR="00C00329" w:rsidRPr="001E2B1B" w:rsidRDefault="00C00329" w:rsidP="00C00329">
            <w:pPr>
              <w:pStyle w:val="ICTableEntry"/>
            </w:pPr>
            <w:r w:rsidRPr="001E2B1B">
              <w:t>write_enable</w:t>
            </w:r>
          </w:p>
        </w:tc>
        <w:tc>
          <w:tcPr>
            <w:tcW w:w="786" w:type="dxa"/>
            <w:vAlign w:val="center"/>
          </w:tcPr>
          <w:p w:rsidR="00C00329" w:rsidRPr="001E2B1B" w:rsidRDefault="00C00329" w:rsidP="00C00329">
            <w:pPr>
              <w:pStyle w:val="ICTableEntry"/>
            </w:pPr>
            <w:r w:rsidRPr="001E2B1B">
              <w:t>{1|0}</w:t>
            </w:r>
          </w:p>
        </w:tc>
        <w:tc>
          <w:tcPr>
            <w:tcW w:w="6300" w:type="dxa"/>
            <w:vAlign w:val="center"/>
          </w:tcPr>
          <w:p w:rsidR="00C00329" w:rsidRPr="009C0272" w:rsidRDefault="00C00329" w:rsidP="00C00329">
            <w:pPr>
              <w:pStyle w:val="ICTableEntry"/>
            </w:pPr>
            <w:r w:rsidRPr="009C0272">
              <w:t xml:space="preserve">If Producer = </w:t>
            </w:r>
            <w:r>
              <w:t>TRUE</w:t>
            </w:r>
            <w:r w:rsidRPr="009C0272">
              <w:t xml:space="preserve"> or Talk</w:t>
            </w:r>
            <w:ins w:id="4279" w:author="Jim Kulp" w:date="2009-12-01T14:27:00Z">
              <w:r w:rsidR="00151C5C">
                <w:t>B</w:t>
              </w:r>
            </w:ins>
            <w:del w:id="4280" w:author="Jim Kulp" w:date="2009-12-01T14:27:00Z">
              <w:r w:rsidRPr="009C0272" w:rsidDel="00151C5C">
                <w:delText>b</w:delText>
              </w:r>
            </w:del>
            <w:r w:rsidRPr="009C0272">
              <w:t>ack = TRUE: 1</w:t>
            </w:r>
            <w:r>
              <w:t xml:space="preserve">, </w:t>
            </w:r>
            <w:r w:rsidRPr="009C0272">
              <w:t>Else: 0</w:t>
            </w:r>
          </w:p>
        </w:tc>
      </w:tr>
    </w:tbl>
    <w:p w:rsidR="00000000" w:rsidRDefault="00C00329">
      <w:pPr>
        <w:pStyle w:val="Heading2"/>
        <w:numPr>
          <w:ins w:id="4281" w:author="Unknown"/>
        </w:numPr>
        <w:pPrChange w:id="4282" w:author="Jim Kulp" w:date="2010-01-25T18:55:00Z">
          <w:pPr>
            <w:pStyle w:val="Heading2"/>
            <w:pageBreakBefore/>
            <w:numPr>
              <w:ilvl w:val="0"/>
              <w:numId w:val="0"/>
            </w:numPr>
            <w:tabs>
              <w:tab w:val="clear" w:pos="576"/>
            </w:tabs>
            <w:ind w:left="0" w:firstLine="0"/>
          </w:pPr>
        </w:pPrChange>
      </w:pPr>
      <w:bookmarkStart w:id="4283" w:name="_Toc141235488"/>
      <w:r>
        <w:t>WM</w:t>
      </w:r>
      <w:r w:rsidRPr="001E2B1B">
        <w:t>I OCP Signals</w:t>
      </w:r>
      <w:bookmarkEnd w:id="4283"/>
    </w:p>
    <w:p w:rsidR="00C00329" w:rsidRDefault="00C00329">
      <w:r w:rsidRPr="001E2B1B">
        <w:t>Signal configuration is determined by the interface configuration parameters and as called out in the “OCP Signal Configuration Parameter” table in the OCP specification. The tables below show the signal from master-to-slave</w:t>
      </w:r>
      <w:r>
        <w:t xml:space="preserve"> and slave-to-master</w:t>
      </w:r>
      <w:r w:rsidRPr="001E2B1B">
        <w:t>. The positional order of signals is alphabetical.</w:t>
      </w:r>
    </w:p>
    <w:p w:rsidR="00C00329" w:rsidRPr="001E2B1B" w:rsidRDefault="00C00329" w:rsidP="00C00329">
      <w:r w:rsidRPr="001E2B1B">
        <w:rPr>
          <w:shd w:val="clear" w:color="auto" w:fill="FFFF99"/>
        </w:rPr>
        <w:t>Light yellow shading</w:t>
      </w:r>
      <w:r w:rsidRPr="001E2B1B">
        <w:t xml:space="preserve"> of the description indicates where an OCP signal has had WMI semantics added. Details described in following section.</w:t>
      </w:r>
    </w:p>
    <w:p w:rsidR="00C00329" w:rsidRPr="001E2B1B" w:rsidRDefault="00C00329" w:rsidP="00C00329">
      <w:pPr>
        <w:pStyle w:val="Caption"/>
        <w:keepNext/>
      </w:pPr>
      <w:r w:rsidRPr="001E2B1B">
        <w:t xml:space="preserve">Table </w:t>
      </w:r>
      <w:fldSimple w:instr=" SEQ Table \* ARABIC ">
        <w:ins w:id="4284" w:author="Jim Kulp" w:date="2010-07-20T09:47:00Z">
          <w:r w:rsidR="00AF5D6E">
            <w:rPr>
              <w:noProof/>
            </w:rPr>
            <w:t>19</w:t>
          </w:r>
        </w:ins>
        <w:del w:id="4285" w:author="Jim Kulp" w:date="2010-07-20T09:47:00Z">
          <w:r w:rsidR="00902CF7" w:rsidDel="00AF5D6E">
            <w:rPr>
              <w:noProof/>
            </w:rPr>
            <w:delText>20</w:delText>
          </w:r>
        </w:del>
      </w:fldSimple>
      <w:r w:rsidRPr="001E2B1B">
        <w:t xml:space="preserve"> – </w:t>
      </w:r>
      <w:r>
        <w:t>WMI OCP</w:t>
      </w:r>
      <w:r w:rsidRPr="001E2B1B">
        <w:t xml:space="preserve"> Signals Driven by the </w:t>
      </w:r>
      <w:r>
        <w:t>Worker/</w:t>
      </w:r>
      <w:r w:rsidRPr="001E2B1B">
        <w:t>Master</w:t>
      </w:r>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ook w:val="01E0"/>
      </w:tblPr>
      <w:tblGrid>
        <w:gridCol w:w="1351"/>
        <w:gridCol w:w="2358"/>
        <w:gridCol w:w="2891"/>
        <w:gridCol w:w="2958"/>
      </w:tblGrid>
      <w:tr w:rsidR="00C00329" w:rsidRPr="00A10C9B">
        <w:tc>
          <w:tcPr>
            <w:tcW w:w="1351" w:type="dxa"/>
            <w:shd w:val="clear" w:color="auto" w:fill="F3F3F3"/>
            <w:vAlign w:val="center"/>
          </w:tcPr>
          <w:p w:rsidR="00C00329" w:rsidRPr="00A10C9B" w:rsidRDefault="00C00329" w:rsidP="00C00329">
            <w:pPr>
              <w:keepNext/>
              <w:keepLines/>
              <w:jc w:val="center"/>
              <w:rPr>
                <w:rFonts w:ascii="Verdana" w:hAnsi="Verdana"/>
                <w:b/>
                <w:sz w:val="20"/>
              </w:rPr>
            </w:pPr>
            <w:r w:rsidRPr="00A10C9B">
              <w:rPr>
                <w:rFonts w:ascii="Verdana" w:hAnsi="Verdana"/>
                <w:b/>
                <w:sz w:val="20"/>
              </w:rPr>
              <w:t>OCP</w:t>
            </w:r>
            <w:r w:rsidRPr="00A10C9B">
              <w:rPr>
                <w:rFonts w:ascii="Verdana" w:hAnsi="Verdana"/>
                <w:b/>
                <w:sz w:val="20"/>
              </w:rPr>
              <w:br/>
              <w:t>Signal</w:t>
            </w:r>
          </w:p>
        </w:tc>
        <w:tc>
          <w:tcPr>
            <w:tcW w:w="2358" w:type="dxa"/>
            <w:shd w:val="clear" w:color="auto" w:fill="F3F3F3"/>
            <w:vAlign w:val="center"/>
          </w:tcPr>
          <w:p w:rsidR="00C00329" w:rsidRPr="00A10C9B" w:rsidRDefault="00C00329" w:rsidP="00C00329">
            <w:pPr>
              <w:keepNext/>
              <w:keepLines/>
              <w:jc w:val="center"/>
              <w:rPr>
                <w:rFonts w:ascii="Verdana" w:hAnsi="Verdana"/>
                <w:b/>
                <w:sz w:val="20"/>
              </w:rPr>
            </w:pPr>
            <w:r w:rsidRPr="00A10C9B">
              <w:rPr>
                <w:rFonts w:ascii="Verdana" w:hAnsi="Verdana"/>
                <w:b/>
                <w:sz w:val="20"/>
              </w:rPr>
              <w:t>When</w:t>
            </w:r>
            <w:r w:rsidRPr="00A10C9B">
              <w:rPr>
                <w:rFonts w:ascii="Verdana" w:hAnsi="Verdana"/>
                <w:b/>
                <w:sz w:val="20"/>
              </w:rPr>
              <w:br/>
              <w:t>Included</w:t>
            </w:r>
          </w:p>
        </w:tc>
        <w:tc>
          <w:tcPr>
            <w:tcW w:w="2891" w:type="dxa"/>
            <w:shd w:val="clear" w:color="auto" w:fill="F3F3F3"/>
            <w:vAlign w:val="center"/>
          </w:tcPr>
          <w:p w:rsidR="00C00329" w:rsidRPr="00A10C9B" w:rsidRDefault="00C00329" w:rsidP="00C00329">
            <w:pPr>
              <w:keepNext/>
              <w:keepLines/>
              <w:jc w:val="center"/>
              <w:rPr>
                <w:rFonts w:ascii="Verdana" w:hAnsi="Verdana"/>
                <w:b/>
                <w:sz w:val="20"/>
              </w:rPr>
            </w:pPr>
            <w:r w:rsidRPr="00A10C9B">
              <w:rPr>
                <w:rFonts w:ascii="Verdana" w:hAnsi="Verdana"/>
                <w:b/>
                <w:sz w:val="20"/>
              </w:rPr>
              <w:t>Width</w:t>
            </w:r>
          </w:p>
        </w:tc>
        <w:tc>
          <w:tcPr>
            <w:tcW w:w="2958" w:type="dxa"/>
            <w:shd w:val="clear" w:color="auto" w:fill="F3F3F3"/>
            <w:vAlign w:val="center"/>
          </w:tcPr>
          <w:p w:rsidR="00C00329" w:rsidRPr="00A10C9B" w:rsidRDefault="00C00329" w:rsidP="00C00329">
            <w:pPr>
              <w:keepNext/>
              <w:keepLines/>
              <w:jc w:val="center"/>
              <w:rPr>
                <w:rFonts w:ascii="Verdana" w:hAnsi="Verdana"/>
                <w:b/>
                <w:sz w:val="20"/>
              </w:rPr>
            </w:pPr>
            <w:r w:rsidRPr="00A10C9B">
              <w:rPr>
                <w:rFonts w:ascii="Verdana" w:hAnsi="Verdana"/>
                <w:b/>
                <w:sz w:val="20"/>
              </w:rPr>
              <w:t>Usage</w:t>
            </w:r>
          </w:p>
        </w:tc>
      </w:tr>
      <w:tr w:rsidR="00C00329" w:rsidRPr="001E2B1B">
        <w:tc>
          <w:tcPr>
            <w:tcW w:w="1351" w:type="dxa"/>
            <w:vAlign w:val="center"/>
          </w:tcPr>
          <w:p w:rsidR="00C00329" w:rsidRPr="001E2B1B" w:rsidRDefault="00C00329" w:rsidP="00C00329">
            <w:pPr>
              <w:pStyle w:val="ICTableEntry"/>
              <w:keepLines/>
            </w:pPr>
            <w:r w:rsidRPr="001E2B1B">
              <w:t>MAddr</w:t>
            </w:r>
          </w:p>
        </w:tc>
        <w:tc>
          <w:tcPr>
            <w:tcW w:w="2358" w:type="dxa"/>
            <w:shd w:val="clear" w:color="auto" w:fill="FFFFFF"/>
            <w:vAlign w:val="center"/>
          </w:tcPr>
          <w:p w:rsidR="00C00329"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 xml:space="preserve">See </w:t>
            </w:r>
            <w:r w:rsidRPr="001E2B1B">
              <w:t>addr_wdth</w:t>
            </w:r>
            <w:r>
              <w:t xml:space="preserve"> parameter above</w:t>
            </w:r>
          </w:p>
        </w:tc>
        <w:tc>
          <w:tcPr>
            <w:tcW w:w="2958" w:type="dxa"/>
            <w:shd w:val="clear" w:color="auto" w:fill="FFFFFF"/>
            <w:vAlign w:val="center"/>
          </w:tcPr>
          <w:p w:rsidR="00C00329" w:rsidRPr="001E2B1B" w:rsidRDefault="00C00329" w:rsidP="00C00329">
            <w:pPr>
              <w:pStyle w:val="ICTableEntry"/>
              <w:keepLines/>
            </w:pPr>
            <w:r>
              <w:t>Current message access address when MAddrSpace=’1’</w:t>
            </w:r>
          </w:p>
        </w:tc>
      </w:tr>
      <w:tr w:rsidR="00C00329" w:rsidRPr="001E2B1B">
        <w:tc>
          <w:tcPr>
            <w:tcW w:w="1351" w:type="dxa"/>
            <w:vAlign w:val="center"/>
          </w:tcPr>
          <w:p w:rsidR="00C00329" w:rsidRPr="001E2B1B" w:rsidRDefault="00C00329" w:rsidP="00C00329">
            <w:pPr>
              <w:pStyle w:val="ICTableEntry"/>
              <w:keepLines/>
            </w:pPr>
            <w:r w:rsidRPr="001E2B1B">
              <w:t>MAddrSpace</w:t>
            </w:r>
          </w:p>
        </w:tc>
        <w:tc>
          <w:tcPr>
            <w:tcW w:w="2358" w:type="dxa"/>
            <w:shd w:val="clear" w:color="auto" w:fill="FFFFFF"/>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1</w:t>
            </w:r>
          </w:p>
        </w:tc>
        <w:tc>
          <w:tcPr>
            <w:tcW w:w="2958" w:type="dxa"/>
            <w:shd w:val="clear" w:color="auto" w:fill="FFFF99"/>
            <w:vAlign w:val="center"/>
          </w:tcPr>
          <w:p w:rsidR="00C00329" w:rsidRPr="001E2B1B" w:rsidRDefault="00C00329" w:rsidP="00C00329">
            <w:pPr>
              <w:pStyle w:val="ICTableEntry"/>
              <w:keepLines/>
            </w:pPr>
            <w:r w:rsidRPr="001E2B1B">
              <w:t>WMI Semantics Added:</w:t>
            </w:r>
            <w:r>
              <w:br/>
            </w:r>
            <w:r w:rsidRPr="001E2B1B">
              <w:t>0= Normal Transaction</w:t>
            </w:r>
            <w:r>
              <w:br/>
            </w:r>
            <w:r w:rsidRPr="001E2B1B">
              <w:t>1=</w:t>
            </w:r>
            <w:r>
              <w:t xml:space="preserve"> No Data access for this command</w:t>
            </w:r>
          </w:p>
        </w:tc>
      </w:tr>
      <w:tr w:rsidR="00C00329" w:rsidRPr="001E2B1B">
        <w:tc>
          <w:tcPr>
            <w:tcW w:w="1351" w:type="dxa"/>
            <w:vAlign w:val="center"/>
          </w:tcPr>
          <w:p w:rsidR="00C00329" w:rsidRPr="001E2B1B" w:rsidRDefault="00C00329" w:rsidP="00C00329">
            <w:pPr>
              <w:pStyle w:val="ICTableEntry"/>
              <w:keepLines/>
            </w:pPr>
            <w:r w:rsidRPr="001E2B1B">
              <w:t>MBurstLength</w:t>
            </w:r>
          </w:p>
        </w:tc>
        <w:tc>
          <w:tcPr>
            <w:tcW w:w="2358" w:type="dxa"/>
            <w:shd w:val="clear" w:color="auto" w:fill="FFFFFF"/>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 xml:space="preserve">See </w:t>
            </w:r>
            <w:r w:rsidRPr="001E2B1B">
              <w:t>burstlength_wdth</w:t>
            </w:r>
            <w:r>
              <w:br/>
              <w:t>parameter above</w:t>
            </w:r>
          </w:p>
        </w:tc>
        <w:tc>
          <w:tcPr>
            <w:tcW w:w="2958" w:type="dxa"/>
            <w:shd w:val="clear" w:color="auto" w:fill="FFFFFF"/>
            <w:vAlign w:val="center"/>
          </w:tcPr>
          <w:p w:rsidR="00C00329" w:rsidRPr="001E2B1B" w:rsidRDefault="00C00329" w:rsidP="00C00329">
            <w:pPr>
              <w:pStyle w:val="ICTableEntry"/>
              <w:keepLines/>
            </w:pPr>
            <w:r>
              <w:t>Standard OCP burst access:</w:t>
            </w:r>
            <w:r>
              <w:br/>
              <w:t>Constant burst length for Precise</w:t>
            </w:r>
            <w:r>
              <w:br/>
              <w:t>B’01’ for last request for Imprecise</w:t>
            </w:r>
          </w:p>
        </w:tc>
      </w:tr>
      <w:tr w:rsidR="00C00329" w:rsidRPr="001E2B1B">
        <w:tc>
          <w:tcPr>
            <w:tcW w:w="1351" w:type="dxa"/>
            <w:vAlign w:val="center"/>
          </w:tcPr>
          <w:p w:rsidR="00C00329" w:rsidRPr="001E2B1B" w:rsidRDefault="00C00329" w:rsidP="00C00329">
            <w:pPr>
              <w:pStyle w:val="ICTableEntry"/>
              <w:keepLines/>
            </w:pPr>
            <w:r w:rsidRPr="001E2B1B">
              <w:t>MCmd</w:t>
            </w:r>
          </w:p>
        </w:tc>
        <w:tc>
          <w:tcPr>
            <w:tcW w:w="2358" w:type="dxa"/>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3</w:t>
            </w:r>
          </w:p>
        </w:tc>
        <w:tc>
          <w:tcPr>
            <w:tcW w:w="2958" w:type="dxa"/>
            <w:vAlign w:val="center"/>
          </w:tcPr>
          <w:p w:rsidR="00C00329" w:rsidRDefault="00C00329" w:rsidP="00C00329">
            <w:pPr>
              <w:pStyle w:val="ICTableEntry"/>
              <w:keepLines/>
            </w:pPr>
            <w:r>
              <w:t>O</w:t>
            </w:r>
            <w:r w:rsidRPr="001E2B1B">
              <w:t>nly one bit is not constant unless TalkBack= TRUE</w:t>
            </w:r>
          </w:p>
        </w:tc>
      </w:tr>
      <w:tr w:rsidR="00C00329" w:rsidRPr="001E2B1B">
        <w:tc>
          <w:tcPr>
            <w:tcW w:w="1351" w:type="dxa"/>
            <w:vAlign w:val="center"/>
          </w:tcPr>
          <w:p w:rsidR="00C00329" w:rsidRPr="001E2B1B" w:rsidRDefault="00C00329" w:rsidP="00C00329">
            <w:pPr>
              <w:pStyle w:val="ICTableEntry"/>
              <w:keepLines/>
            </w:pPr>
            <w:r w:rsidRPr="001E2B1B">
              <w:t>MData</w:t>
            </w:r>
          </w:p>
        </w:tc>
        <w:tc>
          <w:tcPr>
            <w:tcW w:w="2358" w:type="dxa"/>
            <w:shd w:val="clear" w:color="auto" w:fill="FFFFFF"/>
            <w:vAlign w:val="center"/>
          </w:tcPr>
          <w:p w:rsidR="00C00329" w:rsidRPr="001E2B1B" w:rsidRDefault="00C00329" w:rsidP="00C00329">
            <w:pPr>
              <w:pStyle w:val="ICTableEntry"/>
              <w:keepLines/>
            </w:pPr>
            <w:r>
              <w:t>If Producer = TRUE</w:t>
            </w:r>
            <w:r>
              <w:br/>
              <w:t>or TalkBack = TRUE</w:t>
            </w:r>
          </w:p>
        </w:tc>
        <w:tc>
          <w:tcPr>
            <w:tcW w:w="2891" w:type="dxa"/>
            <w:shd w:val="clear" w:color="auto" w:fill="FFFFFF"/>
            <w:vAlign w:val="center"/>
          </w:tcPr>
          <w:p w:rsidR="00C00329" w:rsidRPr="001E2B1B" w:rsidRDefault="00C00329" w:rsidP="00C00329">
            <w:pPr>
              <w:pStyle w:val="ICTableEntry"/>
              <w:keepLines/>
            </w:pPr>
            <w:r>
              <w:t>If ByteWidth != DataWidth and ByteWidth != 8:</w:t>
            </w:r>
            <w:r>
              <w:br/>
            </w:r>
            <w:r>
              <w:tab/>
              <w:t>8 *DataWidth/ByteWidth</w:t>
            </w:r>
            <w:r>
              <w:br/>
              <w:t>Else:</w:t>
            </w:r>
            <w:r>
              <w:br/>
            </w:r>
            <w:r>
              <w:tab/>
              <w:t>DataWidth</w:t>
            </w:r>
          </w:p>
        </w:tc>
        <w:tc>
          <w:tcPr>
            <w:tcW w:w="2958" w:type="dxa"/>
            <w:shd w:val="clear" w:color="auto" w:fill="FFFFFF"/>
            <w:vAlign w:val="center"/>
          </w:tcPr>
          <w:p w:rsidR="00C00329" w:rsidRPr="001E2B1B" w:rsidRDefault="00C00329" w:rsidP="00C00329">
            <w:pPr>
              <w:pStyle w:val="ICTableEntry"/>
              <w:keepLines/>
            </w:pPr>
            <w:r w:rsidRPr="001E2B1B">
              <w:t>Write Data</w:t>
            </w:r>
            <w:r>
              <w:br/>
            </w:r>
            <w:r w:rsidRPr="001E2B1B">
              <w:t>included when Producer=TRUE or MessageTalk</w:t>
            </w:r>
            <w:ins w:id="4286" w:author="Jim Kulp" w:date="2009-12-01T14:27:00Z">
              <w:r w:rsidR="00151C5C">
                <w:t>B</w:t>
              </w:r>
            </w:ins>
            <w:del w:id="4287" w:author="Jim Kulp" w:date="2009-12-01T14:27:00Z">
              <w:r w:rsidRPr="001E2B1B" w:rsidDel="00151C5C">
                <w:delText>b</w:delText>
              </w:r>
            </w:del>
            <w:r w:rsidRPr="001E2B1B">
              <w:t>ack = TRUE</w:t>
            </w:r>
          </w:p>
        </w:tc>
      </w:tr>
      <w:tr w:rsidR="00C00329" w:rsidRPr="001E2B1B">
        <w:tc>
          <w:tcPr>
            <w:tcW w:w="1351" w:type="dxa"/>
            <w:vAlign w:val="center"/>
          </w:tcPr>
          <w:p w:rsidR="00C00329" w:rsidRPr="001E2B1B" w:rsidRDefault="00C00329" w:rsidP="00C00329">
            <w:pPr>
              <w:pStyle w:val="ICTableEntry"/>
              <w:keepLines/>
            </w:pPr>
            <w:r>
              <w:t>MDataByteEn</w:t>
            </w:r>
          </w:p>
        </w:tc>
        <w:tc>
          <w:tcPr>
            <w:tcW w:w="2358" w:type="dxa"/>
            <w:shd w:val="clear" w:color="auto" w:fill="FFFFFF"/>
            <w:vAlign w:val="center"/>
          </w:tcPr>
          <w:p w:rsidR="00C00329" w:rsidRDefault="00C00329" w:rsidP="00C00329">
            <w:pPr>
              <w:pStyle w:val="ICTableEntry"/>
              <w:keepLines/>
            </w:pPr>
            <w:r>
              <w:t>If (</w:t>
            </w:r>
            <w:r w:rsidRPr="00C15F10">
              <w:t>Producer = TRUE or Talk</w:t>
            </w:r>
            <w:ins w:id="4288" w:author="Jim Kulp" w:date="2009-12-01T14:27:00Z">
              <w:r w:rsidR="00151C5C">
                <w:t>B</w:t>
              </w:r>
            </w:ins>
            <w:del w:id="4289" w:author="Jim Kulp" w:date="2009-12-01T14:27:00Z">
              <w:r w:rsidRPr="00C15F10" w:rsidDel="00151C5C">
                <w:delText>b</w:delText>
              </w:r>
            </w:del>
            <w:r w:rsidRPr="00C15F10">
              <w:t>ack = TRUE</w:t>
            </w:r>
            <w:r>
              <w:t>)  and</w:t>
            </w:r>
            <w:r>
              <w:br/>
              <w:t>ByteWidth != DataWidth</w:t>
            </w:r>
          </w:p>
        </w:tc>
        <w:tc>
          <w:tcPr>
            <w:tcW w:w="2891" w:type="dxa"/>
            <w:shd w:val="clear" w:color="auto" w:fill="FFFFFF"/>
            <w:vAlign w:val="center"/>
          </w:tcPr>
          <w:p w:rsidR="00C00329" w:rsidRDefault="00C00329" w:rsidP="00C00329">
            <w:pPr>
              <w:pStyle w:val="ICTableEntry"/>
              <w:keepLines/>
            </w:pPr>
            <w:r>
              <w:t>DataWidth/</w:t>
            </w:r>
            <w:r>
              <w:br/>
              <w:t>ByteWidth</w:t>
            </w:r>
          </w:p>
        </w:tc>
        <w:tc>
          <w:tcPr>
            <w:tcW w:w="2958" w:type="dxa"/>
            <w:shd w:val="clear" w:color="auto" w:fill="FFFFFF"/>
            <w:vAlign w:val="center"/>
          </w:tcPr>
          <w:p w:rsidR="00C00329" w:rsidRPr="001E2B1B" w:rsidRDefault="00C00329" w:rsidP="00C00329">
            <w:pPr>
              <w:pStyle w:val="ICTableEntry"/>
              <w:keepLines/>
            </w:pPr>
            <w:r>
              <w:t>Qualify bytes in writes to current buffer</w:t>
            </w:r>
          </w:p>
        </w:tc>
      </w:tr>
      <w:tr w:rsidR="00C00329" w:rsidRPr="001E2B1B">
        <w:tc>
          <w:tcPr>
            <w:tcW w:w="1351" w:type="dxa"/>
            <w:vAlign w:val="center"/>
          </w:tcPr>
          <w:p w:rsidR="00C00329" w:rsidRDefault="00C00329" w:rsidP="00C00329">
            <w:pPr>
              <w:pStyle w:val="ICTableEntry"/>
              <w:keepLines/>
            </w:pPr>
            <w:r>
              <w:t>MDataInfo</w:t>
            </w:r>
          </w:p>
        </w:tc>
        <w:tc>
          <w:tcPr>
            <w:tcW w:w="2358" w:type="dxa"/>
            <w:shd w:val="clear" w:color="auto" w:fill="FFFFFF"/>
            <w:vAlign w:val="center"/>
          </w:tcPr>
          <w:p w:rsidR="00C00329" w:rsidRDefault="00C00329" w:rsidP="00C00329">
            <w:pPr>
              <w:pStyle w:val="ICTableEntry"/>
              <w:keepLines/>
            </w:pPr>
            <w:r>
              <w:t>If (Producer = TRUE</w:t>
            </w:r>
            <w:r>
              <w:br/>
              <w:t>or TalkBack = TRUE) and</w:t>
            </w:r>
            <w:r>
              <w:br/>
              <w:t>ByteWidth != DataWidth and ByteWidth != 8</w:t>
            </w:r>
          </w:p>
        </w:tc>
        <w:tc>
          <w:tcPr>
            <w:tcW w:w="2891" w:type="dxa"/>
            <w:shd w:val="clear" w:color="auto" w:fill="FFFFFF"/>
            <w:vAlign w:val="center"/>
          </w:tcPr>
          <w:p w:rsidR="00C00329" w:rsidRDefault="00C00329" w:rsidP="00C00329">
            <w:pPr>
              <w:pStyle w:val="ICTableEntry"/>
              <w:keepLines/>
            </w:pPr>
            <w:r>
              <w:t>DataWidth – (8 * DataWidth/ByteWidth)</w:t>
            </w:r>
          </w:p>
        </w:tc>
        <w:tc>
          <w:tcPr>
            <w:tcW w:w="2958" w:type="dxa"/>
            <w:shd w:val="clear" w:color="auto" w:fill="FFFFFF"/>
            <w:vAlign w:val="center"/>
          </w:tcPr>
          <w:p w:rsidR="00C00329" w:rsidRDefault="00C00329" w:rsidP="00C00329">
            <w:pPr>
              <w:pStyle w:val="ICTableEntry"/>
              <w:keepLines/>
            </w:pPr>
            <w:r>
              <w:t>Extra write data not allowed in MData per OCP</w:t>
            </w:r>
          </w:p>
        </w:tc>
      </w:tr>
      <w:tr w:rsidR="00C00329" w:rsidRPr="001E2B1B">
        <w:tc>
          <w:tcPr>
            <w:tcW w:w="1351" w:type="dxa"/>
            <w:vAlign w:val="center"/>
          </w:tcPr>
          <w:p w:rsidR="00C00329" w:rsidRPr="001E2B1B" w:rsidRDefault="00C00329" w:rsidP="00C00329">
            <w:pPr>
              <w:pStyle w:val="ICTableEntry"/>
              <w:keepLines/>
            </w:pPr>
            <w:r w:rsidRPr="001E2B1B">
              <w:t>MDataLast</w:t>
            </w:r>
          </w:p>
        </w:tc>
        <w:tc>
          <w:tcPr>
            <w:tcW w:w="2358" w:type="dxa"/>
            <w:shd w:val="clear" w:color="auto" w:fill="FFFFFF"/>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1</w:t>
            </w:r>
          </w:p>
        </w:tc>
        <w:tc>
          <w:tcPr>
            <w:tcW w:w="2958" w:type="dxa"/>
            <w:shd w:val="clear" w:color="auto" w:fill="FFFFFF"/>
            <w:vAlign w:val="center"/>
          </w:tcPr>
          <w:p w:rsidR="00C00329" w:rsidRDefault="00C00329" w:rsidP="00C00329">
            <w:pPr>
              <w:pStyle w:val="ICTableEntry"/>
              <w:keepLines/>
            </w:pPr>
            <w:r w:rsidRPr="001E2B1B">
              <w:t>I</w:t>
            </w:r>
            <w:r>
              <w:t xml:space="preserve">ndicates last word of data in </w:t>
            </w:r>
            <w:r w:rsidRPr="001E2B1B">
              <w:t>burst</w:t>
            </w:r>
          </w:p>
        </w:tc>
      </w:tr>
      <w:tr w:rsidR="00C00329" w:rsidRPr="001E2B1B">
        <w:tc>
          <w:tcPr>
            <w:tcW w:w="1351" w:type="dxa"/>
            <w:vAlign w:val="center"/>
          </w:tcPr>
          <w:p w:rsidR="00C00329" w:rsidRPr="001E2B1B" w:rsidRDefault="00C00329" w:rsidP="00C00329">
            <w:pPr>
              <w:pStyle w:val="ICTableEntry"/>
              <w:keepLines/>
            </w:pPr>
            <w:r w:rsidRPr="001E2B1B">
              <w:t>MDataValid</w:t>
            </w:r>
          </w:p>
        </w:tc>
        <w:tc>
          <w:tcPr>
            <w:tcW w:w="2358" w:type="dxa"/>
            <w:shd w:val="clear" w:color="auto" w:fill="FFFFFF"/>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1</w:t>
            </w:r>
          </w:p>
        </w:tc>
        <w:tc>
          <w:tcPr>
            <w:tcW w:w="2958" w:type="dxa"/>
            <w:shd w:val="clear" w:color="auto" w:fill="FFFFFF"/>
            <w:vAlign w:val="center"/>
          </w:tcPr>
          <w:p w:rsidR="00C00329" w:rsidRDefault="00C00329" w:rsidP="00C00329">
            <w:pPr>
              <w:pStyle w:val="ICTableEntry"/>
              <w:keepLines/>
            </w:pPr>
            <w:r w:rsidRPr="001E2B1B">
              <w:t>Qualifies active write-data</w:t>
            </w:r>
          </w:p>
        </w:tc>
      </w:tr>
      <w:tr w:rsidR="00C00329" w:rsidRPr="001E2B1B">
        <w:tc>
          <w:tcPr>
            <w:tcW w:w="1351" w:type="dxa"/>
            <w:vAlign w:val="center"/>
          </w:tcPr>
          <w:p w:rsidR="00C00329" w:rsidRPr="001E2B1B" w:rsidRDefault="00C00329" w:rsidP="00C00329">
            <w:pPr>
              <w:pStyle w:val="ICTableEntry"/>
              <w:keepLines/>
            </w:pPr>
            <w:r>
              <w:t>MFlag</w:t>
            </w:r>
          </w:p>
        </w:tc>
        <w:tc>
          <w:tcPr>
            <w:tcW w:w="2358" w:type="dxa"/>
            <w:shd w:val="clear" w:color="auto" w:fill="FFFFFF"/>
            <w:vAlign w:val="center"/>
          </w:tcPr>
          <w:p w:rsidR="00C00329" w:rsidRDefault="00C00329" w:rsidP="00C00329">
            <w:pPr>
              <w:pStyle w:val="ICTableEntry"/>
              <w:keepLines/>
            </w:pPr>
            <w:r w:rsidRPr="009C0272">
              <w:t>If Producer = TRUE and</w:t>
            </w:r>
            <w:r>
              <w:br/>
            </w:r>
            <w:r>
              <w:tab/>
              <w:t>(NumberOfOpcodes&gt;1</w:t>
            </w:r>
            <w:r>
              <w:br/>
            </w:r>
            <w:r>
              <w:tab/>
              <w:t xml:space="preserve"> or</w:t>
            </w:r>
            <w:r>
              <w:br/>
            </w:r>
            <w:r>
              <w:tab/>
              <w:t>Variable</w:t>
            </w:r>
            <w:r w:rsidRPr="009C0272">
              <w:t xml:space="preserve">MessageLength </w:t>
            </w:r>
            <w:r>
              <w:tab/>
            </w:r>
            <w:r w:rsidRPr="009C0272">
              <w:t>= TRUE</w:t>
            </w:r>
            <w:r>
              <w:t>)</w:t>
            </w:r>
          </w:p>
        </w:tc>
        <w:tc>
          <w:tcPr>
            <w:tcW w:w="2891" w:type="dxa"/>
            <w:shd w:val="clear" w:color="auto" w:fill="FFFFFF"/>
            <w:vAlign w:val="center"/>
          </w:tcPr>
          <w:p w:rsidR="00C00329" w:rsidRPr="001E2B1B" w:rsidRDefault="00C00329" w:rsidP="00C00329">
            <w:pPr>
              <w:pStyle w:val="ICTableEntry"/>
              <w:keepLines/>
            </w:pPr>
            <w:r>
              <w:t>8 + ceil(log2(MaxMessageValues+1))</w:t>
            </w:r>
          </w:p>
        </w:tc>
        <w:tc>
          <w:tcPr>
            <w:tcW w:w="2958" w:type="dxa"/>
            <w:shd w:val="clear" w:color="auto" w:fill="FFFF99"/>
            <w:vAlign w:val="center"/>
          </w:tcPr>
          <w:p w:rsidR="00C00329" w:rsidRPr="001E2B1B" w:rsidRDefault="00C00329" w:rsidP="00C00329">
            <w:pPr>
              <w:pStyle w:val="ICTableEntry"/>
              <w:keepLines/>
            </w:pPr>
            <w:r>
              <w:t>WM</w:t>
            </w:r>
            <w:r w:rsidRPr="001E2B1B">
              <w:t>I Specific Semantics:</w:t>
            </w:r>
            <w:r>
              <w:br/>
              <w:t>Opcode and Message Length</w:t>
            </w:r>
          </w:p>
        </w:tc>
      </w:tr>
      <w:tr w:rsidR="00F87276" w:rsidRPr="001E2B1B">
        <w:trPr>
          <w:ins w:id="4290" w:author="Jim Kulp" w:date="2009-11-29T17:56:00Z"/>
        </w:trPr>
        <w:tc>
          <w:tcPr>
            <w:tcW w:w="1351" w:type="dxa"/>
            <w:vAlign w:val="center"/>
          </w:tcPr>
          <w:p w:rsidR="00F87276" w:rsidRPr="001E2B1B" w:rsidRDefault="00F87276" w:rsidP="00C00329">
            <w:pPr>
              <w:pStyle w:val="ICTableEntry"/>
              <w:keepLines/>
              <w:numPr>
                <w:ins w:id="4291" w:author="Jim Kulp" w:date="2009-11-29T17:56:00Z"/>
              </w:numPr>
              <w:rPr>
                <w:ins w:id="4292" w:author="Jim Kulp" w:date="2009-11-29T17:56:00Z"/>
              </w:rPr>
            </w:pPr>
            <w:ins w:id="4293" w:author="Jim Kulp" w:date="2009-11-29T17:56:00Z">
              <w:r w:rsidRPr="001E2B1B">
                <w:t>MReqInfo</w:t>
              </w:r>
            </w:ins>
          </w:p>
        </w:tc>
        <w:tc>
          <w:tcPr>
            <w:tcW w:w="2358" w:type="dxa"/>
            <w:shd w:val="clear" w:color="auto" w:fill="FFFFFF"/>
            <w:vAlign w:val="center"/>
          </w:tcPr>
          <w:p w:rsidR="00F87276" w:rsidRPr="001E2B1B" w:rsidRDefault="00F87276" w:rsidP="00C00329">
            <w:pPr>
              <w:pStyle w:val="ICTableEntry"/>
              <w:keepLines/>
              <w:numPr>
                <w:ins w:id="4294" w:author="Jim Kulp" w:date="2009-11-29T17:56:00Z"/>
              </w:numPr>
              <w:rPr>
                <w:ins w:id="4295" w:author="Jim Kulp" w:date="2009-11-29T17:56:00Z"/>
              </w:rPr>
            </w:pPr>
            <w:ins w:id="4296" w:author="Jim Kulp" w:date="2009-11-29T17:56:00Z">
              <w:r>
                <w:t>always</w:t>
              </w:r>
            </w:ins>
          </w:p>
        </w:tc>
        <w:tc>
          <w:tcPr>
            <w:tcW w:w="2891" w:type="dxa"/>
            <w:shd w:val="clear" w:color="auto" w:fill="FFFFFF"/>
            <w:vAlign w:val="center"/>
          </w:tcPr>
          <w:p w:rsidR="00F87276" w:rsidRPr="001E2B1B" w:rsidRDefault="00F87276" w:rsidP="00C00329">
            <w:pPr>
              <w:pStyle w:val="ICTableEntry"/>
              <w:keepLines/>
              <w:numPr>
                <w:ins w:id="4297" w:author="Jim Kulp" w:date="2009-11-29T17:56:00Z"/>
              </w:numPr>
              <w:rPr>
                <w:ins w:id="4298" w:author="Jim Kulp" w:date="2009-11-29T17:56:00Z"/>
              </w:rPr>
            </w:pPr>
            <w:ins w:id="4299" w:author="Jim Kulp" w:date="2009-11-29T17:56:00Z">
              <w:r>
                <w:t>1</w:t>
              </w:r>
            </w:ins>
          </w:p>
        </w:tc>
        <w:tc>
          <w:tcPr>
            <w:tcW w:w="2958" w:type="dxa"/>
            <w:shd w:val="clear" w:color="auto" w:fill="FFFF99"/>
            <w:vAlign w:val="center"/>
          </w:tcPr>
          <w:p w:rsidR="00F87276" w:rsidRDefault="00F87276" w:rsidP="00C00329">
            <w:pPr>
              <w:pStyle w:val="ICTableEntry"/>
              <w:keepLines/>
              <w:numPr>
                <w:ins w:id="4300" w:author="Jim Kulp" w:date="2009-11-29T17:56:00Z"/>
              </w:numPr>
              <w:rPr>
                <w:ins w:id="4301" w:author="Jim Kulp" w:date="2009-11-29T17:56:00Z"/>
              </w:rPr>
            </w:pPr>
            <w:ins w:id="4302" w:author="Jim Kulp" w:date="2009-11-29T17:56:00Z">
              <w:r w:rsidRPr="001E2B1B">
                <w:t>WMI Semantics Added:</w:t>
              </w:r>
              <w:r>
                <w:br/>
              </w:r>
              <w:r w:rsidRPr="001E2B1B">
                <w:t>Bit-0 = Done-with-Message (DWM)</w:t>
              </w:r>
              <w:r>
                <w:br/>
                <w:t>prevents SThreadBusy = FALSE</w:t>
              </w:r>
            </w:ins>
          </w:p>
        </w:tc>
      </w:tr>
      <w:tr w:rsidR="00F87276" w:rsidRPr="001E2B1B">
        <w:trPr>
          <w:ins w:id="4303" w:author="Jim Kulp" w:date="2009-11-29T17:56:00Z"/>
        </w:trPr>
        <w:tc>
          <w:tcPr>
            <w:tcW w:w="1351" w:type="dxa"/>
            <w:vAlign w:val="center"/>
          </w:tcPr>
          <w:p w:rsidR="00F87276" w:rsidRPr="001E2B1B" w:rsidRDefault="00F87276" w:rsidP="00C00329">
            <w:pPr>
              <w:pStyle w:val="ICTableEntry"/>
              <w:keepLines/>
              <w:numPr>
                <w:ins w:id="4304" w:author="Jim Kulp" w:date="2009-11-29T17:56:00Z"/>
              </w:numPr>
              <w:rPr>
                <w:ins w:id="4305" w:author="Jim Kulp" w:date="2009-11-29T17:56:00Z"/>
              </w:rPr>
            </w:pPr>
            <w:ins w:id="4306" w:author="Jim Kulp" w:date="2009-11-29T17:56:00Z">
              <w:r>
                <w:t>MReqLast</w:t>
              </w:r>
            </w:ins>
          </w:p>
        </w:tc>
        <w:tc>
          <w:tcPr>
            <w:tcW w:w="2358" w:type="dxa"/>
            <w:shd w:val="clear" w:color="auto" w:fill="FFFFFF"/>
            <w:vAlign w:val="center"/>
          </w:tcPr>
          <w:p w:rsidR="00F87276" w:rsidRDefault="00F87276" w:rsidP="00C00329">
            <w:pPr>
              <w:pStyle w:val="ICTableEntry"/>
              <w:keepLines/>
              <w:numPr>
                <w:ins w:id="4307" w:author="Jim Kulp" w:date="2009-11-29T17:56:00Z"/>
              </w:numPr>
              <w:rPr>
                <w:ins w:id="4308" w:author="Jim Kulp" w:date="2009-11-29T17:56:00Z"/>
              </w:rPr>
            </w:pPr>
            <w:ins w:id="4309" w:author="Jim Kulp" w:date="2009-11-29T17:56:00Z">
              <w:r>
                <w:t>always</w:t>
              </w:r>
            </w:ins>
          </w:p>
        </w:tc>
        <w:tc>
          <w:tcPr>
            <w:tcW w:w="2891" w:type="dxa"/>
            <w:shd w:val="clear" w:color="auto" w:fill="FFFFFF"/>
            <w:vAlign w:val="center"/>
          </w:tcPr>
          <w:p w:rsidR="00F87276" w:rsidRDefault="00F87276" w:rsidP="00C00329">
            <w:pPr>
              <w:pStyle w:val="ICTableEntry"/>
              <w:keepLines/>
              <w:numPr>
                <w:ins w:id="4310" w:author="Jim Kulp" w:date="2009-11-29T17:56:00Z"/>
              </w:numPr>
              <w:rPr>
                <w:ins w:id="4311" w:author="Jim Kulp" w:date="2009-11-29T17:56:00Z"/>
              </w:rPr>
            </w:pPr>
            <w:ins w:id="4312" w:author="Jim Kulp" w:date="2009-11-29T17:56:00Z">
              <w:r>
                <w:t>1</w:t>
              </w:r>
            </w:ins>
          </w:p>
        </w:tc>
        <w:tc>
          <w:tcPr>
            <w:tcW w:w="2958" w:type="dxa"/>
            <w:shd w:val="clear" w:color="auto" w:fill="auto"/>
            <w:vAlign w:val="center"/>
          </w:tcPr>
          <w:p w:rsidR="00F87276" w:rsidRPr="001E2B1B" w:rsidRDefault="00F87276" w:rsidP="00C00329">
            <w:pPr>
              <w:pStyle w:val="ICTableEntry"/>
              <w:keepLines/>
              <w:numPr>
                <w:ins w:id="4313" w:author="Jim Kulp" w:date="2009-11-29T17:56:00Z"/>
              </w:numPr>
              <w:rPr>
                <w:ins w:id="4314" w:author="Jim Kulp" w:date="2009-11-29T17:56:00Z"/>
              </w:rPr>
            </w:pPr>
          </w:p>
        </w:tc>
      </w:tr>
      <w:tr w:rsidR="00C00329" w:rsidRPr="001E2B1B">
        <w:tc>
          <w:tcPr>
            <w:tcW w:w="1351" w:type="dxa"/>
            <w:vAlign w:val="center"/>
          </w:tcPr>
          <w:p w:rsidR="00C00329" w:rsidRPr="001E2B1B" w:rsidRDefault="00C00329" w:rsidP="00C00329">
            <w:pPr>
              <w:pStyle w:val="ICTableEntry"/>
              <w:keepLines/>
            </w:pPr>
            <w:r w:rsidRPr="001E2B1B">
              <w:t>MReset_n</w:t>
            </w:r>
          </w:p>
        </w:tc>
        <w:tc>
          <w:tcPr>
            <w:tcW w:w="2358" w:type="dxa"/>
            <w:shd w:val="clear" w:color="auto" w:fill="FFFFFF"/>
            <w:vAlign w:val="center"/>
          </w:tcPr>
          <w:p w:rsidR="00C00329" w:rsidRPr="001E2B1B" w:rsidRDefault="00C00329" w:rsidP="00C00329">
            <w:pPr>
              <w:pStyle w:val="ICTableEntry"/>
              <w:keepLines/>
            </w:pPr>
            <w:r>
              <w:t>always</w:t>
            </w:r>
          </w:p>
        </w:tc>
        <w:tc>
          <w:tcPr>
            <w:tcW w:w="2891" w:type="dxa"/>
            <w:shd w:val="clear" w:color="auto" w:fill="FFFFFF"/>
            <w:vAlign w:val="center"/>
          </w:tcPr>
          <w:p w:rsidR="00C00329" w:rsidRPr="001E2B1B" w:rsidRDefault="00C00329" w:rsidP="00C00329">
            <w:pPr>
              <w:pStyle w:val="ICTableEntry"/>
              <w:keepLines/>
            </w:pPr>
            <w:r>
              <w:t>1</w:t>
            </w:r>
          </w:p>
        </w:tc>
        <w:tc>
          <w:tcPr>
            <w:tcW w:w="2958" w:type="dxa"/>
            <w:shd w:val="clear" w:color="auto" w:fill="FFFFFF"/>
            <w:vAlign w:val="center"/>
          </w:tcPr>
          <w:p w:rsidR="00C00329" w:rsidRPr="001E2B1B" w:rsidRDefault="00C00329" w:rsidP="00C00329">
            <w:pPr>
              <w:pStyle w:val="ICTableEntry"/>
              <w:keepLines/>
            </w:pPr>
            <w:r w:rsidRPr="001E2B1B">
              <w:t>0 = Reset Master-to-Slave. (Asserted i</w:t>
            </w:r>
            <w:r>
              <w:t>n response to WCI reset</w:t>
            </w:r>
            <w:r w:rsidRPr="001E2B1B">
              <w:t>)</w:t>
            </w:r>
          </w:p>
        </w:tc>
      </w:tr>
      <w:tr w:rsidR="00C00329" w:rsidRPr="001E2B1B" w:rsidDel="00F87276">
        <w:trPr>
          <w:del w:id="4315" w:author="Jim Kulp" w:date="2009-11-29T17:56:00Z"/>
        </w:trPr>
        <w:tc>
          <w:tcPr>
            <w:tcW w:w="1351" w:type="dxa"/>
            <w:vAlign w:val="center"/>
          </w:tcPr>
          <w:p w:rsidR="00C00329" w:rsidRPr="001E2B1B" w:rsidDel="00F87276" w:rsidRDefault="00C00329" w:rsidP="00C00329">
            <w:pPr>
              <w:pStyle w:val="ICTableEntry"/>
              <w:keepLines/>
              <w:rPr>
                <w:del w:id="4316" w:author="Jim Kulp" w:date="2009-11-29T17:56:00Z"/>
              </w:rPr>
            </w:pPr>
            <w:del w:id="4317" w:author="Jim Kulp" w:date="2009-11-29T17:56:00Z">
              <w:r w:rsidRPr="001E2B1B" w:rsidDel="00F87276">
                <w:delText>MReqInfo</w:delText>
              </w:r>
            </w:del>
          </w:p>
        </w:tc>
        <w:tc>
          <w:tcPr>
            <w:tcW w:w="2358" w:type="dxa"/>
            <w:shd w:val="clear" w:color="auto" w:fill="FFFFFF"/>
            <w:vAlign w:val="center"/>
          </w:tcPr>
          <w:p w:rsidR="00C00329" w:rsidRPr="001E2B1B" w:rsidDel="00F87276" w:rsidRDefault="00C00329" w:rsidP="00C00329">
            <w:pPr>
              <w:pStyle w:val="ICTableEntry"/>
              <w:keepLines/>
              <w:rPr>
                <w:del w:id="4318" w:author="Jim Kulp" w:date="2009-11-29T17:56:00Z"/>
              </w:rPr>
            </w:pPr>
            <w:del w:id="4319" w:author="Jim Kulp" w:date="2009-11-29T17:56:00Z">
              <w:r w:rsidDel="00F87276">
                <w:delText>always</w:delText>
              </w:r>
            </w:del>
          </w:p>
        </w:tc>
        <w:tc>
          <w:tcPr>
            <w:tcW w:w="2891" w:type="dxa"/>
            <w:shd w:val="clear" w:color="auto" w:fill="FFFFFF"/>
            <w:vAlign w:val="center"/>
          </w:tcPr>
          <w:p w:rsidR="00C00329" w:rsidRPr="001E2B1B" w:rsidDel="00F87276" w:rsidRDefault="00C00329" w:rsidP="00C00329">
            <w:pPr>
              <w:pStyle w:val="ICTableEntry"/>
              <w:keepLines/>
              <w:rPr>
                <w:del w:id="4320" w:author="Jim Kulp" w:date="2009-11-29T17:56:00Z"/>
              </w:rPr>
            </w:pPr>
            <w:del w:id="4321" w:author="Jim Kulp" w:date="2009-11-29T17:56:00Z">
              <w:r w:rsidDel="00F87276">
                <w:delText>1</w:delText>
              </w:r>
            </w:del>
          </w:p>
        </w:tc>
        <w:tc>
          <w:tcPr>
            <w:tcW w:w="2958" w:type="dxa"/>
            <w:shd w:val="clear" w:color="auto" w:fill="FFFF99"/>
            <w:vAlign w:val="center"/>
          </w:tcPr>
          <w:p w:rsidR="00C00329" w:rsidDel="00F87276" w:rsidRDefault="00C00329" w:rsidP="00C00329">
            <w:pPr>
              <w:pStyle w:val="ICTableEntry"/>
              <w:keepLines/>
              <w:rPr>
                <w:del w:id="4322" w:author="Jim Kulp" w:date="2009-11-29T17:56:00Z"/>
              </w:rPr>
            </w:pPr>
            <w:del w:id="4323" w:author="Jim Kulp" w:date="2009-11-29T17:56:00Z">
              <w:r w:rsidRPr="001E2B1B" w:rsidDel="00F87276">
                <w:delText>WMI Semantics Added:</w:delText>
              </w:r>
              <w:r w:rsidDel="00F87276">
                <w:br/>
              </w:r>
              <w:r w:rsidRPr="001E2B1B" w:rsidDel="00F87276">
                <w:delText>Bit-0 = Done-with-Message (DWM)</w:delText>
              </w:r>
              <w:r w:rsidDel="00F87276">
                <w:br/>
                <w:delText>prevents SThreadBusy = FALSE</w:delText>
              </w:r>
            </w:del>
          </w:p>
        </w:tc>
      </w:tr>
      <w:tr w:rsidR="00C00329" w:rsidRPr="001E2B1B" w:rsidDel="00F87276">
        <w:trPr>
          <w:del w:id="4324" w:author="Jim Kulp" w:date="2009-11-29T17:56:00Z"/>
        </w:trPr>
        <w:tc>
          <w:tcPr>
            <w:tcW w:w="1351" w:type="dxa"/>
            <w:vAlign w:val="center"/>
          </w:tcPr>
          <w:p w:rsidR="00C00329" w:rsidRPr="001E2B1B" w:rsidDel="00F87276" w:rsidRDefault="00C00329" w:rsidP="00C00329">
            <w:pPr>
              <w:pStyle w:val="ICTableEntry"/>
              <w:keepLines/>
              <w:rPr>
                <w:del w:id="4325" w:author="Jim Kulp" w:date="2009-11-29T17:56:00Z"/>
              </w:rPr>
            </w:pPr>
            <w:del w:id="4326" w:author="Jim Kulp" w:date="2009-11-29T17:56:00Z">
              <w:r w:rsidDel="00F87276">
                <w:delText>MReqLast</w:delText>
              </w:r>
            </w:del>
          </w:p>
        </w:tc>
        <w:tc>
          <w:tcPr>
            <w:tcW w:w="2358" w:type="dxa"/>
            <w:shd w:val="clear" w:color="auto" w:fill="FFFFFF"/>
            <w:vAlign w:val="center"/>
          </w:tcPr>
          <w:p w:rsidR="00C00329" w:rsidDel="00F87276" w:rsidRDefault="00C00329" w:rsidP="00C00329">
            <w:pPr>
              <w:pStyle w:val="ICTableEntry"/>
              <w:keepLines/>
              <w:rPr>
                <w:del w:id="4327" w:author="Jim Kulp" w:date="2009-11-29T17:56:00Z"/>
              </w:rPr>
            </w:pPr>
            <w:del w:id="4328" w:author="Jim Kulp" w:date="2009-11-29T17:56:00Z">
              <w:r w:rsidDel="00F87276">
                <w:delText>always</w:delText>
              </w:r>
            </w:del>
          </w:p>
        </w:tc>
        <w:tc>
          <w:tcPr>
            <w:tcW w:w="2891" w:type="dxa"/>
            <w:shd w:val="clear" w:color="auto" w:fill="FFFFFF"/>
            <w:vAlign w:val="center"/>
          </w:tcPr>
          <w:p w:rsidR="00C00329" w:rsidDel="00F87276" w:rsidRDefault="00C00329" w:rsidP="00C00329">
            <w:pPr>
              <w:pStyle w:val="ICTableEntry"/>
              <w:keepLines/>
              <w:rPr>
                <w:del w:id="4329" w:author="Jim Kulp" w:date="2009-11-29T17:56:00Z"/>
              </w:rPr>
            </w:pPr>
            <w:del w:id="4330" w:author="Jim Kulp" w:date="2009-11-29T17:56:00Z">
              <w:r w:rsidDel="00F87276">
                <w:delText>1</w:delText>
              </w:r>
            </w:del>
          </w:p>
        </w:tc>
        <w:tc>
          <w:tcPr>
            <w:tcW w:w="2958" w:type="dxa"/>
            <w:shd w:val="clear" w:color="auto" w:fill="auto"/>
            <w:vAlign w:val="center"/>
          </w:tcPr>
          <w:p w:rsidR="00C00329" w:rsidRPr="001E2B1B" w:rsidDel="00F87276" w:rsidRDefault="00C00329" w:rsidP="00C00329">
            <w:pPr>
              <w:pStyle w:val="ICTableEntry"/>
              <w:keepLines/>
              <w:rPr>
                <w:del w:id="4331" w:author="Jim Kulp" w:date="2009-11-29T17:56:00Z"/>
              </w:rPr>
            </w:pPr>
          </w:p>
        </w:tc>
      </w:tr>
    </w:tbl>
    <w:p w:rsidR="00C00329" w:rsidRPr="001E2B1B" w:rsidRDefault="00C00329" w:rsidP="00C00329">
      <w:pPr>
        <w:pStyle w:val="Caption"/>
        <w:keepNext/>
      </w:pPr>
      <w:r w:rsidRPr="001E2B1B">
        <w:t xml:space="preserve">Table </w:t>
      </w:r>
      <w:fldSimple w:instr=" SEQ Table \* ARABIC ">
        <w:ins w:id="4332" w:author="Jim Kulp" w:date="2010-07-20T09:47:00Z">
          <w:r w:rsidR="00AF5D6E">
            <w:rPr>
              <w:noProof/>
            </w:rPr>
            <w:t>20</w:t>
          </w:r>
        </w:ins>
        <w:del w:id="4333" w:author="Jim Kulp" w:date="2010-07-20T09:47:00Z">
          <w:r w:rsidR="00902CF7" w:rsidDel="00AF5D6E">
            <w:rPr>
              <w:noProof/>
            </w:rPr>
            <w:delText>21</w:delText>
          </w:r>
        </w:del>
      </w:fldSimple>
      <w:r w:rsidRPr="001E2B1B">
        <w:t xml:space="preserve"> – Worker Message Interface Signals Driven by the </w:t>
      </w:r>
      <w:r>
        <w:t>Infrastructure/</w:t>
      </w:r>
      <w:r w:rsidRPr="001E2B1B">
        <w:t xml:space="preserve">Slave </w:t>
      </w:r>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ook w:val="01E0"/>
        <w:tblPrChange w:id="4334" w:author="Jim Kulp" w:date="2009-12-03T11:16:00Z">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ook w:val="01E0"/>
          </w:tblPr>
        </w:tblPrChange>
      </w:tblPr>
      <w:tblGrid>
        <w:gridCol w:w="1652"/>
        <w:gridCol w:w="2218"/>
        <w:gridCol w:w="2898"/>
        <w:gridCol w:w="2790"/>
        <w:tblGridChange w:id="4335">
          <w:tblGrid>
            <w:gridCol w:w="1652"/>
            <w:gridCol w:w="2095"/>
            <w:gridCol w:w="123"/>
            <w:gridCol w:w="2768"/>
            <w:gridCol w:w="123"/>
            <w:gridCol w:w="2797"/>
          </w:tblGrid>
        </w:tblGridChange>
      </w:tblGrid>
      <w:tr w:rsidR="00C00329" w:rsidRPr="007F72DD">
        <w:tc>
          <w:tcPr>
            <w:tcW w:w="1652" w:type="dxa"/>
            <w:shd w:val="clear" w:color="auto" w:fill="auto"/>
            <w:vAlign w:val="center"/>
            <w:tcPrChange w:id="4336" w:author="Jim Kulp" w:date="2009-12-03T11:16:00Z">
              <w:tcPr>
                <w:tcW w:w="1652" w:type="dxa"/>
                <w:shd w:val="clear" w:color="auto" w:fill="auto"/>
                <w:vAlign w:val="center"/>
              </w:tcPr>
            </w:tcPrChange>
          </w:tcPr>
          <w:p w:rsidR="00C00329" w:rsidRPr="007F72DD" w:rsidRDefault="00C00329" w:rsidP="00C00329">
            <w:pPr>
              <w:keepNext/>
              <w:jc w:val="center"/>
              <w:rPr>
                <w:rFonts w:ascii="Verdana" w:hAnsi="Verdana"/>
                <w:b/>
                <w:sz w:val="20"/>
              </w:rPr>
            </w:pPr>
            <w:r w:rsidRPr="007F72DD">
              <w:rPr>
                <w:rFonts w:ascii="Verdana" w:hAnsi="Verdana"/>
                <w:b/>
                <w:sz w:val="20"/>
              </w:rPr>
              <w:t>OCP</w:t>
            </w:r>
            <w:r w:rsidRPr="007F72DD">
              <w:rPr>
                <w:rFonts w:ascii="Verdana" w:hAnsi="Verdana"/>
                <w:b/>
                <w:sz w:val="20"/>
              </w:rPr>
              <w:br/>
              <w:t>Signal</w:t>
            </w:r>
          </w:p>
        </w:tc>
        <w:tc>
          <w:tcPr>
            <w:tcW w:w="2218" w:type="dxa"/>
            <w:tcBorders>
              <w:bottom w:val="single" w:sz="4" w:space="0" w:color="008080"/>
            </w:tcBorders>
            <w:shd w:val="clear" w:color="auto" w:fill="auto"/>
            <w:vAlign w:val="center"/>
            <w:tcPrChange w:id="4337" w:author="Jim Kulp" w:date="2009-12-03T11:16:00Z">
              <w:tcPr>
                <w:tcW w:w="2326" w:type="dxa"/>
                <w:gridSpan w:val="2"/>
                <w:tcBorders>
                  <w:bottom w:val="single" w:sz="4" w:space="0" w:color="008080"/>
                </w:tcBorders>
                <w:shd w:val="clear" w:color="auto" w:fill="auto"/>
                <w:vAlign w:val="center"/>
              </w:tcPr>
            </w:tcPrChange>
          </w:tcPr>
          <w:p w:rsidR="00C00329" w:rsidRPr="007F72DD" w:rsidRDefault="00C00329" w:rsidP="00C00329">
            <w:pPr>
              <w:keepNext/>
              <w:jc w:val="center"/>
              <w:rPr>
                <w:rFonts w:ascii="Verdana" w:hAnsi="Verdana"/>
                <w:b/>
                <w:sz w:val="20"/>
              </w:rPr>
            </w:pPr>
            <w:r w:rsidRPr="007F72DD">
              <w:rPr>
                <w:rFonts w:ascii="Verdana" w:hAnsi="Verdana"/>
                <w:b/>
                <w:sz w:val="20"/>
              </w:rPr>
              <w:t>When</w:t>
            </w:r>
            <w:r w:rsidRPr="007F72DD">
              <w:rPr>
                <w:rFonts w:ascii="Verdana" w:hAnsi="Verdana"/>
                <w:b/>
                <w:sz w:val="20"/>
              </w:rPr>
              <w:br/>
              <w:t>Included</w:t>
            </w:r>
          </w:p>
        </w:tc>
        <w:tc>
          <w:tcPr>
            <w:tcW w:w="2898" w:type="dxa"/>
            <w:tcBorders>
              <w:bottom w:val="single" w:sz="4" w:space="0" w:color="008080"/>
            </w:tcBorders>
            <w:shd w:val="clear" w:color="auto" w:fill="auto"/>
            <w:vAlign w:val="center"/>
            <w:tcPrChange w:id="4338" w:author="Jim Kulp" w:date="2009-12-03T11:16:00Z">
              <w:tcPr>
                <w:tcW w:w="1651" w:type="dxa"/>
                <w:gridSpan w:val="2"/>
                <w:tcBorders>
                  <w:bottom w:val="single" w:sz="4" w:space="0" w:color="008080"/>
                </w:tcBorders>
                <w:shd w:val="clear" w:color="auto" w:fill="auto"/>
                <w:vAlign w:val="center"/>
              </w:tcPr>
            </w:tcPrChange>
          </w:tcPr>
          <w:p w:rsidR="00C00329" w:rsidRPr="007F72DD" w:rsidRDefault="00C00329" w:rsidP="00C00329">
            <w:pPr>
              <w:keepNext/>
              <w:jc w:val="center"/>
              <w:rPr>
                <w:rFonts w:ascii="Verdana" w:hAnsi="Verdana"/>
                <w:b/>
                <w:sz w:val="20"/>
              </w:rPr>
            </w:pPr>
            <w:r w:rsidRPr="007F72DD">
              <w:rPr>
                <w:rFonts w:ascii="Verdana" w:hAnsi="Verdana"/>
                <w:b/>
                <w:sz w:val="20"/>
              </w:rPr>
              <w:t>Width</w:t>
            </w:r>
          </w:p>
        </w:tc>
        <w:tc>
          <w:tcPr>
            <w:tcW w:w="2790" w:type="dxa"/>
            <w:tcBorders>
              <w:bottom w:val="single" w:sz="4" w:space="0" w:color="008080"/>
            </w:tcBorders>
            <w:shd w:val="clear" w:color="auto" w:fill="auto"/>
            <w:vAlign w:val="center"/>
            <w:tcPrChange w:id="4339" w:author="Jim Kulp" w:date="2009-12-03T11:16:00Z">
              <w:tcPr>
                <w:tcW w:w="3929" w:type="dxa"/>
                <w:tcBorders>
                  <w:bottom w:val="single" w:sz="4" w:space="0" w:color="008080"/>
                </w:tcBorders>
                <w:shd w:val="clear" w:color="auto" w:fill="auto"/>
                <w:vAlign w:val="center"/>
              </w:tcPr>
            </w:tcPrChange>
          </w:tcPr>
          <w:p w:rsidR="00C00329" w:rsidRPr="007F72DD" w:rsidRDefault="00C00329" w:rsidP="00C00329">
            <w:pPr>
              <w:keepNext/>
              <w:jc w:val="center"/>
              <w:rPr>
                <w:rFonts w:ascii="Verdana" w:hAnsi="Verdana"/>
                <w:b/>
                <w:sz w:val="20"/>
              </w:rPr>
            </w:pPr>
            <w:r w:rsidRPr="007F72DD">
              <w:rPr>
                <w:rFonts w:ascii="Verdana" w:hAnsi="Verdana"/>
                <w:b/>
                <w:sz w:val="20"/>
              </w:rPr>
              <w:t>Usage</w:t>
            </w:r>
          </w:p>
        </w:tc>
      </w:tr>
      <w:tr w:rsidR="00C00329" w:rsidRPr="001E2B1B">
        <w:tc>
          <w:tcPr>
            <w:tcW w:w="1652" w:type="dxa"/>
            <w:shd w:val="clear" w:color="auto" w:fill="auto"/>
            <w:vAlign w:val="center"/>
            <w:tcPrChange w:id="4340" w:author="Jim Kulp" w:date="2009-12-03T11:16:00Z">
              <w:tcPr>
                <w:tcW w:w="1652" w:type="dxa"/>
                <w:shd w:val="clear" w:color="auto" w:fill="auto"/>
                <w:vAlign w:val="center"/>
              </w:tcPr>
            </w:tcPrChange>
          </w:tcPr>
          <w:p w:rsidR="00C00329" w:rsidRPr="001E2B1B" w:rsidRDefault="00C00329" w:rsidP="00C00329">
            <w:pPr>
              <w:pStyle w:val="ICTableEntry"/>
            </w:pPr>
            <w:r w:rsidRPr="001E2B1B">
              <w:t>SData</w:t>
            </w:r>
          </w:p>
        </w:tc>
        <w:tc>
          <w:tcPr>
            <w:tcW w:w="2218" w:type="dxa"/>
            <w:shd w:val="clear" w:color="auto" w:fill="auto"/>
            <w:vAlign w:val="center"/>
            <w:tcPrChange w:id="4341" w:author="Jim Kulp" w:date="2009-12-03T11:16:00Z">
              <w:tcPr>
                <w:tcW w:w="2326" w:type="dxa"/>
                <w:gridSpan w:val="2"/>
                <w:shd w:val="clear" w:color="auto" w:fill="auto"/>
                <w:vAlign w:val="center"/>
              </w:tcPr>
            </w:tcPrChange>
          </w:tcPr>
          <w:p w:rsidR="00C00329" w:rsidRDefault="00C00329" w:rsidP="00C00329">
            <w:pPr>
              <w:pStyle w:val="ICTableEntry"/>
            </w:pPr>
            <w:r w:rsidRPr="009C0272">
              <w:t>If Producer = FALSE or Talk</w:t>
            </w:r>
            <w:ins w:id="4342" w:author="Jim Kulp" w:date="2009-12-01T14:27:00Z">
              <w:r w:rsidR="00151C5C">
                <w:t>B</w:t>
              </w:r>
            </w:ins>
            <w:del w:id="4343" w:author="Jim Kulp" w:date="2009-12-01T14:27:00Z">
              <w:r w:rsidRPr="009C0272" w:rsidDel="00151C5C">
                <w:delText>b</w:delText>
              </w:r>
            </w:del>
            <w:r w:rsidRPr="009C0272">
              <w:t xml:space="preserve">ack = </w:t>
            </w:r>
            <w:r>
              <w:t>TRUE</w:t>
            </w:r>
          </w:p>
        </w:tc>
        <w:tc>
          <w:tcPr>
            <w:tcW w:w="2898" w:type="dxa"/>
            <w:shd w:val="clear" w:color="auto" w:fill="auto"/>
            <w:vAlign w:val="center"/>
            <w:tcPrChange w:id="4344" w:author="Jim Kulp" w:date="2009-12-03T11:16:00Z">
              <w:tcPr>
                <w:tcW w:w="1651" w:type="dxa"/>
                <w:gridSpan w:val="2"/>
                <w:shd w:val="clear" w:color="auto" w:fill="auto"/>
                <w:vAlign w:val="center"/>
              </w:tcPr>
            </w:tcPrChange>
          </w:tcPr>
          <w:p w:rsidR="00C00329" w:rsidRPr="001E2B1B" w:rsidRDefault="00C00329" w:rsidP="00C00329">
            <w:pPr>
              <w:pStyle w:val="ICTableEntry"/>
            </w:pPr>
            <w:r>
              <w:t>DataWidth</w:t>
            </w:r>
          </w:p>
        </w:tc>
        <w:tc>
          <w:tcPr>
            <w:tcW w:w="2790" w:type="dxa"/>
            <w:tcBorders>
              <w:bottom w:val="single" w:sz="4" w:space="0" w:color="008080"/>
            </w:tcBorders>
            <w:shd w:val="clear" w:color="auto" w:fill="auto"/>
            <w:vAlign w:val="center"/>
            <w:tcPrChange w:id="4345" w:author="Jim Kulp" w:date="2009-12-03T11:16:00Z">
              <w:tcPr>
                <w:tcW w:w="3929" w:type="dxa"/>
                <w:tcBorders>
                  <w:bottom w:val="single" w:sz="4" w:space="0" w:color="008080"/>
                </w:tcBorders>
                <w:shd w:val="clear" w:color="auto" w:fill="auto"/>
                <w:vAlign w:val="center"/>
              </w:tcPr>
            </w:tcPrChange>
          </w:tcPr>
          <w:p w:rsidR="00C00329" w:rsidRPr="00D03DBA" w:rsidRDefault="00C00329" w:rsidP="00C00329">
            <w:pPr>
              <w:pStyle w:val="ICTableEntry"/>
            </w:pPr>
            <w:r w:rsidRPr="00D03DBA">
              <w:t>Read Data</w:t>
            </w:r>
          </w:p>
        </w:tc>
      </w:tr>
      <w:tr w:rsidR="00C00329" w:rsidRPr="000E20D8">
        <w:tc>
          <w:tcPr>
            <w:tcW w:w="1652" w:type="dxa"/>
            <w:shd w:val="clear" w:color="auto" w:fill="auto"/>
            <w:vAlign w:val="center"/>
            <w:tcPrChange w:id="4346" w:author="Jim Kulp" w:date="2009-12-03T11:16:00Z">
              <w:tcPr>
                <w:tcW w:w="1652" w:type="dxa"/>
                <w:shd w:val="clear" w:color="auto" w:fill="auto"/>
                <w:vAlign w:val="center"/>
              </w:tcPr>
            </w:tcPrChange>
          </w:tcPr>
          <w:p w:rsidR="00C00329" w:rsidRPr="001E2B1B" w:rsidRDefault="00C00329" w:rsidP="00C00329">
            <w:pPr>
              <w:pStyle w:val="ICTableEntry"/>
            </w:pPr>
            <w:r w:rsidRPr="001E2B1B">
              <w:t>SDataThreadBusy</w:t>
            </w:r>
          </w:p>
        </w:tc>
        <w:tc>
          <w:tcPr>
            <w:tcW w:w="2218" w:type="dxa"/>
            <w:shd w:val="clear" w:color="auto" w:fill="auto"/>
            <w:vAlign w:val="center"/>
            <w:tcPrChange w:id="4347" w:author="Jim Kulp" w:date="2009-12-03T11:16:00Z">
              <w:tcPr>
                <w:tcW w:w="2326" w:type="dxa"/>
                <w:gridSpan w:val="2"/>
                <w:shd w:val="clear" w:color="auto" w:fill="auto"/>
                <w:vAlign w:val="center"/>
              </w:tcPr>
            </w:tcPrChange>
          </w:tcPr>
          <w:p w:rsidR="00C00329" w:rsidRPr="001E2B1B" w:rsidRDefault="00C00329" w:rsidP="00C00329">
            <w:pPr>
              <w:pStyle w:val="ICTableEntry"/>
            </w:pPr>
            <w:r w:rsidRPr="009C0272">
              <w:t xml:space="preserve">If Producer = </w:t>
            </w:r>
            <w:r>
              <w:t>TRUE</w:t>
            </w:r>
            <w:r w:rsidRPr="009C0272">
              <w:t xml:space="preserve"> or Talk</w:t>
            </w:r>
            <w:ins w:id="4348" w:author="Jim Kulp" w:date="2009-12-01T14:27:00Z">
              <w:r w:rsidR="00151C5C">
                <w:t>B</w:t>
              </w:r>
            </w:ins>
            <w:del w:id="4349" w:author="Jim Kulp" w:date="2009-12-01T14:27:00Z">
              <w:r w:rsidRPr="009C0272" w:rsidDel="00151C5C">
                <w:delText>b</w:delText>
              </w:r>
            </w:del>
            <w:r w:rsidRPr="009C0272">
              <w:t>ack = TRUE</w:t>
            </w:r>
          </w:p>
        </w:tc>
        <w:tc>
          <w:tcPr>
            <w:tcW w:w="2898" w:type="dxa"/>
            <w:shd w:val="clear" w:color="auto" w:fill="auto"/>
            <w:vAlign w:val="center"/>
            <w:tcPrChange w:id="4350" w:author="Jim Kulp" w:date="2009-12-03T11:16:00Z">
              <w:tcPr>
                <w:tcW w:w="1651" w:type="dxa"/>
                <w:gridSpan w:val="2"/>
                <w:shd w:val="clear" w:color="auto" w:fill="auto"/>
                <w:vAlign w:val="center"/>
              </w:tcPr>
            </w:tcPrChange>
          </w:tcPr>
          <w:p w:rsidR="00C00329" w:rsidRPr="001E2B1B" w:rsidRDefault="00C00329" w:rsidP="00C00329">
            <w:pPr>
              <w:pStyle w:val="ICTableEntry"/>
            </w:pPr>
            <w:r>
              <w:t>1</w:t>
            </w:r>
          </w:p>
        </w:tc>
        <w:tc>
          <w:tcPr>
            <w:tcW w:w="2790" w:type="dxa"/>
            <w:tcBorders>
              <w:bottom w:val="single" w:sz="4" w:space="0" w:color="008080"/>
            </w:tcBorders>
            <w:shd w:val="clear" w:color="auto" w:fill="auto"/>
            <w:vAlign w:val="center"/>
            <w:tcPrChange w:id="4351" w:author="Jim Kulp" w:date="2009-12-03T11:16:00Z">
              <w:tcPr>
                <w:tcW w:w="3929" w:type="dxa"/>
                <w:tcBorders>
                  <w:bottom w:val="single" w:sz="4" w:space="0" w:color="008080"/>
                </w:tcBorders>
                <w:shd w:val="clear" w:color="auto" w:fill="auto"/>
                <w:vAlign w:val="center"/>
              </w:tcPr>
            </w:tcPrChange>
          </w:tcPr>
          <w:p w:rsidR="00C00329" w:rsidRPr="00D03DBA" w:rsidRDefault="00C00329" w:rsidP="00C00329">
            <w:pPr>
              <w:pStyle w:val="ICTableEntry"/>
            </w:pPr>
            <w:r w:rsidRPr="00D03DBA">
              <w:t xml:space="preserve">Allows slave to provide pipelined, proactive write-data </w:t>
            </w:r>
            <w:r w:rsidRPr="00D03DBA">
              <w:rPr>
                <w:b/>
              </w:rPr>
              <w:t>Datahandshake</w:t>
            </w:r>
            <w:r w:rsidRPr="00D03DBA">
              <w:t xml:space="preserve"> backpressure </w:t>
            </w:r>
          </w:p>
        </w:tc>
      </w:tr>
      <w:tr w:rsidR="00C00329" w:rsidRPr="001E2B1B">
        <w:tc>
          <w:tcPr>
            <w:tcW w:w="1652" w:type="dxa"/>
            <w:shd w:val="clear" w:color="auto" w:fill="auto"/>
            <w:vAlign w:val="center"/>
            <w:tcPrChange w:id="4352" w:author="Jim Kulp" w:date="2009-12-03T11:16:00Z">
              <w:tcPr>
                <w:tcW w:w="1652" w:type="dxa"/>
                <w:shd w:val="clear" w:color="auto" w:fill="auto"/>
                <w:vAlign w:val="center"/>
              </w:tcPr>
            </w:tcPrChange>
          </w:tcPr>
          <w:p w:rsidR="00C00329" w:rsidRPr="001E2B1B" w:rsidRDefault="00C00329" w:rsidP="00C00329">
            <w:pPr>
              <w:pStyle w:val="ICTableEntry"/>
            </w:pPr>
            <w:r>
              <w:t>SFlag</w:t>
            </w:r>
          </w:p>
        </w:tc>
        <w:tc>
          <w:tcPr>
            <w:tcW w:w="2218" w:type="dxa"/>
            <w:shd w:val="clear" w:color="auto" w:fill="auto"/>
            <w:vAlign w:val="center"/>
            <w:tcPrChange w:id="4353" w:author="Jim Kulp" w:date="2009-12-03T11:16:00Z">
              <w:tcPr>
                <w:tcW w:w="2326" w:type="dxa"/>
                <w:gridSpan w:val="2"/>
                <w:shd w:val="clear" w:color="auto" w:fill="auto"/>
                <w:vAlign w:val="center"/>
              </w:tcPr>
            </w:tcPrChange>
          </w:tcPr>
          <w:p w:rsidR="00C00329" w:rsidRPr="001E2B1B" w:rsidRDefault="00C00329" w:rsidP="00B31E6D">
            <w:pPr>
              <w:pStyle w:val="ICTableEntry"/>
            </w:pPr>
            <w:r w:rsidRPr="009C0272">
              <w:t xml:space="preserve">If </w:t>
            </w:r>
            <w:r>
              <w:t>Producer = FALSE and</w:t>
            </w:r>
            <w:r>
              <w:br/>
              <w:t>(NumberOfOpcodes &gt; 1</w:t>
            </w:r>
            <w:r>
              <w:br/>
            </w:r>
            <w:r w:rsidRPr="009C0272">
              <w:t xml:space="preserve"> or </w:t>
            </w:r>
            <w:del w:id="4354" w:author="James Kulp" w:date="2008-11-13T11:21:00Z">
              <w:r w:rsidRPr="009C0272" w:rsidDel="00C00329">
                <w:delText xml:space="preserve">ExplicitMessageLength </w:delText>
              </w:r>
            </w:del>
            <w:ins w:id="4355" w:author="James Kulp" w:date="2008-11-13T11:21:00Z">
              <w:del w:id="4356" w:author="Jim Kulp" w:date="2009-12-03T11:16:00Z">
                <w:r w:rsidDel="00B31E6D">
                  <w:delText>PreciseBurst</w:delText>
                </w:r>
              </w:del>
            </w:ins>
            <w:ins w:id="4357" w:author="Jim Kulp" w:date="2009-12-03T11:16:00Z">
              <w:r w:rsidR="00B31E6D">
                <w:t>VariableMessageLength</w:t>
              </w:r>
            </w:ins>
            <w:ins w:id="4358" w:author="James Kulp" w:date="2008-11-13T11:21:00Z">
              <w:r w:rsidRPr="009C0272">
                <w:t xml:space="preserve"> </w:t>
              </w:r>
            </w:ins>
            <w:r w:rsidRPr="009C0272">
              <w:t>= TRUE)</w:t>
            </w:r>
          </w:p>
        </w:tc>
        <w:tc>
          <w:tcPr>
            <w:tcW w:w="2898" w:type="dxa"/>
            <w:shd w:val="clear" w:color="auto" w:fill="auto"/>
            <w:vAlign w:val="center"/>
            <w:tcPrChange w:id="4359" w:author="Jim Kulp" w:date="2009-12-03T11:16:00Z">
              <w:tcPr>
                <w:tcW w:w="1651" w:type="dxa"/>
                <w:gridSpan w:val="2"/>
                <w:shd w:val="clear" w:color="auto" w:fill="auto"/>
                <w:vAlign w:val="center"/>
              </w:tcPr>
            </w:tcPrChange>
          </w:tcPr>
          <w:p w:rsidR="00C00329" w:rsidRPr="001E2B1B" w:rsidRDefault="00C00329" w:rsidP="00C00329">
            <w:pPr>
              <w:pStyle w:val="ICTableEntry"/>
            </w:pPr>
            <w:r>
              <w:t>8 + ceil(log2(MaxMessageValues+1))</w:t>
            </w:r>
          </w:p>
        </w:tc>
        <w:tc>
          <w:tcPr>
            <w:tcW w:w="2790" w:type="dxa"/>
            <w:shd w:val="solid" w:color="FFFF99" w:fill="auto"/>
            <w:vAlign w:val="center"/>
            <w:tcPrChange w:id="4360" w:author="Jim Kulp" w:date="2009-12-03T11:16:00Z">
              <w:tcPr>
                <w:tcW w:w="3929" w:type="dxa"/>
                <w:shd w:val="solid" w:color="FFFF99" w:fill="auto"/>
                <w:vAlign w:val="center"/>
              </w:tcPr>
            </w:tcPrChange>
          </w:tcPr>
          <w:p w:rsidR="00C00329" w:rsidRPr="00D03DBA" w:rsidRDefault="00C00329" w:rsidP="00C00329">
            <w:pPr>
              <w:pStyle w:val="ICTableEntry"/>
            </w:pPr>
            <w:r w:rsidRPr="00D03DBA">
              <w:t>WMI Specific Semantics:</w:t>
            </w:r>
            <w:r w:rsidRPr="00D03DBA">
              <w:br/>
              <w:t>Opcode and Message Length</w:t>
            </w:r>
          </w:p>
        </w:tc>
      </w:tr>
      <w:tr w:rsidR="00C00329" w:rsidRPr="001E2B1B">
        <w:tc>
          <w:tcPr>
            <w:tcW w:w="1652" w:type="dxa"/>
            <w:shd w:val="clear" w:color="auto" w:fill="auto"/>
            <w:vAlign w:val="center"/>
            <w:tcPrChange w:id="4361" w:author="Jim Kulp" w:date="2009-12-03T11:16:00Z">
              <w:tcPr>
                <w:tcW w:w="1652" w:type="dxa"/>
                <w:shd w:val="clear" w:color="auto" w:fill="auto"/>
                <w:vAlign w:val="center"/>
              </w:tcPr>
            </w:tcPrChange>
          </w:tcPr>
          <w:p w:rsidR="00C00329" w:rsidRPr="001E2B1B" w:rsidRDefault="00C00329" w:rsidP="00C00329">
            <w:pPr>
              <w:pStyle w:val="ICTableEntry"/>
            </w:pPr>
            <w:r w:rsidRPr="001E2B1B">
              <w:t>SReset_n</w:t>
            </w:r>
          </w:p>
        </w:tc>
        <w:tc>
          <w:tcPr>
            <w:tcW w:w="2218" w:type="dxa"/>
            <w:shd w:val="clear" w:color="auto" w:fill="auto"/>
            <w:vAlign w:val="center"/>
            <w:tcPrChange w:id="4362" w:author="Jim Kulp" w:date="2009-12-03T11:16:00Z">
              <w:tcPr>
                <w:tcW w:w="2326" w:type="dxa"/>
                <w:gridSpan w:val="2"/>
                <w:shd w:val="clear" w:color="auto" w:fill="auto"/>
                <w:vAlign w:val="center"/>
              </w:tcPr>
            </w:tcPrChange>
          </w:tcPr>
          <w:p w:rsidR="00C00329" w:rsidRPr="001E2B1B" w:rsidRDefault="00C00329" w:rsidP="00C00329">
            <w:pPr>
              <w:pStyle w:val="ICTableEntry"/>
            </w:pPr>
            <w:r>
              <w:t>always</w:t>
            </w:r>
          </w:p>
        </w:tc>
        <w:tc>
          <w:tcPr>
            <w:tcW w:w="2898" w:type="dxa"/>
            <w:shd w:val="clear" w:color="auto" w:fill="auto"/>
            <w:vAlign w:val="center"/>
            <w:tcPrChange w:id="4363" w:author="Jim Kulp" w:date="2009-12-03T11:16:00Z">
              <w:tcPr>
                <w:tcW w:w="1651" w:type="dxa"/>
                <w:gridSpan w:val="2"/>
                <w:shd w:val="clear" w:color="auto" w:fill="auto"/>
                <w:vAlign w:val="center"/>
              </w:tcPr>
            </w:tcPrChange>
          </w:tcPr>
          <w:p w:rsidR="00C00329" w:rsidRPr="001E2B1B" w:rsidRDefault="00C00329" w:rsidP="00C00329">
            <w:pPr>
              <w:pStyle w:val="ICTableEntry"/>
            </w:pPr>
            <w:r>
              <w:t>1</w:t>
            </w:r>
          </w:p>
        </w:tc>
        <w:tc>
          <w:tcPr>
            <w:tcW w:w="2790" w:type="dxa"/>
            <w:shd w:val="clear" w:color="auto" w:fill="auto"/>
            <w:vAlign w:val="center"/>
            <w:tcPrChange w:id="4364" w:author="Jim Kulp" w:date="2009-12-03T11:16:00Z">
              <w:tcPr>
                <w:tcW w:w="3929" w:type="dxa"/>
                <w:shd w:val="clear" w:color="auto" w:fill="auto"/>
                <w:vAlign w:val="center"/>
              </w:tcPr>
            </w:tcPrChange>
          </w:tcPr>
          <w:p w:rsidR="00C00329" w:rsidRPr="00D03DBA" w:rsidRDefault="00C00329" w:rsidP="00C00329">
            <w:pPr>
              <w:pStyle w:val="ICTableEntry"/>
            </w:pPr>
            <w:r w:rsidRPr="00D03DBA">
              <w:t>0 = Reset Slave-to-Master</w:t>
            </w:r>
          </w:p>
          <w:p w:rsidR="00C00329" w:rsidRPr="00D03DBA" w:rsidRDefault="00C00329" w:rsidP="00C00329">
            <w:pPr>
              <w:pStyle w:val="ICTableEntry"/>
            </w:pPr>
            <w:r w:rsidRPr="00D03DBA">
              <w:t>(Active Low)</w:t>
            </w:r>
          </w:p>
        </w:tc>
      </w:tr>
      <w:tr w:rsidR="00C00329" w:rsidRPr="001E2B1B">
        <w:trPr>
          <w:cantSplit/>
        </w:trPr>
        <w:tc>
          <w:tcPr>
            <w:tcW w:w="1652" w:type="dxa"/>
            <w:shd w:val="clear" w:color="auto" w:fill="auto"/>
            <w:vAlign w:val="center"/>
            <w:tcPrChange w:id="4365" w:author="Jim Kulp" w:date="2009-12-03T11:16:00Z">
              <w:tcPr>
                <w:tcW w:w="1652" w:type="dxa"/>
                <w:shd w:val="clear" w:color="auto" w:fill="auto"/>
                <w:vAlign w:val="center"/>
              </w:tcPr>
            </w:tcPrChange>
          </w:tcPr>
          <w:p w:rsidR="00C00329" w:rsidRPr="001E2B1B" w:rsidRDefault="00C00329" w:rsidP="00C00329">
            <w:pPr>
              <w:pStyle w:val="ICTableEntry"/>
            </w:pPr>
            <w:r w:rsidRPr="001E2B1B">
              <w:t>SResp</w:t>
            </w:r>
          </w:p>
        </w:tc>
        <w:tc>
          <w:tcPr>
            <w:tcW w:w="2218" w:type="dxa"/>
            <w:shd w:val="clear" w:color="auto" w:fill="auto"/>
            <w:vAlign w:val="center"/>
            <w:tcPrChange w:id="4366" w:author="Jim Kulp" w:date="2009-12-03T11:16:00Z">
              <w:tcPr>
                <w:tcW w:w="2326" w:type="dxa"/>
                <w:shd w:val="clear" w:color="auto" w:fill="auto"/>
                <w:vAlign w:val="center"/>
              </w:tcPr>
            </w:tcPrChange>
          </w:tcPr>
          <w:p w:rsidR="00C00329" w:rsidRDefault="00C00329" w:rsidP="00C00329">
            <w:pPr>
              <w:pStyle w:val="ICTableEntry"/>
            </w:pPr>
            <w:r>
              <w:t>I</w:t>
            </w:r>
            <w:r w:rsidRPr="001E2B1B">
              <w:t>f Producer=FALSE or Talk</w:t>
            </w:r>
            <w:ins w:id="4367" w:author="Jim Kulp" w:date="2009-12-01T14:28:00Z">
              <w:r w:rsidR="00151C5C">
                <w:t>B</w:t>
              </w:r>
            </w:ins>
            <w:del w:id="4368" w:author="Jim Kulp" w:date="2009-12-01T14:28:00Z">
              <w:r w:rsidRPr="001E2B1B" w:rsidDel="00151C5C">
                <w:delText>b</w:delText>
              </w:r>
            </w:del>
            <w:r w:rsidRPr="001E2B1B">
              <w:t>ack = TRUE</w:t>
            </w:r>
          </w:p>
        </w:tc>
        <w:tc>
          <w:tcPr>
            <w:tcW w:w="2898" w:type="dxa"/>
            <w:shd w:val="clear" w:color="auto" w:fill="auto"/>
            <w:vAlign w:val="center"/>
            <w:tcPrChange w:id="4369" w:author="Jim Kulp" w:date="2009-12-03T11:16:00Z">
              <w:tcPr>
                <w:tcW w:w="1651" w:type="dxa"/>
                <w:gridSpan w:val="2"/>
                <w:shd w:val="clear" w:color="auto" w:fill="auto"/>
                <w:vAlign w:val="center"/>
              </w:tcPr>
            </w:tcPrChange>
          </w:tcPr>
          <w:p w:rsidR="00C00329" w:rsidRPr="001E2B1B" w:rsidRDefault="00C00329" w:rsidP="00C00329">
            <w:pPr>
              <w:pStyle w:val="ICTableEntry"/>
            </w:pPr>
            <w:r w:rsidRPr="001E2B1B">
              <w:t>FIXED</w:t>
            </w:r>
          </w:p>
        </w:tc>
        <w:tc>
          <w:tcPr>
            <w:tcW w:w="2790" w:type="dxa"/>
            <w:tcBorders>
              <w:bottom w:val="single" w:sz="4" w:space="0" w:color="008080"/>
            </w:tcBorders>
            <w:shd w:val="clear" w:color="auto" w:fill="auto"/>
            <w:vAlign w:val="center"/>
            <w:tcPrChange w:id="4370" w:author="Jim Kulp" w:date="2009-12-03T11:16:00Z">
              <w:tcPr>
                <w:tcW w:w="3929" w:type="dxa"/>
                <w:gridSpan w:val="2"/>
                <w:tcBorders>
                  <w:bottom w:val="single" w:sz="4" w:space="0" w:color="008080"/>
                </w:tcBorders>
                <w:shd w:val="clear" w:color="auto" w:fill="auto"/>
                <w:vAlign w:val="center"/>
              </w:tcPr>
            </w:tcPrChange>
          </w:tcPr>
          <w:p w:rsidR="00C00329" w:rsidRPr="00D03DBA" w:rsidRDefault="00C00329" w:rsidP="00C00329">
            <w:pPr>
              <w:pStyle w:val="ICTableEntry"/>
            </w:pPr>
            <w:r w:rsidRPr="00D03DBA">
              <w:t>Qualifies active read-data transfer words within a message</w:t>
            </w:r>
          </w:p>
        </w:tc>
      </w:tr>
      <w:tr w:rsidR="00C00329" w:rsidRPr="001E2B1B">
        <w:tc>
          <w:tcPr>
            <w:tcW w:w="1652" w:type="dxa"/>
            <w:shd w:val="clear" w:color="auto" w:fill="auto"/>
            <w:vAlign w:val="center"/>
            <w:tcPrChange w:id="4371" w:author="Jim Kulp" w:date="2009-12-03T11:16:00Z">
              <w:tcPr>
                <w:tcW w:w="1652" w:type="dxa"/>
                <w:shd w:val="clear" w:color="auto" w:fill="auto"/>
                <w:vAlign w:val="center"/>
              </w:tcPr>
            </w:tcPrChange>
          </w:tcPr>
          <w:p w:rsidR="00C00329" w:rsidRPr="001E2B1B" w:rsidRDefault="00C00329" w:rsidP="00C00329">
            <w:pPr>
              <w:pStyle w:val="ICTableEntry"/>
            </w:pPr>
            <w:r w:rsidRPr="001E2B1B">
              <w:t>SRespLast</w:t>
            </w:r>
          </w:p>
        </w:tc>
        <w:tc>
          <w:tcPr>
            <w:tcW w:w="2218" w:type="dxa"/>
            <w:shd w:val="clear" w:color="auto" w:fill="auto"/>
            <w:vAlign w:val="center"/>
            <w:tcPrChange w:id="4372" w:author="Jim Kulp" w:date="2009-12-03T11:16:00Z">
              <w:tcPr>
                <w:tcW w:w="2326" w:type="dxa"/>
                <w:gridSpan w:val="2"/>
                <w:shd w:val="clear" w:color="auto" w:fill="auto"/>
                <w:vAlign w:val="center"/>
              </w:tcPr>
            </w:tcPrChange>
          </w:tcPr>
          <w:p w:rsidR="00C00329" w:rsidRPr="001E2B1B" w:rsidRDefault="00C00329" w:rsidP="00C00329">
            <w:pPr>
              <w:pStyle w:val="ICTableEntry"/>
            </w:pPr>
            <w:r>
              <w:t>If (ImpreciseBurst or</w:t>
            </w:r>
            <w:r>
              <w:br/>
              <w:t>PreciseBurst) and</w:t>
            </w:r>
            <w:r>
              <w:br/>
              <w:t>(Producer = FALSE or</w:t>
            </w:r>
            <w:r>
              <w:br/>
              <w:t>TalkBack = TRUE)</w:t>
            </w:r>
          </w:p>
        </w:tc>
        <w:tc>
          <w:tcPr>
            <w:tcW w:w="2898" w:type="dxa"/>
            <w:shd w:val="clear" w:color="auto" w:fill="auto"/>
            <w:vAlign w:val="center"/>
            <w:tcPrChange w:id="4373" w:author="Jim Kulp" w:date="2009-12-03T11:16:00Z">
              <w:tcPr>
                <w:tcW w:w="1651" w:type="dxa"/>
                <w:gridSpan w:val="2"/>
                <w:shd w:val="clear" w:color="auto" w:fill="auto"/>
                <w:vAlign w:val="center"/>
              </w:tcPr>
            </w:tcPrChange>
          </w:tcPr>
          <w:p w:rsidR="00C00329" w:rsidRPr="001E2B1B" w:rsidRDefault="00C00329" w:rsidP="00C00329">
            <w:pPr>
              <w:pStyle w:val="ICTableEntry"/>
            </w:pPr>
            <w:r>
              <w:t>1</w:t>
            </w:r>
          </w:p>
        </w:tc>
        <w:tc>
          <w:tcPr>
            <w:tcW w:w="2790" w:type="dxa"/>
            <w:tcBorders>
              <w:bottom w:val="single" w:sz="4" w:space="0" w:color="008080"/>
            </w:tcBorders>
            <w:shd w:val="clear" w:color="auto" w:fill="auto"/>
            <w:vAlign w:val="center"/>
            <w:tcPrChange w:id="4374" w:author="Jim Kulp" w:date="2009-12-03T11:16:00Z">
              <w:tcPr>
                <w:tcW w:w="3929" w:type="dxa"/>
                <w:tcBorders>
                  <w:bottom w:val="single" w:sz="4" w:space="0" w:color="008080"/>
                </w:tcBorders>
                <w:shd w:val="clear" w:color="auto" w:fill="auto"/>
                <w:vAlign w:val="center"/>
              </w:tcPr>
            </w:tcPrChange>
          </w:tcPr>
          <w:p w:rsidR="00C00329" w:rsidRPr="00D03DBA" w:rsidRDefault="00C00329" w:rsidP="00C00329">
            <w:pPr>
              <w:pStyle w:val="ICTableEntry"/>
            </w:pPr>
            <w:r w:rsidRPr="00D03DBA">
              <w:t>Indicates last beat of read data in a burst</w:t>
            </w:r>
          </w:p>
        </w:tc>
      </w:tr>
      <w:tr w:rsidR="00C00329" w:rsidRPr="001E2B1B">
        <w:tc>
          <w:tcPr>
            <w:tcW w:w="1652" w:type="dxa"/>
            <w:shd w:val="clear" w:color="auto" w:fill="auto"/>
            <w:vAlign w:val="center"/>
            <w:tcPrChange w:id="4375" w:author="Jim Kulp" w:date="2009-12-03T11:16:00Z">
              <w:tcPr>
                <w:tcW w:w="1652" w:type="dxa"/>
                <w:shd w:val="clear" w:color="auto" w:fill="auto"/>
                <w:vAlign w:val="center"/>
              </w:tcPr>
            </w:tcPrChange>
          </w:tcPr>
          <w:p w:rsidR="00C00329" w:rsidRPr="001E2B1B" w:rsidRDefault="00C00329" w:rsidP="00C00329">
            <w:pPr>
              <w:pStyle w:val="ICTableEntry"/>
            </w:pPr>
            <w:r w:rsidRPr="001E2B1B">
              <w:t>SThreadBusy</w:t>
            </w:r>
          </w:p>
        </w:tc>
        <w:tc>
          <w:tcPr>
            <w:tcW w:w="2218" w:type="dxa"/>
            <w:shd w:val="clear" w:color="auto" w:fill="auto"/>
            <w:vAlign w:val="center"/>
            <w:tcPrChange w:id="4376" w:author="Jim Kulp" w:date="2009-12-03T11:16:00Z">
              <w:tcPr>
                <w:tcW w:w="2326" w:type="dxa"/>
                <w:gridSpan w:val="2"/>
                <w:shd w:val="clear" w:color="auto" w:fill="auto"/>
                <w:vAlign w:val="center"/>
              </w:tcPr>
            </w:tcPrChange>
          </w:tcPr>
          <w:p w:rsidR="00C00329" w:rsidRPr="001E2B1B" w:rsidRDefault="00C00329" w:rsidP="00C00329">
            <w:pPr>
              <w:pStyle w:val="ICTableEntry"/>
            </w:pPr>
            <w:r>
              <w:t>always</w:t>
            </w:r>
          </w:p>
        </w:tc>
        <w:tc>
          <w:tcPr>
            <w:tcW w:w="2898" w:type="dxa"/>
            <w:shd w:val="clear" w:color="auto" w:fill="auto"/>
            <w:vAlign w:val="center"/>
            <w:tcPrChange w:id="4377" w:author="Jim Kulp" w:date="2009-12-03T11:16:00Z">
              <w:tcPr>
                <w:tcW w:w="1651" w:type="dxa"/>
                <w:gridSpan w:val="2"/>
                <w:shd w:val="clear" w:color="auto" w:fill="auto"/>
                <w:vAlign w:val="center"/>
              </w:tcPr>
            </w:tcPrChange>
          </w:tcPr>
          <w:p w:rsidR="00C00329" w:rsidRPr="001E2B1B" w:rsidRDefault="00C00329" w:rsidP="00C00329">
            <w:pPr>
              <w:pStyle w:val="ICTableEntry"/>
            </w:pPr>
            <w:r>
              <w:t>1</w:t>
            </w:r>
          </w:p>
        </w:tc>
        <w:tc>
          <w:tcPr>
            <w:tcW w:w="2790" w:type="dxa"/>
            <w:tcBorders>
              <w:bottom w:val="single" w:sz="4" w:space="0" w:color="008080"/>
            </w:tcBorders>
            <w:shd w:val="solid" w:color="FFFF99" w:fill="auto"/>
            <w:vAlign w:val="center"/>
            <w:tcPrChange w:id="4378" w:author="Jim Kulp" w:date="2009-12-03T11:16:00Z">
              <w:tcPr>
                <w:tcW w:w="3929" w:type="dxa"/>
                <w:tcBorders>
                  <w:bottom w:val="single" w:sz="4" w:space="0" w:color="008080"/>
                </w:tcBorders>
                <w:shd w:val="solid" w:color="FFFF99" w:fill="auto"/>
                <w:vAlign w:val="center"/>
              </w:tcPr>
            </w:tcPrChange>
          </w:tcPr>
          <w:p w:rsidR="00C00329" w:rsidRPr="00D03DBA" w:rsidRDefault="00C00329" w:rsidP="00C00329">
            <w:pPr>
              <w:pStyle w:val="ICTableEntry"/>
            </w:pPr>
            <w:r w:rsidRPr="00D03DBA">
              <w:t>WMI Specific Semantics:</w:t>
            </w:r>
            <w:r>
              <w:br/>
              <w:t xml:space="preserve">When between messages, when FALSE, it signifies: </w:t>
            </w:r>
            <w:r w:rsidRPr="00D03DBA">
              <w:t>New Message Availabl</w:t>
            </w:r>
            <w:r>
              <w:t>e</w:t>
            </w:r>
          </w:p>
        </w:tc>
      </w:tr>
    </w:tbl>
    <w:p w:rsidR="00C00329" w:rsidDel="00F40996" w:rsidRDefault="00C00329" w:rsidP="00C00329">
      <w:pPr>
        <w:pStyle w:val="Heading3"/>
        <w:numPr>
          <w:numberingChange w:id="4379" w:author="James Kulp" w:date="2008-11-13T10:51:00Z" w:original="%1:7:0:.%2:5:0:.%3:1:0:"/>
        </w:numPr>
        <w:rPr>
          <w:del w:id="4380" w:author="James Kulp" w:date="2008-11-13T11:43:00Z"/>
        </w:rPr>
      </w:pPr>
      <w:del w:id="4381" w:author="James Kulp" w:date="2008-11-13T11:43:00Z">
        <w:r w:rsidDel="00F40996">
          <w:delText>Suggested Signal Aliases</w:delText>
        </w:r>
      </w:del>
    </w:p>
    <w:p w:rsidR="00C00329" w:rsidDel="00F40996" w:rsidRDefault="00C00329" w:rsidP="00C00329">
      <w:pPr>
        <w:autoSpaceDE w:val="0"/>
        <w:autoSpaceDN w:val="0"/>
        <w:adjustRightInd w:val="0"/>
        <w:spacing w:before="0" w:after="0"/>
        <w:rPr>
          <w:del w:id="4382" w:author="James Kulp" w:date="2008-11-13T11:43:00Z"/>
          <w:rFonts w:ascii="Courier New" w:hAnsi="Courier New" w:cs="Courier New"/>
          <w:color w:val="000000"/>
        </w:rPr>
      </w:pPr>
      <w:del w:id="4383" w:author="James Kulp" w:date="2008-11-13T11:43:00Z">
        <w:r w:rsidRPr="00BD0C96" w:rsidDel="00F40996">
          <w:rPr>
            <w:rFonts w:ascii="Courier New" w:hAnsi="Courier New" w:cs="Courier New"/>
            <w:color w:val="000000"/>
          </w:rPr>
          <w:delText xml:space="preserve">subnet SThreadBusy 0 S_WMI_buffer_available </w:delText>
        </w:r>
      </w:del>
    </w:p>
    <w:p w:rsidR="00C00329" w:rsidRPr="00BD0C96" w:rsidDel="00F40996" w:rsidRDefault="00C00329" w:rsidP="00C00329">
      <w:pPr>
        <w:autoSpaceDE w:val="0"/>
        <w:autoSpaceDN w:val="0"/>
        <w:adjustRightInd w:val="0"/>
        <w:spacing w:before="0" w:after="0"/>
        <w:rPr>
          <w:del w:id="4384" w:author="James Kulp" w:date="2008-11-13T11:43:00Z"/>
          <w:rFonts w:ascii="Courier New" w:hAnsi="Courier New" w:cs="Courier New"/>
          <w:color w:val="000000"/>
        </w:rPr>
      </w:pPr>
      <w:del w:id="4385" w:author="James Kulp" w:date="2008-11-13T11:43:00Z">
        <w:r w:rsidRPr="00BD0C96" w:rsidDel="00F40996">
          <w:rPr>
            <w:rFonts w:ascii="Courier New" w:hAnsi="Courier New" w:cs="Courier New"/>
            <w:color w:val="000000"/>
          </w:rPr>
          <w:delText xml:space="preserve">subnet MReqInfo 0 M_WMI_done_with_message </w:delText>
        </w:r>
      </w:del>
    </w:p>
    <w:p w:rsidR="00C00329" w:rsidDel="00F40996" w:rsidRDefault="00C00329" w:rsidP="00C00329">
      <w:pPr>
        <w:autoSpaceDE w:val="0"/>
        <w:autoSpaceDN w:val="0"/>
        <w:adjustRightInd w:val="0"/>
        <w:spacing w:before="0" w:after="0"/>
        <w:rPr>
          <w:del w:id="4386" w:author="James Kulp" w:date="2008-11-13T11:43:00Z"/>
          <w:rFonts w:ascii="Courier New" w:hAnsi="Courier New" w:cs="Courier New"/>
          <w:color w:val="000000"/>
        </w:rPr>
      </w:pPr>
      <w:del w:id="4387" w:author="James Kulp" w:date="2008-11-13T11:43:00Z">
        <w:r w:rsidRPr="00CB4A28" w:rsidDel="00F40996">
          <w:rPr>
            <w:rFonts w:ascii="Courier New" w:hAnsi="Courier New" w:cs="Courier New"/>
            <w:color w:val="000000"/>
          </w:rPr>
          <w:delText xml:space="preserve">subnet MAddrSpace 0 M_WMI_normal_not_command_only </w:delText>
        </w:r>
      </w:del>
    </w:p>
    <w:p w:rsidR="00C00329" w:rsidRPr="00CB4A28" w:rsidDel="00F40996" w:rsidRDefault="00C00329" w:rsidP="00C00329">
      <w:pPr>
        <w:autoSpaceDE w:val="0"/>
        <w:autoSpaceDN w:val="0"/>
        <w:adjustRightInd w:val="0"/>
        <w:spacing w:before="0" w:after="0"/>
        <w:rPr>
          <w:del w:id="4388" w:author="James Kulp" w:date="2008-11-13T11:43:00Z"/>
          <w:rFonts w:ascii="Courier New" w:hAnsi="Courier New" w:cs="Courier New"/>
          <w:color w:val="000000"/>
        </w:rPr>
      </w:pPr>
      <w:del w:id="4389" w:author="James Kulp" w:date="2008-11-13T11:43:00Z">
        <w:r w:rsidRPr="00CB4A28" w:rsidDel="00F40996">
          <w:rPr>
            <w:rFonts w:ascii="Courier New" w:hAnsi="Courier New" w:cs="Courier New"/>
            <w:color w:val="000000"/>
          </w:rPr>
          <w:delText xml:space="preserve">subnet SFlag P:M S_WMI_message_size </w:delText>
        </w:r>
      </w:del>
    </w:p>
    <w:p w:rsidR="00C00329" w:rsidRPr="00CB4A28" w:rsidDel="00F40996" w:rsidRDefault="00C00329" w:rsidP="00C00329">
      <w:pPr>
        <w:autoSpaceDE w:val="0"/>
        <w:autoSpaceDN w:val="0"/>
        <w:adjustRightInd w:val="0"/>
        <w:spacing w:before="0" w:after="0"/>
        <w:rPr>
          <w:del w:id="4390" w:author="James Kulp" w:date="2008-11-13T11:43:00Z"/>
          <w:rFonts w:ascii="Courier New" w:hAnsi="Courier New" w:cs="Courier New"/>
          <w:color w:val="000000"/>
        </w:rPr>
      </w:pPr>
      <w:del w:id="4391" w:author="James Kulp" w:date="2008-11-13T11:43:00Z">
        <w:r w:rsidRPr="00CB4A28" w:rsidDel="00F40996">
          <w:rPr>
            <w:rFonts w:ascii="Courier New" w:hAnsi="Courier New" w:cs="Courier New"/>
            <w:color w:val="000000"/>
          </w:rPr>
          <w:delText xml:space="preserve">subnet SFlag M-1:0 S_WMI_opcode </w:delText>
        </w:r>
      </w:del>
    </w:p>
    <w:p w:rsidR="00C00329" w:rsidRPr="00CB4A28" w:rsidDel="00F40996" w:rsidRDefault="00C00329" w:rsidP="00C00329">
      <w:pPr>
        <w:autoSpaceDE w:val="0"/>
        <w:autoSpaceDN w:val="0"/>
        <w:adjustRightInd w:val="0"/>
        <w:spacing w:before="0" w:after="0"/>
        <w:rPr>
          <w:del w:id="4392" w:author="James Kulp" w:date="2008-11-13T11:43:00Z"/>
          <w:rFonts w:ascii="Courier New" w:hAnsi="Courier New" w:cs="Courier New"/>
          <w:color w:val="000000"/>
        </w:rPr>
      </w:pPr>
      <w:del w:id="4393" w:author="James Kulp" w:date="2008-11-13T11:43:00Z">
        <w:r w:rsidRPr="00CB4A28" w:rsidDel="00F40996">
          <w:rPr>
            <w:rFonts w:ascii="Courier New" w:hAnsi="Courier New" w:cs="Courier New"/>
            <w:color w:val="000000"/>
          </w:rPr>
          <w:delText xml:space="preserve">subnet MFlag P:M M_WMI_message_size </w:delText>
        </w:r>
      </w:del>
    </w:p>
    <w:p w:rsidR="00C00329" w:rsidRPr="00CB4A28" w:rsidDel="00F40996" w:rsidRDefault="00C00329" w:rsidP="00C00329">
      <w:pPr>
        <w:autoSpaceDE w:val="0"/>
        <w:autoSpaceDN w:val="0"/>
        <w:adjustRightInd w:val="0"/>
        <w:spacing w:before="0" w:after="0"/>
        <w:rPr>
          <w:del w:id="4394" w:author="James Kulp" w:date="2008-11-13T11:43:00Z"/>
          <w:rFonts w:ascii="Courier New" w:hAnsi="Courier New" w:cs="Courier New"/>
          <w:color w:val="000000"/>
        </w:rPr>
      </w:pPr>
      <w:del w:id="4395" w:author="James Kulp" w:date="2008-11-13T11:43:00Z">
        <w:r w:rsidRPr="00CB4A28" w:rsidDel="00F40996">
          <w:rPr>
            <w:rFonts w:ascii="Courier New" w:hAnsi="Courier New" w:cs="Courier New"/>
            <w:color w:val="000000"/>
          </w:rPr>
          <w:delText xml:space="preserve">subnet MFlag M-1:0 M_WMI_opcode </w:delText>
        </w:r>
      </w:del>
    </w:p>
    <w:p w:rsidR="00C00329" w:rsidRPr="004446A7" w:rsidDel="005E5723" w:rsidRDefault="00C00329" w:rsidP="00C00329">
      <w:pPr>
        <w:pStyle w:val="Heading2"/>
        <w:numPr>
          <w:numberingChange w:id="4396" w:author="James Kulp" w:date="2008-11-13T10:51:00Z" w:original="%1:7:0:.%2:6:0:"/>
        </w:numPr>
        <w:rPr>
          <w:rFonts w:cs="Arial"/>
        </w:rPr>
      </w:pPr>
      <w:bookmarkStart w:id="4397" w:name="_Toc141235489"/>
      <w:r w:rsidRPr="001E2B1B">
        <w:t>WMI Semantics</w:t>
      </w:r>
      <w:bookmarkEnd w:id="4397"/>
    </w:p>
    <w:p w:rsidR="00C00329" w:rsidRPr="001E2B1B" w:rsidRDefault="00C00329" w:rsidP="00C00329">
      <w:r w:rsidRPr="001E2B1B">
        <w:t>This section describes specific semantic signal meanings in WMI that are layered on top of the fundamental OCP signals. They are organized by function and then the signals affected.</w:t>
      </w:r>
    </w:p>
    <w:p w:rsidR="00C00329" w:rsidRDefault="00C00329">
      <w:pPr>
        <w:pStyle w:val="Heading3"/>
        <w:numPr>
          <w:numberingChange w:id="4398" w:author="James Kulp" w:date="2008-11-13T10:51:00Z" w:original="%1:7:0:.%2:6:0:.%3:1:0:"/>
        </w:numPr>
      </w:pPr>
      <w:bookmarkStart w:id="4399" w:name="_Toc141235490"/>
      <w:r w:rsidRPr="001E2B1B">
        <w:t>“Done with Message” (DWM) Indicated on MReqInfo[0]</w:t>
      </w:r>
      <w:bookmarkEnd w:id="4399"/>
    </w:p>
    <w:p w:rsidR="00C00329" w:rsidRDefault="00C00329" w:rsidP="00C00329">
      <w:r w:rsidRPr="001E2B1B">
        <w:t xml:space="preserve">MReqInfo[0] </w:t>
      </w:r>
      <w:r>
        <w:t>adds</w:t>
      </w:r>
      <w:r w:rsidRPr="001E2B1B">
        <w:t xml:space="preserve"> information </w:t>
      </w:r>
      <w:r>
        <w:t>to</w:t>
      </w:r>
      <w:r w:rsidRPr="001E2B1B">
        <w:t xml:space="preserve"> the current OCP command request (to read or write message contents) </w:t>
      </w:r>
      <w:r>
        <w:t>to indicate</w:t>
      </w:r>
      <w:r w:rsidRPr="001E2B1B">
        <w:t xml:space="preserve"> </w:t>
      </w:r>
      <w:r>
        <w:t>that</w:t>
      </w:r>
      <w:r w:rsidRPr="001E2B1B">
        <w:t xml:space="preserve"> the data access associated with this command is the final access of the associated message. It is sent in this fashion to eliminate the need for an extra </w:t>
      </w:r>
      <w:r>
        <w:t xml:space="preserve">OCP </w:t>
      </w:r>
      <w:r w:rsidRPr="001E2B1B">
        <w:t>request to indicate this.</w:t>
      </w:r>
    </w:p>
    <w:p w:rsidR="00C00329" w:rsidRPr="001E2B1B" w:rsidRDefault="00C00329" w:rsidP="00C00329">
      <w:r>
        <w:t>This mechanism is used for both consuming and producing workers.  The associated data access can be suppressed (possibly reducing latency) by using the no-data indication via MAddrSpace[0] described next.</w:t>
      </w:r>
    </w:p>
    <w:p w:rsidR="00C00329" w:rsidRDefault="00C00329" w:rsidP="00C00329">
      <w:pPr>
        <w:pStyle w:val="Heading3"/>
        <w:numPr>
          <w:numberingChange w:id="4400" w:author="James Kulp" w:date="2008-11-13T10:51:00Z" w:original="%1:7:0:.%2:6:0:.%3:2:0:"/>
        </w:numPr>
      </w:pPr>
      <w:bookmarkStart w:id="4401" w:name="_Toc141235491"/>
      <w:r>
        <w:t>No-Data</w:t>
      </w:r>
      <w:r w:rsidRPr="001E2B1B">
        <w:t xml:space="preserve"> Indication on MAddrSpace[0]</w:t>
      </w:r>
      <w:bookmarkEnd w:id="4401"/>
    </w:p>
    <w:p w:rsidR="00C00329" w:rsidRDefault="00C00329" w:rsidP="00C00329">
      <w:r w:rsidRPr="001E2B1B">
        <w:t>WMI transactions initiated by a worker</w:t>
      </w:r>
      <w:r>
        <w:t xml:space="preserve"> that include the DWM indication</w:t>
      </w:r>
      <w:r w:rsidRPr="001E2B1B">
        <w:t xml:space="preserve">, either consumer or producer, may </w:t>
      </w:r>
      <w:r>
        <w:t xml:space="preserve">also </w:t>
      </w:r>
      <w:r w:rsidRPr="001E2B1B">
        <w:t xml:space="preserve">indicate that </w:t>
      </w:r>
      <w:r>
        <w:t>the</w:t>
      </w:r>
      <w:r w:rsidRPr="001E2B1B">
        <w:t xml:space="preserve"> OCP command, read or write, </w:t>
      </w:r>
      <w:r>
        <w:t>has</w:t>
      </w:r>
      <w:r w:rsidRPr="001E2B1B">
        <w:t xml:space="preserve"> “</w:t>
      </w:r>
      <w:r>
        <w:t>No Data</w:t>
      </w:r>
      <w:r w:rsidRPr="001E2B1B">
        <w:t>” by settin</w:t>
      </w:r>
      <w:r>
        <w:t>g the MAddrSpace[0] signal to ‘1</w:t>
      </w:r>
      <w:r w:rsidRPr="001E2B1B">
        <w:t>’. This allows a master to send to the slave the Done-with-Message (DWM) on MReqInfo</w:t>
      </w:r>
      <w:r>
        <w:t>[0]</w:t>
      </w:r>
      <w:r w:rsidRPr="001E2B1B">
        <w:t xml:space="preserve"> without any read or write side effects or overheads. </w:t>
      </w:r>
      <w:r>
        <w:t xml:space="preserve"> Thus when the worker decides it is done with the current message, but requires no additional data accesses, it can issue the DWM request with no data access required by the infrastructure.</w:t>
      </w:r>
    </w:p>
    <w:p w:rsidR="00C00329" w:rsidRPr="001E2B1B" w:rsidRDefault="00C00329" w:rsidP="00C00329">
      <w:r w:rsidRPr="001E2B1B">
        <w:t xml:space="preserve">Normal transactions to read and write </w:t>
      </w:r>
      <w:r>
        <w:t xml:space="preserve">“Data” </w:t>
      </w:r>
      <w:r w:rsidRPr="001E2B1B">
        <w:t>require that MAddrSpace be set to ‘</w:t>
      </w:r>
      <w:r>
        <w:t>0</w:t>
      </w:r>
      <w:r w:rsidRPr="001E2B1B">
        <w:t>’.</w:t>
      </w:r>
      <w:r>
        <w:t xml:space="preserve">  Setting MAddrSpace[0] = 1 when MReqInfo[0] = 0 should not be done.</w:t>
      </w:r>
    </w:p>
    <w:p w:rsidR="00C00329" w:rsidRDefault="00C00329">
      <w:pPr>
        <w:pStyle w:val="Heading3"/>
        <w:numPr>
          <w:numberingChange w:id="4402" w:author="James Kulp" w:date="2008-11-13T10:51:00Z" w:original="%1:7:0:.%2:6:0:.%3:3:0:"/>
        </w:numPr>
      </w:pPr>
      <w:bookmarkStart w:id="4403" w:name="_Toc141235492"/>
      <w:r w:rsidRPr="001E2B1B">
        <w:t>Buffer Availability Indicated on SThreadBusy</w:t>
      </w:r>
      <w:bookmarkEnd w:id="4403"/>
    </w:p>
    <w:p w:rsidR="00C00329" w:rsidRPr="001E2B1B" w:rsidRDefault="00C00329" w:rsidP="00C00329">
      <w:r w:rsidRPr="001E2B1B">
        <w:t>When between messages (either after reset or after the master indicates “done with message”), STh</w:t>
      </w:r>
      <w:r>
        <w:t>r</w:t>
      </w:r>
      <w:r w:rsidRPr="001E2B1B">
        <w:t>eadBusy is used to</w:t>
      </w:r>
      <w:r>
        <w:t xml:space="preserve"> indicate the availability of a </w:t>
      </w:r>
      <w:r w:rsidRPr="001E2B1B">
        <w:t>source data buffer to read (worker consumer) or an output data buffer to write (worker producer). An asserted SThreadBusy[0] signal blocks the worker from issuing a</w:t>
      </w:r>
      <w:r>
        <w:t>n</w:t>
      </w:r>
      <w:r w:rsidRPr="001E2B1B">
        <w:t xml:space="preserve"> OCP request.  When not between messages, SThreadBusy is simply the backpressure for reading or writing message data. For a consumer, the infrastructure side (slave) may allow access as data arrives (for improved latency), and thus </w:t>
      </w:r>
      <w:r>
        <w:t>latency could</w:t>
      </w:r>
      <w:r w:rsidRPr="001E2B1B">
        <w:t xml:space="preserve"> depend on the address of that first access to a (new) message.</w:t>
      </w:r>
    </w:p>
    <w:p w:rsidR="00C00329" w:rsidRDefault="00C00329" w:rsidP="00C00329">
      <w:r>
        <w:t xml:space="preserve">As an additional constraint on OCP, the master </w:t>
      </w:r>
      <w:r w:rsidRPr="00B4716B">
        <w:rPr>
          <w:i/>
        </w:rPr>
        <w:t>cannot</w:t>
      </w:r>
      <w:r>
        <w:t xml:space="preserve"> assert a request in the cycle after the DWM is asserted, in order to allow the slave to assert the (pipelined) SThreadBusy for at least one cycle between messages.  Thus the worker must not issue a request based on the normal pipelined SThreadBusy from the slave </w:t>
      </w:r>
      <w:r w:rsidRPr="00FE2C18">
        <w:rPr>
          <w:i/>
          <w:u w:val="single"/>
        </w:rPr>
        <w:t xml:space="preserve">or </w:t>
      </w:r>
      <w:r>
        <w:t>the MReqInfo[0] in the previous cycle.  For the purpose of this non-blocking flow control, both signals are sampled at the same clock: at the end of the cycle before the request is to be asserted.</w:t>
      </w:r>
    </w:p>
    <w:p w:rsidR="00C00329" w:rsidRDefault="00C00329" w:rsidP="00C00329">
      <w:pPr>
        <w:pStyle w:val="Heading3"/>
        <w:numPr>
          <w:numberingChange w:id="4404" w:author="James Kulp" w:date="2008-11-13T10:51:00Z" w:original="%1:7:0:.%2:6:0:.%3:4:0:"/>
        </w:numPr>
      </w:pPr>
      <w:bookmarkStart w:id="4405" w:name="_Toc141235493"/>
      <w:r>
        <w:t>Opcode and Message Size Move Downstream on {M|S}Flag</w:t>
      </w:r>
      <w:bookmarkEnd w:id="4405"/>
    </w:p>
    <w:p w:rsidR="00C00329" w:rsidRDefault="00C00329" w:rsidP="00C00329">
      <w:r>
        <w:t xml:space="preserve">Opcodes and message size flow downstream. They are driven together on MFlag and SFlag as shown in the following diagram. A worker message-consumer </w:t>
      </w:r>
      <w:r w:rsidRPr="00B352A0">
        <w:rPr>
          <w:i/>
        </w:rPr>
        <w:t>observes</w:t>
      </w:r>
      <w:r>
        <w:t xml:space="preserve"> these on SFlag and a worker message-producer </w:t>
      </w:r>
      <w:r w:rsidRPr="00B352A0">
        <w:rPr>
          <w:i/>
        </w:rPr>
        <w:t>drives</w:t>
      </w:r>
      <w:r>
        <w:t xml:space="preserve"> them on MFlag.  They are only configured when NumberOfOpcodes &gt; 1 or VariableMessageLength = TRUE.</w:t>
      </w:r>
    </w:p>
    <w:p w:rsidR="00C00329" w:rsidRDefault="00C00329" w:rsidP="00C00329">
      <w:r w:rsidRPr="005C3C65">
        <w:rPr>
          <w:noProof/>
        </w:rPr>
        <w:drawing>
          <wp:inline distT="0" distB="0" distL="0" distR="0">
            <wp:extent cx="5512435" cy="3671469"/>
            <wp:effectExtent l="25400" t="0" r="0" b="0"/>
            <wp:docPr id="7" name="Picture 4" descr="CPIP-Diagrams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P-Diagrams9.pdf"/>
                    <pic:cNvPicPr/>
                  </pic:nvPicPr>
                  <ve:AlternateContent xmlns:ma="http://schemas.microsoft.com/office/mac/drawingml/2008/main">
                    <ve:Choice Requires="ma">
                      <pic:blipFill>
                        <a:blip r:embed="rId32"/>
                        <a:srcRect l="31133" t="34400" r="12582" b="17188"/>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33"/>
                        <a:srcRect l="31133" t="34400" r="12582" b="17188"/>
                        <a:stretch>
                          <a:fillRect/>
                        </a:stretch>
                      </pic:blipFill>
                    </ve:Fallback>
                  </ve:AlternateContent>
                  <pic:spPr>
                    <a:xfrm>
                      <a:off x="0" y="0"/>
                      <a:ext cx="5516629" cy="3674262"/>
                    </a:xfrm>
                    <a:prstGeom prst="rect">
                      <a:avLst/>
                    </a:prstGeom>
                  </pic:spPr>
                </pic:pic>
              </a:graphicData>
            </a:graphic>
          </wp:inline>
        </w:drawing>
      </w:r>
    </w:p>
    <w:p w:rsidR="00C00329" w:rsidRDefault="00C00329" w:rsidP="00C00329">
      <w:pPr>
        <w:pStyle w:val="Caption"/>
      </w:pPr>
      <w:r>
        <w:t xml:space="preserve">Figure </w:t>
      </w:r>
      <w:fldSimple w:instr=" SEQ Figure \* ARABIC ">
        <w:r w:rsidR="00AF5D6E">
          <w:rPr>
            <w:noProof/>
          </w:rPr>
          <w:t>7</w:t>
        </w:r>
      </w:fldSimple>
      <w:r>
        <w:t xml:space="preserve"> WMI Use of SFlag/MFlag</w:t>
      </w:r>
    </w:p>
    <w:p w:rsidR="00C00329" w:rsidRDefault="00C00329" w:rsidP="00C00329">
      <w:r w:rsidRPr="001E2B1B">
        <w:t xml:space="preserve">When </w:t>
      </w:r>
      <w:r>
        <w:t xml:space="preserve">the field is configured, the opcode is driven on {S|M}Flag[7:0].  </w:t>
      </w:r>
      <w:r w:rsidRPr="001E2B1B">
        <w:t xml:space="preserve">When </w:t>
      </w:r>
      <w:r>
        <w:t xml:space="preserve">VariableMessageLength = TRUE </w:t>
      </w:r>
      <w:r w:rsidRPr="001E2B1B">
        <w:t xml:space="preserve">the message </w:t>
      </w:r>
      <w:r>
        <w:t>length is driven</w:t>
      </w:r>
      <w:r w:rsidRPr="001E2B1B">
        <w:t xml:space="preserve"> on </w:t>
      </w:r>
      <w:r>
        <w:t>{</w:t>
      </w:r>
      <w:r w:rsidRPr="001E2B1B">
        <w:t>S</w:t>
      </w:r>
      <w:r>
        <w:t>|M}Flag[P:8], where P = ceil(log2(MaxMessageValues+1)) + 7.</w:t>
      </w:r>
    </w:p>
    <w:p w:rsidR="00C00329" w:rsidRDefault="00C00329" w:rsidP="00C00329">
      <w:r>
        <w:t xml:space="preserve">For a worker </w:t>
      </w:r>
      <w:r w:rsidRPr="00461D2E">
        <w:rPr>
          <w:i/>
        </w:rPr>
        <w:t>consumer</w:t>
      </w:r>
      <w:r>
        <w:t>, this information is driven on SFlag by the infrastructure and the values will be valid for a given message starting in the first cycle when SThreadBusy is not asserted (after reset or the previous DWM), through the cycle when the worker asserts DWM (MReqInfo[0] = 1).  Thus the worker may not need to capture them.</w:t>
      </w:r>
    </w:p>
    <w:p w:rsidR="00C00329" w:rsidRPr="001E2B1B" w:rsidRDefault="00C00329" w:rsidP="00C00329">
      <w:r>
        <w:t xml:space="preserve">For a worker </w:t>
      </w:r>
      <w:r w:rsidRPr="00FE2C18">
        <w:rPr>
          <w:i/>
        </w:rPr>
        <w:t>producer</w:t>
      </w:r>
      <w:r>
        <w:t>, this information is driven on MFlag by the worker and the values must be valid in the (single) same cycle as the request with DWM asserted.</w:t>
      </w:r>
    </w:p>
    <w:p w:rsidR="00C00329" w:rsidRPr="009C22AC" w:rsidRDefault="00C00329" w:rsidP="00C00329">
      <w:pPr>
        <w:pStyle w:val="Heading2"/>
        <w:numPr>
          <w:numberingChange w:id="4406" w:author="James Kulp" w:date="2008-11-13T10:51:00Z" w:original="%1:7:0:.%2:7:0:"/>
        </w:numPr>
      </w:pPr>
      <w:bookmarkStart w:id="4407" w:name="_Toc141235494"/>
      <w:r>
        <w:t>WM</w:t>
      </w:r>
      <w:r w:rsidRPr="001E2B1B">
        <w:t>I Infrastructure Coping</w:t>
      </w:r>
      <w:bookmarkEnd w:id="4407"/>
    </w:p>
    <w:p w:rsidR="00C00329" w:rsidRDefault="00C00329" w:rsidP="00C00329">
      <w:r>
        <w:t>The key options chosen by the worker for WMI are data width, burst capabilities, and, like WSI, the continuous attribute.  Some of these attributes allow for infrastructure optimization, such as when the TalkBack option is FALSE, more buffer sharing is possible (multiple consumers could share the same input buffer).</w:t>
      </w:r>
    </w:p>
    <w:p w:rsidR="00C00329" w:rsidRPr="001E2B1B" w:rsidRDefault="00C00329" w:rsidP="00C00329">
      <w:pPr>
        <w:pStyle w:val="Caption"/>
        <w:keepNext/>
      </w:pPr>
      <w:r w:rsidRPr="001E2B1B">
        <w:t xml:space="preserve">Table </w:t>
      </w:r>
      <w:fldSimple w:instr=" SEQ Table \* ARABIC ">
        <w:ins w:id="4408" w:author="Jim Kulp" w:date="2010-07-20T09:47:00Z">
          <w:r w:rsidR="00AF5D6E">
            <w:rPr>
              <w:noProof/>
            </w:rPr>
            <w:t>21</w:t>
          </w:r>
        </w:ins>
        <w:del w:id="4409" w:author="Jim Kulp" w:date="2010-07-20T09:47:00Z">
          <w:r w:rsidR="00902CF7" w:rsidDel="00AF5D6E">
            <w:rPr>
              <w:noProof/>
            </w:rPr>
            <w:delText>22</w:delText>
          </w:r>
        </w:del>
      </w:fldSimple>
      <w:r w:rsidRPr="001E2B1B">
        <w:t xml:space="preserve"> – </w:t>
      </w:r>
      <w:r>
        <w:t>WMI Slave Infrastructure Handling of Optional WMI Master Signals</w:t>
      </w:r>
    </w:p>
    <w:tbl>
      <w:tblPr>
        <w:tblStyle w:val="TableGrid"/>
        <w:tblW w:w="946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368"/>
        <w:gridCol w:w="2610"/>
        <w:gridCol w:w="5490"/>
      </w:tblGrid>
      <w:tr w:rsidR="00C00329" w:rsidRPr="009D2231">
        <w:tc>
          <w:tcPr>
            <w:tcW w:w="1368" w:type="dxa"/>
            <w:shd w:val="clear" w:color="auto" w:fill="F3F3F3"/>
            <w:vAlign w:val="center"/>
          </w:tcPr>
          <w:p w:rsidR="00C00329" w:rsidRPr="009D2231" w:rsidRDefault="00C00329" w:rsidP="00C00329">
            <w:pPr>
              <w:keepNext/>
              <w:jc w:val="center"/>
              <w:rPr>
                <w:rFonts w:ascii="Verdana" w:hAnsi="Verdana"/>
                <w:b/>
                <w:sz w:val="20"/>
              </w:rPr>
            </w:pPr>
            <w:r w:rsidRPr="009D2231">
              <w:rPr>
                <w:rFonts w:ascii="Verdana" w:hAnsi="Verdana"/>
                <w:b/>
                <w:sz w:val="20"/>
              </w:rPr>
              <w:t>OCP</w:t>
            </w:r>
            <w:r w:rsidRPr="009D2231">
              <w:rPr>
                <w:rFonts w:ascii="Verdana" w:hAnsi="Verdana"/>
                <w:b/>
                <w:sz w:val="20"/>
              </w:rPr>
              <w:br/>
              <w:t>Signal</w:t>
            </w:r>
          </w:p>
        </w:tc>
        <w:tc>
          <w:tcPr>
            <w:tcW w:w="2610" w:type="dxa"/>
            <w:tcBorders>
              <w:bottom w:val="single" w:sz="4" w:space="0" w:color="008080"/>
            </w:tcBorders>
            <w:shd w:val="clear" w:color="auto" w:fill="F3F3F3"/>
            <w:vAlign w:val="center"/>
          </w:tcPr>
          <w:p w:rsidR="00C00329" w:rsidRPr="009D2231" w:rsidRDefault="00C00329" w:rsidP="00C00329">
            <w:pPr>
              <w:keepNext/>
              <w:jc w:val="center"/>
              <w:rPr>
                <w:rFonts w:ascii="Verdana" w:hAnsi="Verdana"/>
                <w:b/>
                <w:sz w:val="20"/>
              </w:rPr>
            </w:pPr>
            <w:r w:rsidRPr="009D2231">
              <w:rPr>
                <w:rFonts w:ascii="Verdana" w:hAnsi="Verdana"/>
                <w:b/>
                <w:sz w:val="20"/>
              </w:rPr>
              <w:t>When Signal</w:t>
            </w:r>
            <w:r w:rsidRPr="009D2231">
              <w:rPr>
                <w:rFonts w:ascii="Verdana" w:hAnsi="Verdana"/>
                <w:b/>
                <w:sz w:val="20"/>
              </w:rPr>
              <w:br/>
              <w:t>would be absent</w:t>
            </w:r>
            <w:r w:rsidRPr="009D2231">
              <w:rPr>
                <w:rFonts w:ascii="Verdana" w:hAnsi="Verdana"/>
                <w:b/>
                <w:sz w:val="20"/>
              </w:rPr>
              <w:br/>
              <w:t>at the master</w:t>
            </w:r>
          </w:p>
        </w:tc>
        <w:tc>
          <w:tcPr>
            <w:tcW w:w="5490" w:type="dxa"/>
            <w:tcBorders>
              <w:bottom w:val="single" w:sz="4" w:space="0" w:color="008080"/>
            </w:tcBorders>
            <w:shd w:val="clear" w:color="auto" w:fill="F3F3F3"/>
            <w:vAlign w:val="center"/>
          </w:tcPr>
          <w:p w:rsidR="00C00329" w:rsidRPr="009D2231" w:rsidRDefault="00C00329" w:rsidP="00C00329">
            <w:pPr>
              <w:keepNext/>
              <w:jc w:val="center"/>
              <w:rPr>
                <w:rFonts w:ascii="Verdana" w:hAnsi="Verdana"/>
                <w:b/>
                <w:sz w:val="20"/>
              </w:rPr>
            </w:pPr>
            <w:r w:rsidRPr="009D2231">
              <w:rPr>
                <w:rFonts w:ascii="Verdana" w:hAnsi="Verdana"/>
                <w:b/>
                <w:sz w:val="20"/>
              </w:rPr>
              <w:t>How missing signals are handled</w:t>
            </w:r>
          </w:p>
        </w:tc>
      </w:tr>
      <w:tr w:rsidR="00C00329" w:rsidRPr="001E2B1B">
        <w:tc>
          <w:tcPr>
            <w:tcW w:w="1368" w:type="dxa"/>
            <w:vAlign w:val="center"/>
          </w:tcPr>
          <w:p w:rsidR="00C00329" w:rsidRPr="001E2B1B" w:rsidRDefault="00C00329" w:rsidP="00C00329">
            <w:pPr>
              <w:pStyle w:val="ICTableEntry"/>
            </w:pPr>
            <w:r>
              <w:t>MData</w:t>
            </w:r>
          </w:p>
        </w:tc>
        <w:tc>
          <w:tcPr>
            <w:tcW w:w="2610" w:type="dxa"/>
            <w:tcBorders>
              <w:bottom w:val="single" w:sz="4" w:space="0" w:color="008080"/>
            </w:tcBorders>
            <w:vAlign w:val="center"/>
          </w:tcPr>
          <w:p w:rsidR="00C00329" w:rsidRDefault="00C00329" w:rsidP="00C00329">
            <w:pPr>
              <w:pStyle w:val="ICTableEntry"/>
            </w:pPr>
            <w:r>
              <w:t>If Producer = FALSE</w:t>
            </w:r>
            <w:r>
              <w:br/>
              <w:t>and TalkBack = FALSE</w:t>
            </w:r>
          </w:p>
        </w:tc>
        <w:tc>
          <w:tcPr>
            <w:tcW w:w="5490" w:type="dxa"/>
            <w:tcBorders>
              <w:bottom w:val="single" w:sz="4" w:space="0" w:color="008080"/>
            </w:tcBorders>
            <w:shd w:val="clear" w:color="auto" w:fill="auto"/>
            <w:vAlign w:val="center"/>
          </w:tcPr>
          <w:p w:rsidR="00C00329" w:rsidRDefault="00C00329" w:rsidP="00C00329">
            <w:pPr>
              <w:pStyle w:val="ICTableEntry"/>
            </w:pPr>
            <w:r>
              <w:t>No issue  - infrastructure is prepared for TalkBack for a consumer, but worker doesn’t use it. OCP tieoff rules apply, signals will never be driven.</w:t>
            </w:r>
          </w:p>
        </w:tc>
      </w:tr>
      <w:tr w:rsidR="00C00329" w:rsidRPr="001E2B1B">
        <w:tc>
          <w:tcPr>
            <w:tcW w:w="1368" w:type="dxa"/>
            <w:vAlign w:val="center"/>
          </w:tcPr>
          <w:p w:rsidR="00C00329" w:rsidRPr="001E2B1B" w:rsidRDefault="00C00329" w:rsidP="00C00329">
            <w:pPr>
              <w:pStyle w:val="ICTableEntry"/>
            </w:pPr>
            <w:r w:rsidRPr="001E2B1B">
              <w:t>M</w:t>
            </w:r>
            <w:r>
              <w:t>Data</w:t>
            </w:r>
            <w:r w:rsidRPr="001E2B1B">
              <w:t>ByteEn</w:t>
            </w:r>
          </w:p>
        </w:tc>
        <w:tc>
          <w:tcPr>
            <w:tcW w:w="2610" w:type="dxa"/>
            <w:tcBorders>
              <w:bottom w:val="single" w:sz="4" w:space="0" w:color="008080"/>
            </w:tcBorders>
            <w:vAlign w:val="center"/>
          </w:tcPr>
          <w:p w:rsidR="00C00329" w:rsidRPr="001E2B1B" w:rsidRDefault="00C00329" w:rsidP="00C00329">
            <w:pPr>
              <w:pStyle w:val="ICTableEntry"/>
            </w:pPr>
            <w:r>
              <w:t>If (ByteWidth = DataWidth or</w:t>
            </w:r>
            <w:r>
              <w:br/>
            </w:r>
            <w:r w:rsidRPr="00C15F10">
              <w:t xml:space="preserve">Producer = </w:t>
            </w:r>
            <w:r>
              <w:t>FALSE and</w:t>
            </w:r>
            <w:r>
              <w:br/>
            </w:r>
            <w:r w:rsidRPr="00C15F10">
              <w:t xml:space="preserve"> Talkback = </w:t>
            </w:r>
            <w:r>
              <w:t>FALSE)</w:t>
            </w:r>
          </w:p>
        </w:tc>
        <w:tc>
          <w:tcPr>
            <w:tcW w:w="5490" w:type="dxa"/>
            <w:tcBorders>
              <w:bottom w:val="single" w:sz="4" w:space="0" w:color="008080"/>
            </w:tcBorders>
            <w:shd w:val="clear" w:color="auto" w:fill="auto"/>
            <w:vAlign w:val="center"/>
          </w:tcPr>
          <w:p w:rsidR="00C00329" w:rsidRPr="001E2B1B" w:rsidRDefault="00C00329" w:rsidP="00C00329">
            <w:pPr>
              <w:pStyle w:val="ICTableEntry"/>
            </w:pPr>
            <w:r>
              <w:t>OCP Tieoff rules apply: No connection is made, MDataByteEn connected to the default tieoff: all 1s (indicating full words)</w:t>
            </w:r>
          </w:p>
        </w:tc>
      </w:tr>
      <w:tr w:rsidR="00C00329" w:rsidRPr="001E2B1B">
        <w:tc>
          <w:tcPr>
            <w:tcW w:w="1368" w:type="dxa"/>
            <w:vAlign w:val="center"/>
          </w:tcPr>
          <w:p w:rsidR="00C00329" w:rsidRPr="001E2B1B" w:rsidRDefault="00C00329" w:rsidP="00C00329">
            <w:pPr>
              <w:pStyle w:val="ICTableEntry"/>
            </w:pPr>
            <w:r w:rsidRPr="001E2B1B">
              <w:t>M</w:t>
            </w:r>
            <w:r>
              <w:t>Flag</w:t>
            </w:r>
          </w:p>
        </w:tc>
        <w:tc>
          <w:tcPr>
            <w:tcW w:w="2610" w:type="dxa"/>
            <w:shd w:val="clear" w:color="auto" w:fill="FFFFFF"/>
            <w:vAlign w:val="center"/>
          </w:tcPr>
          <w:p w:rsidR="00C00329" w:rsidRPr="001E2B1B" w:rsidRDefault="00C00329" w:rsidP="00C00329">
            <w:pPr>
              <w:pStyle w:val="ICTableEntry"/>
            </w:pPr>
            <w:r>
              <w:t>NumberOfOpcodes=1 and VariableMessageLength = FALSE</w:t>
            </w:r>
          </w:p>
        </w:tc>
        <w:tc>
          <w:tcPr>
            <w:tcW w:w="5490" w:type="dxa"/>
            <w:tcBorders>
              <w:bottom w:val="single" w:sz="4" w:space="0" w:color="008080"/>
            </w:tcBorders>
            <w:shd w:val="clear" w:color="auto" w:fill="auto"/>
            <w:vAlign w:val="center"/>
          </w:tcPr>
          <w:p w:rsidR="00C00329" w:rsidRPr="001E2B1B" w:rsidRDefault="00C00329" w:rsidP="00C00329">
            <w:pPr>
              <w:pStyle w:val="ICTableEntry"/>
            </w:pPr>
            <w:r>
              <w:t>OCP Tieoff rules apply: No connection is made, MFlag tied to the default tieof: 0 (indicating opcode == 0).  Infrastructure slaves should generally support 256 opcodes (8 bits).</w:t>
            </w:r>
            <w:r>
              <w:br/>
              <w:t>Fixed message length would be the tieoff for bits [P:8]</w:t>
            </w:r>
          </w:p>
        </w:tc>
      </w:tr>
    </w:tbl>
    <w:p w:rsidR="00C00329" w:rsidRDefault="00C00329" w:rsidP="00C00329">
      <w:pPr>
        <w:pStyle w:val="Heading3"/>
        <w:numPr>
          <w:numberingChange w:id="4410" w:author="James Kulp" w:date="2008-11-13T10:51:00Z" w:original="%1:7:0:.%2:7:0:.%3:1:0:"/>
        </w:numPr>
      </w:pPr>
      <w:bookmarkStart w:id="4411" w:name="_Toc141235495"/>
      <w:r>
        <w:t>Infrastructure Best Practice for Slave Producers (feeding Worker Consumers)</w:t>
      </w:r>
      <w:bookmarkEnd w:id="4411"/>
    </w:p>
    <w:p w:rsidR="00C00329" w:rsidRDefault="00C00329" w:rsidP="00C00329">
      <w:pPr>
        <w:pStyle w:val="ListBullet"/>
        <w:numPr>
          <w:numberingChange w:id="4412" w:author="James Kulp" w:date="2008-11-13T10:51:00Z" w:original=""/>
        </w:numPr>
      </w:pPr>
      <w:r>
        <w:t xml:space="preserve">Support </w:t>
      </w:r>
      <w:r w:rsidRPr="00C577AF">
        <w:rPr>
          <w:caps/>
        </w:rPr>
        <w:t>continuous</w:t>
      </w:r>
      <w:r>
        <w:t xml:space="preserve"> when the buffer memory can support it.</w:t>
      </w:r>
    </w:p>
    <w:p w:rsidR="00C00329" w:rsidRDefault="00C00329" w:rsidP="00C00329">
      <w:pPr>
        <w:pStyle w:val="ListBullet"/>
        <w:numPr>
          <w:numberingChange w:id="4413" w:author="James Kulp" w:date="2008-11-13T10:51:00Z" w:original=""/>
        </w:numPr>
      </w:pPr>
      <w:r>
        <w:t>Support both precise and imprecise bursts, use MReqLast rather than MBurstLength.</w:t>
      </w:r>
    </w:p>
    <w:p w:rsidR="00C00329" w:rsidRDefault="00C00329" w:rsidP="00C00329">
      <w:pPr>
        <w:pStyle w:val="ListBullet"/>
        <w:numPr>
          <w:numberingChange w:id="4414" w:author="James Kulp" w:date="2008-11-13T10:51:00Z" w:original=""/>
        </w:numPr>
      </w:pPr>
      <w:r>
        <w:t>Support Byte Enables on Writes.</w:t>
      </w:r>
    </w:p>
    <w:p w:rsidR="00C00329" w:rsidRDefault="00C00329" w:rsidP="00C00329">
      <w:pPr>
        <w:pStyle w:val="ListBullet"/>
        <w:numPr>
          <w:numberingChange w:id="4415" w:author="James Kulp" w:date="2008-11-13T10:51:00Z" w:original=""/>
        </w:numPr>
      </w:pPr>
      <w:r>
        <w:t>Support VariableMessageLength = TRUE.</w:t>
      </w:r>
    </w:p>
    <w:p w:rsidR="00C00329" w:rsidRDefault="00C00329" w:rsidP="00C00329">
      <w:pPr>
        <w:pStyle w:val="ListBullet"/>
        <w:numPr>
          <w:numberingChange w:id="4416" w:author="James Kulp" w:date="2008-11-13T10:51:00Z" w:original=""/>
        </w:numPr>
      </w:pPr>
      <w:r>
        <w:t>Support 8 bits of opcode.</w:t>
      </w:r>
    </w:p>
    <w:p w:rsidR="00C00329" w:rsidRDefault="00C00329" w:rsidP="00C00329">
      <w:pPr>
        <w:pStyle w:val="ListBullet"/>
        <w:numPr>
          <w:numberingChange w:id="4417" w:author="James Kulp" w:date="2008-11-13T10:51:00Z" w:original=""/>
        </w:numPr>
      </w:pPr>
      <w:r>
        <w:t>Have a variant IP to support TalkBack (since it might be costly)</w:t>
      </w:r>
    </w:p>
    <w:p w:rsidR="00C00329" w:rsidRDefault="00C00329" w:rsidP="00C00329">
      <w:pPr>
        <w:pStyle w:val="Heading3"/>
        <w:numPr>
          <w:numberingChange w:id="4418" w:author="James Kulp" w:date="2008-11-13T10:51:00Z" w:original="%1:7:0:.%2:7:0:.%3:2:0:"/>
        </w:numPr>
      </w:pPr>
      <w:bookmarkStart w:id="4419" w:name="_Toc141235496"/>
      <w:r>
        <w:t>Infrastructure Best Practice for Slave Consumers (fed by Worker Producers)</w:t>
      </w:r>
      <w:bookmarkEnd w:id="4419"/>
    </w:p>
    <w:p w:rsidR="00C00329" w:rsidRDefault="00C00329" w:rsidP="00C00329">
      <w:pPr>
        <w:pStyle w:val="ListBullet"/>
        <w:numPr>
          <w:numberingChange w:id="4420" w:author="James Kulp" w:date="2008-11-13T10:51:00Z" w:original=""/>
        </w:numPr>
      </w:pPr>
      <w:r>
        <w:t xml:space="preserve">Support </w:t>
      </w:r>
      <w:r w:rsidRPr="00C577AF">
        <w:rPr>
          <w:caps/>
        </w:rPr>
        <w:t>continuous</w:t>
      </w:r>
      <w:r>
        <w:t xml:space="preserve"> when the buffer memory can support it.</w:t>
      </w:r>
    </w:p>
    <w:p w:rsidR="00C00329" w:rsidRDefault="00C00329" w:rsidP="00C00329">
      <w:pPr>
        <w:pStyle w:val="ListBullet"/>
        <w:numPr>
          <w:numberingChange w:id="4421" w:author="James Kulp" w:date="2008-11-13T10:51:00Z" w:original=""/>
        </w:numPr>
      </w:pPr>
      <w:r>
        <w:t>Support both precise and imprecise bursts, use MReqLast rather than MBurstLength.</w:t>
      </w:r>
    </w:p>
    <w:p w:rsidR="00C00329" w:rsidRDefault="00C00329" w:rsidP="00C00329">
      <w:pPr>
        <w:pStyle w:val="ListBullet"/>
        <w:numPr>
          <w:numberingChange w:id="4422" w:author="James Kulp" w:date="2008-11-13T10:51:00Z" w:original=""/>
        </w:numPr>
      </w:pPr>
      <w:r>
        <w:t>Support Byte Enables on Writes.</w:t>
      </w:r>
    </w:p>
    <w:p w:rsidR="00C00329" w:rsidRDefault="00C00329" w:rsidP="00C00329">
      <w:pPr>
        <w:pStyle w:val="ListBullet"/>
        <w:numPr>
          <w:numberingChange w:id="4423" w:author="James Kulp" w:date="2008-11-13T10:51:00Z" w:original=""/>
        </w:numPr>
      </w:pPr>
      <w:r>
        <w:t>Support VariableMessageLength = TRUE.</w:t>
      </w:r>
    </w:p>
    <w:p w:rsidR="00C00329" w:rsidRDefault="00C00329" w:rsidP="00C00329">
      <w:pPr>
        <w:pStyle w:val="ListBullet"/>
        <w:numPr>
          <w:numberingChange w:id="4424" w:author="James Kulp" w:date="2008-11-13T10:51:00Z" w:original=""/>
        </w:numPr>
      </w:pPr>
      <w:r>
        <w:t>Support 8 bits of opcode.</w:t>
      </w:r>
    </w:p>
    <w:p w:rsidR="00C00329" w:rsidRDefault="00C00329" w:rsidP="00C00329">
      <w:pPr>
        <w:pStyle w:val="ListBullet"/>
        <w:numPr>
          <w:numberingChange w:id="4425" w:author="James Kulp" w:date="2008-11-13T10:51:00Z" w:original=""/>
        </w:numPr>
      </w:pPr>
      <w:r>
        <w:t>Have a variant IP to support TalkBack (since it might be costly)</w:t>
      </w:r>
    </w:p>
    <w:p w:rsidR="00C00329" w:rsidRDefault="00C00329" w:rsidP="00C00329">
      <w:r>
        <w:t>[Issue: packing non-power-of-two for DMA: map each byte to round up to 2^N?]</w:t>
      </w:r>
    </w:p>
    <w:p w:rsidR="00C00329" w:rsidRDefault="00C00329">
      <w:pPr>
        <w:pStyle w:val="Heading1"/>
        <w:numPr>
          <w:numberingChange w:id="4426" w:author="James Kulp" w:date="2008-11-13T10:51:00Z" w:original="%1:8:0:"/>
        </w:numPr>
        <w:shd w:val="clear" w:color="auto" w:fill="E6E6E6"/>
      </w:pPr>
      <w:bookmarkStart w:id="4427" w:name="_Toc141235497"/>
      <w:r w:rsidRPr="001E2B1B">
        <w:t>Worker Memory Interface (WMemI)</w:t>
      </w:r>
      <w:bookmarkEnd w:id="4427"/>
    </w:p>
    <w:p w:rsidR="00C00329" w:rsidRDefault="00C00329">
      <w:pPr>
        <w:pStyle w:val="Heading2"/>
        <w:numPr>
          <w:numberingChange w:id="4428" w:author="James Kulp" w:date="2008-11-13T10:51:00Z" w:original="%1:8:0:.%2:1:0:"/>
        </w:numPr>
      </w:pPr>
      <w:bookmarkStart w:id="4429" w:name="_Toc141235498"/>
      <w:r w:rsidRPr="001E2B1B">
        <w:t xml:space="preserve">WMemI </w:t>
      </w:r>
      <w:r>
        <w:t>Motivation</w:t>
      </w:r>
      <w:bookmarkEnd w:id="4429"/>
    </w:p>
    <w:p w:rsidR="00C00329" w:rsidRDefault="00C00329" w:rsidP="00C00329">
      <w:pPr>
        <w:spacing w:before="240" w:after="240"/>
        <w:rPr>
          <w:rFonts w:cs="Arial"/>
          <w:color w:val="000000"/>
        </w:rPr>
      </w:pPr>
      <w:r w:rsidRPr="001E2B1B">
        <w:rPr>
          <w:rFonts w:cs="Arial"/>
          <w:color w:val="000000"/>
        </w:rPr>
        <w:t>WMemI is an interfa</w:t>
      </w:r>
      <w:r>
        <w:rPr>
          <w:rFonts w:cs="Arial"/>
          <w:color w:val="000000"/>
        </w:rPr>
        <w:t>ce that allows workers to access memory</w:t>
      </w:r>
      <w:r w:rsidRPr="001E2B1B">
        <w:rPr>
          <w:rFonts w:cs="Arial"/>
          <w:color w:val="000000"/>
        </w:rPr>
        <w:t xml:space="preserve"> in a technology independent</w:t>
      </w:r>
      <w:r>
        <w:rPr>
          <w:rFonts w:cs="Arial"/>
          <w:color w:val="000000"/>
        </w:rPr>
        <w:t xml:space="preserve"> fashion, with enough choices to make workers simple and also allow for high performance use of local memories. </w:t>
      </w:r>
      <w:r>
        <w:t>It exists</w:t>
      </w:r>
      <w:r w:rsidRPr="001E2B1B">
        <w:t xml:space="preserve"> to </w:t>
      </w:r>
      <w:r>
        <w:t>enable</w:t>
      </w:r>
      <w:r w:rsidRPr="001E2B1B">
        <w:t xml:space="preserve"> workers to express their needs </w:t>
      </w:r>
      <w:r>
        <w:t>for</w:t>
      </w:r>
      <w:r w:rsidRPr="001E2B1B">
        <w:t xml:space="preserve"> </w:t>
      </w:r>
      <w:r>
        <w:t>FPGA</w:t>
      </w:r>
      <w:r w:rsidRPr="001E2B1B">
        <w:t xml:space="preserve">-attached (or FPGA-internal) memory </w:t>
      </w:r>
      <w:r>
        <w:t>based on</w:t>
      </w:r>
      <w:r w:rsidRPr="001E2B1B">
        <w:t xml:space="preserve"> their own requirements</w:t>
      </w:r>
      <w:r>
        <w:t xml:space="preserve"> and preferences</w:t>
      </w:r>
      <w:r w:rsidRPr="001E2B1B">
        <w:t xml:space="preserve">. </w:t>
      </w:r>
      <w:r>
        <w:rPr>
          <w:rFonts w:cs="Arial"/>
          <w:color w:val="000000"/>
        </w:rPr>
        <w:t>Since explicitly buffered data plane communication is handled by WMI, WMemI is focused on memory usage for non-communication purposes such as internal history buffers and LUTs.</w:t>
      </w:r>
    </w:p>
    <w:p w:rsidR="00C00329" w:rsidRDefault="00C00329" w:rsidP="00C00329">
      <w:pPr>
        <w:spacing w:before="240" w:after="240"/>
        <w:rPr>
          <w:rFonts w:cs="Arial"/>
          <w:color w:val="000000"/>
        </w:rPr>
      </w:pPr>
      <w:r>
        <w:rPr>
          <w:rFonts w:cs="Arial"/>
          <w:color w:val="000000"/>
        </w:rPr>
        <w:t>Since memory usage ranges from latency-optimized non-burst LUT-style random word access, to throughput optimized burst-style sequential access, the WMemI attribute choices enable this range of behavior.</w:t>
      </w:r>
    </w:p>
    <w:p w:rsidR="00C00329" w:rsidRDefault="00C00329" w:rsidP="00C00329">
      <w:pPr>
        <w:autoSpaceDE w:val="0"/>
        <w:autoSpaceDN w:val="0"/>
        <w:adjustRightInd w:val="0"/>
        <w:rPr>
          <w:rFonts w:cs="Arial"/>
          <w:color w:val="000000"/>
        </w:rPr>
      </w:pPr>
      <w:r w:rsidRPr="001E2B1B">
        <w:rPr>
          <w:rFonts w:cs="Arial"/>
          <w:color w:val="000000"/>
        </w:rPr>
        <w:t xml:space="preserve">The intended purpose of WMemI is </w:t>
      </w:r>
      <w:r w:rsidRPr="001E2B1B">
        <w:rPr>
          <w:rFonts w:cs="Arial"/>
          <w:i/>
          <w:color w:val="000000"/>
        </w:rPr>
        <w:t>not</w:t>
      </w:r>
      <w:r w:rsidRPr="001E2B1B">
        <w:rPr>
          <w:rFonts w:cs="Arial"/>
          <w:color w:val="000000"/>
        </w:rPr>
        <w:t xml:space="preserve"> for a worker to communicate via memory to any other worker, since that is the job of WSI or WMI, which may have underlying memory used for buffering. An example of this is shown </w:t>
      </w:r>
      <w:r>
        <w:rPr>
          <w:rFonts w:cs="Arial"/>
          <w:color w:val="000000"/>
        </w:rPr>
        <w:t xml:space="preserve">earlier </w:t>
      </w:r>
      <w:r w:rsidRPr="001E2B1B">
        <w:rPr>
          <w:rFonts w:cs="Arial"/>
          <w:color w:val="000000"/>
        </w:rPr>
        <w:t>in the WMI section describing master-to-master adaptation.</w:t>
      </w:r>
    </w:p>
    <w:p w:rsidR="00C00329" w:rsidRPr="00656F29" w:rsidRDefault="00C00329" w:rsidP="00C00329">
      <w:pPr>
        <w:pStyle w:val="Heading2"/>
        <w:numPr>
          <w:numberingChange w:id="4430" w:author="James Kulp" w:date="2008-11-13T10:51:00Z" w:original="%1:8:0:.%2:2:0:"/>
        </w:numPr>
      </w:pPr>
      <w:bookmarkStart w:id="4431" w:name="_Toc141235499"/>
      <w:r>
        <w:t>WMemI Overview</w:t>
      </w:r>
      <w:bookmarkEnd w:id="4431"/>
    </w:p>
    <w:p w:rsidR="00C00329" w:rsidRPr="001E2B1B" w:rsidRDefault="00C00329" w:rsidP="00C00329">
      <w:r w:rsidRPr="001E2B1B">
        <w:t xml:space="preserve">Typical </w:t>
      </w:r>
      <w:r>
        <w:t>FPGA</w:t>
      </w:r>
      <w:r w:rsidRPr="001E2B1B">
        <w:t>-attached memory scenarios include both SRAM and DRAM</w:t>
      </w:r>
      <w:r w:rsidRPr="001E2B1B">
        <w:rPr>
          <w:rStyle w:val="FootnoteReference"/>
        </w:rPr>
        <w:footnoteReference w:id="4"/>
      </w:r>
      <w:r w:rsidRPr="001E2B1B">
        <w:t xml:space="preserve">. WMemI balances </w:t>
      </w:r>
      <w:r>
        <w:t>between</w:t>
      </w:r>
      <w:r w:rsidRPr="001E2B1B">
        <w:t xml:space="preserve"> abstracting enough away so that workers may be portable across heterogeneous memory architectures; </w:t>
      </w:r>
      <w:r>
        <w:t>vs.</w:t>
      </w:r>
      <w:r w:rsidRPr="001E2B1B">
        <w:t xml:space="preserve"> exposing enough of the micro-architectural details when “ultimate performance” is required.</w:t>
      </w:r>
    </w:p>
    <w:p w:rsidR="00C00329" w:rsidRPr="001E2B1B" w:rsidRDefault="00C00329" w:rsidP="00C00329">
      <w:pPr>
        <w:autoSpaceDE w:val="0"/>
        <w:autoSpaceDN w:val="0"/>
        <w:adjustRightInd w:val="0"/>
      </w:pPr>
      <w:r w:rsidRPr="001E2B1B">
        <w:t>Workers may have zero or more WMemIs, each with their own attributes.</w:t>
      </w:r>
    </w:p>
    <w:p w:rsidR="00C00329" w:rsidRPr="001E2B1B" w:rsidRDefault="00C00329" w:rsidP="00C00329">
      <w:r w:rsidRPr="001E2B1B">
        <w:t xml:space="preserve">The figure below shows in isolation a (WMemI) interface (1) between Worker1 and MemController1. The worker specifies the WMemI attributes it desires at master </w:t>
      </w:r>
      <w:r>
        <w:t>interface</w:t>
      </w:r>
      <w:r w:rsidRPr="001E2B1B">
        <w:t xml:space="preserve"> (1M), such as data width and memory capacity</w:t>
      </w:r>
      <w:r>
        <w:t>. T</w:t>
      </w:r>
      <w:r w:rsidRPr="001E2B1B">
        <w:t xml:space="preserve">he infrastructure satisfies those requests on the other side on slave </w:t>
      </w:r>
      <w:r>
        <w:t>interface</w:t>
      </w:r>
      <w:r w:rsidRPr="001E2B1B">
        <w:t xml:space="preserve"> (1S). The worker side of a WMemI is always the OCP master</w:t>
      </w:r>
      <w:r>
        <w:t>.</w:t>
      </w:r>
    </w:p>
    <w:p w:rsidR="00C00329" w:rsidRPr="001E2B1B" w:rsidRDefault="0094753D" w:rsidP="00C00329">
      <w:pPr>
        <w:jc w:val="center"/>
      </w:pPr>
      <w:r>
        <w:pict>
          <v:shape id="_x0000_i1026" type="#_x0000_t75" style="width:166pt;height:364pt">
            <v:imagedata r:id="rId34" r:pict="rId35" o:title=""/>
          </v:shape>
        </w:pict>
      </w:r>
    </w:p>
    <w:p w:rsidR="00C00329" w:rsidRPr="001E2B1B" w:rsidRDefault="00C00329" w:rsidP="00C00329">
      <w:pPr>
        <w:pStyle w:val="Caption"/>
      </w:pPr>
      <w:r w:rsidRPr="001E2B1B">
        <w:t xml:space="preserve">Figure </w:t>
      </w:r>
      <w:fldSimple w:instr=" SEQ Figure \* ARABIC ">
        <w:r w:rsidR="00AF5D6E">
          <w:rPr>
            <w:noProof/>
          </w:rPr>
          <w:t>8</w:t>
        </w:r>
      </w:fldSimple>
      <w:r w:rsidRPr="001E2B1B">
        <w:t xml:space="preserve"> - Master/Slave Roles for WMemI</w:t>
      </w:r>
    </w:p>
    <w:p w:rsidR="00C00329" w:rsidRPr="001E2B1B" w:rsidRDefault="00C00329" w:rsidP="00C00329">
      <w:r w:rsidRPr="001E2B1B">
        <w:t>The non-worker side of a WMemI</w:t>
      </w:r>
      <w:r>
        <w:t xml:space="preserve"> i</w:t>
      </w:r>
      <w:r w:rsidRPr="001E2B1B">
        <w:t xml:space="preserve">nterface does not have to be a direct connection to a memory controller; it could be other logic, such as a memory multiplexer that provides multiple memory views to </w:t>
      </w:r>
      <w:r>
        <w:t>multiple</w:t>
      </w:r>
      <w:r w:rsidRPr="001E2B1B">
        <w:t xml:space="preserve"> workers as shown below:</w:t>
      </w:r>
    </w:p>
    <w:p w:rsidR="00C00329" w:rsidRPr="001E2B1B" w:rsidRDefault="0094753D" w:rsidP="00C00329">
      <w:pPr>
        <w:jc w:val="center"/>
      </w:pPr>
      <w:r>
        <w:pict>
          <v:shape id="_x0000_i1027" type="#_x0000_t75" style="width:346pt;height:364pt">
            <v:imagedata r:id="rId36" r:pict="rId37" o:title=""/>
          </v:shape>
        </w:pict>
      </w:r>
    </w:p>
    <w:p w:rsidR="00C00329" w:rsidRPr="001E2B1B" w:rsidRDefault="00C00329" w:rsidP="00C00329">
      <w:pPr>
        <w:pStyle w:val="Caption"/>
      </w:pPr>
      <w:r w:rsidRPr="001E2B1B">
        <w:t xml:space="preserve">Figure </w:t>
      </w:r>
      <w:fldSimple w:instr=" SEQ Figure \* ARABIC ">
        <w:r w:rsidR="00AF5D6E">
          <w:rPr>
            <w:noProof/>
          </w:rPr>
          <w:t>9</w:t>
        </w:r>
      </w:fldSimple>
      <w:r w:rsidRPr="001E2B1B">
        <w:t xml:space="preserve"> - Memory Multiplexer with WMemI</w:t>
      </w:r>
    </w:p>
    <w:p w:rsidR="00C00329" w:rsidRDefault="00C00329" w:rsidP="00C00329">
      <w:r w:rsidRPr="001E2B1B">
        <w:t xml:space="preserve">Each of the workers shown above may have different </w:t>
      </w:r>
      <w:r>
        <w:t>FPGA</w:t>
      </w:r>
      <w:r w:rsidRPr="001E2B1B">
        <w:t>-attached memory requirements, and would express those as unique WMemI attributes associated with each WMemI. Because of these differences the three WMem</w:t>
      </w:r>
      <w:r>
        <w:t>I i</w:t>
      </w:r>
      <w:r w:rsidRPr="001E2B1B">
        <w:t xml:space="preserve">nterfaces may have different OCP configuration parameters. </w:t>
      </w:r>
      <w:r>
        <w:t>Thus</w:t>
      </w:r>
      <w:r w:rsidRPr="001E2B1B">
        <w:t xml:space="preserve">, in the general case, the worker masters (1M, 2M, 3M) are loosely constrained for data-width and capacity; and the infrastructure slaves (1S, 2S, 3S) must conform </w:t>
      </w:r>
      <w:r>
        <w:t xml:space="preserve">or be adapted </w:t>
      </w:r>
      <w:r w:rsidRPr="001E2B1B">
        <w:t>to them as the worker attributes are generating the OCP</w:t>
      </w:r>
      <w:r>
        <w:t xml:space="preserve"> configuration parameters. F</w:t>
      </w:r>
      <w:r w:rsidRPr="001E2B1B">
        <w:t>urthermore, the memory multiplexer must adapt these potentially disparate requests to a common access method for the memory controller.</w:t>
      </w:r>
    </w:p>
    <w:p w:rsidR="00C00329" w:rsidRDefault="00C00329" w:rsidP="00C00329">
      <w:pPr>
        <w:keepNext/>
      </w:pPr>
      <w:r>
        <w:t>The most significant choice made in specifying a WMemI is the use of bursts, which adds complexity to the interface (e.g. pipelined requests) and determines several significant differences in signal configuration (e.g. how byte enables are specified).</w:t>
      </w:r>
    </w:p>
    <w:p w:rsidR="00C00329" w:rsidRDefault="00C00329" w:rsidP="00C00329">
      <w:pPr>
        <w:keepNext/>
      </w:pPr>
      <w:r>
        <w:t>The key choices made when a worker specifies a WMemI are:</w:t>
      </w:r>
    </w:p>
    <w:p w:rsidR="00C00329" w:rsidRDefault="00C00329" w:rsidP="00C00329">
      <w:pPr>
        <w:pStyle w:val="ListBullet"/>
        <w:numPr>
          <w:numberingChange w:id="4434" w:author="James Kulp" w:date="2008-11-13T10:51:00Z" w:original=""/>
        </w:numPr>
      </w:pPr>
      <w:r w:rsidRPr="004F199F">
        <w:rPr>
          <w:b/>
          <w:i/>
        </w:rPr>
        <w:t>Burst usage</w:t>
      </w:r>
      <w:r>
        <w:t>:  does the worker want burst-style (throughput optimized) access or SRAM-style latency-optimized single word access? How long will bursts be?</w:t>
      </w:r>
    </w:p>
    <w:p w:rsidR="00C00329" w:rsidRDefault="00C00329" w:rsidP="00C00329">
      <w:pPr>
        <w:pStyle w:val="ListBullet"/>
        <w:numPr>
          <w:numberingChange w:id="4435" w:author="James Kulp" w:date="2008-11-13T10:51:00Z" w:original=""/>
        </w:numPr>
      </w:pPr>
      <w:r w:rsidRPr="004F199F">
        <w:rPr>
          <w:b/>
          <w:i/>
        </w:rPr>
        <w:t>Burst style</w:t>
      </w:r>
      <w:r>
        <w:t xml:space="preserve">:  will the worker issue precise or imprecise bursts? Or </w:t>
      </w:r>
      <w:r w:rsidRPr="00877F29">
        <w:rPr>
          <w:i/>
        </w:rPr>
        <w:t>both</w:t>
      </w:r>
      <w:r>
        <w:t>?</w:t>
      </w:r>
    </w:p>
    <w:p w:rsidR="00C00329" w:rsidRDefault="00C00329" w:rsidP="00C00329">
      <w:pPr>
        <w:pStyle w:val="ListBullet"/>
        <w:numPr>
          <w:numberingChange w:id="4436" w:author="James Kulp" w:date="2008-11-13T10:51:00Z" w:original=""/>
        </w:numPr>
      </w:pPr>
      <w:r w:rsidRPr="004F199F">
        <w:rPr>
          <w:b/>
          <w:i/>
        </w:rPr>
        <w:t>Intra-burst flow control</w:t>
      </w:r>
      <w:r>
        <w:t>:  will the worker handle flow control within a burst (after it is started)?  Will it use (issue) flow control against the read data in a burst read?</w:t>
      </w:r>
    </w:p>
    <w:p w:rsidR="00C00329" w:rsidRDefault="00C00329" w:rsidP="00C00329">
      <w:pPr>
        <w:pStyle w:val="ListBullet"/>
        <w:numPr>
          <w:numberingChange w:id="4437" w:author="James Kulp" w:date="2008-11-13T10:51:00Z" w:original=""/>
        </w:numPr>
      </w:pPr>
      <w:r w:rsidRPr="004F199F">
        <w:rPr>
          <w:b/>
          <w:i/>
        </w:rPr>
        <w:t>Memory width and size</w:t>
      </w:r>
      <w:r>
        <w:t>:  how much memory is required, and how wide should it be?  Should it support bytes of some width (byte enables on writes)?</w:t>
      </w:r>
    </w:p>
    <w:p w:rsidR="00C00329" w:rsidRDefault="00C00329" w:rsidP="00C00329">
      <w:r>
        <w:t xml:space="preserve">WMemI is specified using blocking request flow control (where the master issues the request and waits for it to be accepted) rather than the non-blocking flow control used in the other profiles (where the master waits for </w:t>
      </w:r>
      <w:del w:id="4438" w:author="James Kulp" w:date="2008-11-13T13:45:00Z">
        <w:r w:rsidDel="00766F4E">
          <w:delText xml:space="preserve">permission </w:delText>
        </w:r>
      </w:del>
      <w:ins w:id="4439" w:author="James Kulp" w:date="2008-11-13T13:45:00Z">
        <w:r w:rsidR="00766F4E">
          <w:t xml:space="preserve">the not-busy indication </w:t>
        </w:r>
      </w:ins>
      <w:del w:id="4440" w:author="James Kulp" w:date="2008-11-13T13:45:00Z">
        <w:r w:rsidDel="00766F4E">
          <w:delText xml:space="preserve">to </w:delText>
        </w:r>
      </w:del>
      <w:ins w:id="4441" w:author="James Kulp" w:date="2008-11-13T13:45:00Z">
        <w:r w:rsidR="00766F4E">
          <w:t xml:space="preserve">before it can </w:t>
        </w:r>
      </w:ins>
      <w:r>
        <w:t>issue the request).  This is because memory behavior (and the delay in processing requests) frequently depends on the address associated with the request (i.e. same bank/row or not).</w:t>
      </w:r>
    </w:p>
    <w:p w:rsidR="00C00329" w:rsidRPr="001E2B1B" w:rsidDel="005E5723" w:rsidRDefault="00C00329" w:rsidP="00C00329">
      <w:pPr>
        <w:pStyle w:val="Heading2"/>
        <w:numPr>
          <w:numberingChange w:id="4442" w:author="James Kulp" w:date="2008-11-13T10:51:00Z" w:original="%1:8:0:.%2:3:0:"/>
        </w:numPr>
      </w:pPr>
      <w:bookmarkStart w:id="4443" w:name="_Toc141235500"/>
      <w:r w:rsidRPr="001E2B1B">
        <w:t>WMemI Worker Attributes</w:t>
      </w:r>
      <w:bookmarkEnd w:id="4443"/>
    </w:p>
    <w:p w:rsidR="00C00329" w:rsidRDefault="00C00329" w:rsidP="00C00329">
      <w:pPr>
        <w:rPr>
          <w:ins w:id="4444" w:author="James Kulp" w:date="2008-11-13T14:25:00Z"/>
        </w:rPr>
      </w:pPr>
      <w:r>
        <w:rPr>
          <w:rFonts w:cs="Arial"/>
          <w:color w:val="000000"/>
        </w:rPr>
        <w:t>W</w:t>
      </w:r>
      <w:r w:rsidRPr="001E2B1B">
        <w:rPr>
          <w:rFonts w:cs="Arial"/>
          <w:color w:val="000000"/>
        </w:rPr>
        <w:t>orker author</w:t>
      </w:r>
      <w:r>
        <w:rPr>
          <w:rFonts w:cs="Arial"/>
          <w:color w:val="000000"/>
        </w:rPr>
        <w:t>s</w:t>
      </w:r>
      <w:r w:rsidRPr="001E2B1B">
        <w:rPr>
          <w:rFonts w:cs="Arial"/>
          <w:color w:val="000000"/>
        </w:rPr>
        <w:t xml:space="preserve"> using a WM</w:t>
      </w:r>
      <w:r>
        <w:rPr>
          <w:rFonts w:cs="Arial"/>
          <w:color w:val="000000"/>
        </w:rPr>
        <w:t>emI specify their</w:t>
      </w:r>
      <w:r w:rsidRPr="001E2B1B">
        <w:rPr>
          <w:rFonts w:cs="Arial"/>
          <w:color w:val="000000"/>
        </w:rPr>
        <w:t xml:space="preserve"> implementation choices </w:t>
      </w:r>
      <w:r>
        <w:rPr>
          <w:rFonts w:cs="Arial"/>
          <w:color w:val="000000"/>
        </w:rPr>
        <w:t>via the following attributes</w:t>
      </w:r>
      <w:r w:rsidRPr="001E2B1B">
        <w:rPr>
          <w:rFonts w:cs="Arial"/>
          <w:color w:val="000000"/>
        </w:rPr>
        <w:t>, from which all OCP configuration parameters and signals are derived.</w:t>
      </w:r>
      <w:r>
        <w:rPr>
          <w:rFonts w:cs="Arial"/>
          <w:color w:val="000000"/>
        </w:rPr>
        <w:t xml:space="preserve"> </w:t>
      </w:r>
      <w:r w:rsidRPr="001F2745">
        <w:rPr>
          <w:shd w:val="clear" w:color="auto" w:fill="D6E3BC" w:themeFill="accent3" w:themeFillTint="66"/>
        </w:rPr>
        <w:t>Light green shading</w:t>
      </w:r>
      <w:r w:rsidRPr="001F2745">
        <w:t xml:space="preserve"> </w:t>
      </w:r>
      <w:r w:rsidRPr="001E2B1B">
        <w:t xml:space="preserve">of the description indicates where </w:t>
      </w:r>
      <w:r>
        <w:t>the attribute has the same meaning as in WMI</w:t>
      </w:r>
      <w:r w:rsidRPr="001E2B1B">
        <w:t>.</w:t>
      </w:r>
    </w:p>
    <w:p w:rsidR="004F5DC7" w:rsidRPr="001E2B1B" w:rsidRDefault="004F5DC7" w:rsidP="00C00329">
      <w:pPr>
        <w:numPr>
          <w:ins w:id="4445" w:author="James Kulp" w:date="2008-11-13T14:25:00Z"/>
        </w:numPr>
      </w:pPr>
      <w:ins w:id="4446" w:author="James Kulp" w:date="2008-11-13T14:25:00Z">
        <w:r>
          <w:t>The Clock and ClockSignal attributes, described in section 2.6, are applicable to WMemI.</w:t>
        </w:r>
      </w:ins>
    </w:p>
    <w:p w:rsidR="00C00329" w:rsidRDefault="00C00329">
      <w:pPr>
        <w:pStyle w:val="Heading3"/>
        <w:numPr>
          <w:numberingChange w:id="4447" w:author="James Kulp" w:date="2008-11-13T10:51:00Z" w:original="%1:8:0:.%2:3:0:.%3:1:0:"/>
        </w:numPr>
      </w:pPr>
      <w:bookmarkStart w:id="4448" w:name="_Toc141235501"/>
      <w:r w:rsidRPr="001E2B1B">
        <w:t>WMemI Attribute Summary</w:t>
      </w:r>
      <w:bookmarkEnd w:id="4448"/>
    </w:p>
    <w:p w:rsidR="00C00329" w:rsidRPr="001E2B1B" w:rsidRDefault="00C00329" w:rsidP="00C00329">
      <w:pPr>
        <w:pStyle w:val="Caption"/>
        <w:keepNext/>
      </w:pPr>
      <w:r w:rsidRPr="001E2B1B">
        <w:t xml:space="preserve">Table </w:t>
      </w:r>
      <w:fldSimple w:instr=" SEQ Table \* ARABIC ">
        <w:ins w:id="4449" w:author="Jim Kulp" w:date="2010-07-20T09:47:00Z">
          <w:r w:rsidR="00AF5D6E">
            <w:rPr>
              <w:noProof/>
            </w:rPr>
            <w:t>22</w:t>
          </w:r>
        </w:ins>
        <w:del w:id="4450" w:author="Jim Kulp" w:date="2010-07-20T09:47:00Z">
          <w:r w:rsidR="00902CF7" w:rsidDel="00AF5D6E">
            <w:rPr>
              <w:noProof/>
            </w:rPr>
            <w:delText>23</w:delText>
          </w:r>
        </w:del>
      </w:fldSimple>
      <w:r w:rsidRPr="001E2B1B">
        <w:t xml:space="preserve"> – WMemI Worker Canonical Attribute Table</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1998"/>
        <w:gridCol w:w="1260"/>
        <w:gridCol w:w="1080"/>
        <w:gridCol w:w="5130"/>
      </w:tblGrid>
      <w:tr w:rsidR="00C00329" w:rsidRPr="00B83918">
        <w:tc>
          <w:tcPr>
            <w:tcW w:w="1998" w:type="dxa"/>
            <w:tcBorders>
              <w:top w:val="single" w:sz="4" w:space="0" w:color="000000"/>
              <w:bottom w:val="single" w:sz="6" w:space="0" w:color="000000"/>
            </w:tcBorders>
            <w:shd w:val="clear" w:color="auto" w:fill="F3F3F3"/>
            <w:vAlign w:val="center"/>
          </w:tcPr>
          <w:p w:rsidR="00C00329" w:rsidRPr="00B83918" w:rsidRDefault="00C00329" w:rsidP="00C00329">
            <w:pPr>
              <w:keepNext/>
              <w:jc w:val="center"/>
              <w:rPr>
                <w:rFonts w:ascii="Verdana" w:hAnsi="Verdana"/>
                <w:b/>
                <w:sz w:val="20"/>
              </w:rPr>
            </w:pPr>
            <w:r w:rsidRPr="00B83918">
              <w:rPr>
                <w:rFonts w:ascii="Verdana" w:hAnsi="Verdana"/>
                <w:b/>
                <w:sz w:val="20"/>
              </w:rPr>
              <w:t>Attribute Name</w:t>
            </w:r>
          </w:p>
        </w:tc>
        <w:tc>
          <w:tcPr>
            <w:tcW w:w="1260" w:type="dxa"/>
            <w:tcBorders>
              <w:top w:val="single" w:sz="4" w:space="0" w:color="000000"/>
              <w:bottom w:val="single" w:sz="6" w:space="0" w:color="000000"/>
            </w:tcBorders>
            <w:shd w:val="clear" w:color="auto" w:fill="F3F3F3"/>
            <w:vAlign w:val="center"/>
          </w:tcPr>
          <w:p w:rsidR="00C00329" w:rsidRPr="00B83918" w:rsidRDefault="00C00329" w:rsidP="00C00329">
            <w:pPr>
              <w:jc w:val="center"/>
              <w:rPr>
                <w:rFonts w:ascii="Verdana" w:hAnsi="Verdana"/>
                <w:b/>
                <w:sz w:val="20"/>
              </w:rPr>
            </w:pPr>
            <w:r w:rsidRPr="00B83918">
              <w:rPr>
                <w:rFonts w:ascii="Verdana" w:hAnsi="Verdana"/>
                <w:b/>
                <w:sz w:val="20"/>
              </w:rPr>
              <w:t>Type</w:t>
            </w:r>
            <w:r w:rsidRPr="00B83918">
              <w:rPr>
                <w:rFonts w:ascii="Verdana" w:hAnsi="Verdana"/>
                <w:b/>
                <w:sz w:val="20"/>
              </w:rPr>
              <w:br/>
            </w:r>
            <w:r w:rsidRPr="00B83918">
              <w:rPr>
                <w:rFonts w:ascii="Verdana" w:hAnsi="Verdana"/>
                <w:sz w:val="16"/>
                <w:szCs w:val="16"/>
              </w:rPr>
              <w:t>(per XML Schema)</w:t>
            </w:r>
          </w:p>
        </w:tc>
        <w:tc>
          <w:tcPr>
            <w:tcW w:w="1080" w:type="dxa"/>
            <w:tcBorders>
              <w:top w:val="single" w:sz="4" w:space="0" w:color="000000"/>
              <w:bottom w:val="single" w:sz="6" w:space="0" w:color="000000"/>
            </w:tcBorders>
            <w:shd w:val="clear" w:color="auto" w:fill="F3F3F3"/>
            <w:vAlign w:val="center"/>
          </w:tcPr>
          <w:p w:rsidR="00C00329" w:rsidRPr="00B83918" w:rsidRDefault="00C00329" w:rsidP="00C00329">
            <w:pPr>
              <w:jc w:val="center"/>
              <w:rPr>
                <w:rFonts w:ascii="Verdana" w:hAnsi="Verdana"/>
                <w:b/>
                <w:sz w:val="20"/>
              </w:rPr>
            </w:pPr>
            <w:r w:rsidRPr="00B83918">
              <w:rPr>
                <w:rFonts w:ascii="Verdana" w:hAnsi="Verdana"/>
                <w:b/>
                <w:sz w:val="20"/>
              </w:rPr>
              <w:t>Default</w:t>
            </w:r>
            <w:r w:rsidRPr="00B83918">
              <w:rPr>
                <w:rFonts w:ascii="Verdana" w:hAnsi="Verdana"/>
                <w:b/>
                <w:sz w:val="20"/>
              </w:rPr>
              <w:br/>
              <w:t>value</w:t>
            </w:r>
          </w:p>
        </w:tc>
        <w:tc>
          <w:tcPr>
            <w:tcW w:w="5130" w:type="dxa"/>
            <w:tcBorders>
              <w:top w:val="single" w:sz="4" w:space="0" w:color="000000"/>
              <w:bottom w:val="single" w:sz="6" w:space="0" w:color="000000"/>
            </w:tcBorders>
            <w:shd w:val="clear" w:color="auto" w:fill="F3F3F3"/>
          </w:tcPr>
          <w:p w:rsidR="00C00329" w:rsidRPr="00B83918" w:rsidRDefault="00C00329" w:rsidP="00C00329">
            <w:pPr>
              <w:jc w:val="center"/>
              <w:rPr>
                <w:rFonts w:ascii="Verdana" w:hAnsi="Verdana"/>
                <w:b/>
                <w:sz w:val="20"/>
              </w:rPr>
            </w:pPr>
            <w:r w:rsidRPr="00B83918">
              <w:rPr>
                <w:rFonts w:ascii="Verdana" w:hAnsi="Verdana"/>
                <w:b/>
                <w:sz w:val="20"/>
              </w:rPr>
              <w:t>Description</w:t>
            </w:r>
          </w:p>
          <w:p w:rsidR="00C00329" w:rsidRPr="00B83918" w:rsidRDefault="00C00329" w:rsidP="00C00329">
            <w:pPr>
              <w:jc w:val="center"/>
              <w:rPr>
                <w:rFonts w:ascii="Verdana" w:hAnsi="Verdana"/>
                <w:sz w:val="16"/>
                <w:szCs w:val="16"/>
              </w:rPr>
            </w:pPr>
            <w:r w:rsidRPr="00B83918">
              <w:rPr>
                <w:rFonts w:ascii="Verdana" w:hAnsi="Verdana"/>
                <w:sz w:val="16"/>
                <w:szCs w:val="16"/>
              </w:rPr>
              <w:t>(OCP configuration parameters affected by this choice)</w:t>
            </w:r>
          </w:p>
        </w:tc>
      </w:tr>
      <w:tr w:rsidR="00C00329" w:rsidRPr="001E2B1B">
        <w:tc>
          <w:tcPr>
            <w:tcW w:w="199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DataWidth</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unsignedInt</w:t>
            </w:r>
          </w:p>
        </w:tc>
        <w:tc>
          <w:tcPr>
            <w:tcW w:w="108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8</w:t>
            </w:r>
          </w:p>
        </w:tc>
        <w:tc>
          <w:tcPr>
            <w:tcW w:w="513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F40996">
            <w:pPr>
              <w:pStyle w:val="ICTableEntry"/>
            </w:pPr>
            <w:r w:rsidRPr="001E2B1B">
              <w:t>Physical width in bit</w:t>
            </w:r>
            <w:r>
              <w:t>s/wires</w:t>
            </w:r>
            <w:r w:rsidRPr="001E2B1B">
              <w:t xml:space="preserve"> of </w:t>
            </w:r>
            <w:del w:id="4451" w:author="James Kulp" w:date="2008-11-13T11:44:00Z">
              <w:r w:rsidDel="00F40996">
                <w:delText xml:space="preserve">primary </w:delText>
              </w:r>
            </w:del>
            <w:r>
              <w:t>data path similar to</w:t>
            </w:r>
            <w:r w:rsidRPr="001E2B1B">
              <w:t xml:space="preserve"> as WSI</w:t>
            </w:r>
            <w:r>
              <w:t>/WMI, must be a multiple of ByteWidth</w:t>
            </w:r>
          </w:p>
        </w:tc>
      </w:tr>
      <w:tr w:rsidR="00C00329" w:rsidRPr="001E2B1B">
        <w:tc>
          <w:tcPr>
            <w:tcW w:w="1998" w:type="dxa"/>
            <w:tcBorders>
              <w:top w:val="single" w:sz="6" w:space="0" w:color="000000"/>
            </w:tcBorders>
            <w:shd w:val="clear" w:color="auto" w:fill="D6E3BC" w:themeFill="accent3" w:themeFillTint="66"/>
            <w:vAlign w:val="center"/>
          </w:tcPr>
          <w:p w:rsidR="00C00329" w:rsidRPr="001E2B1B" w:rsidRDefault="00C00329" w:rsidP="00C00329">
            <w:pPr>
              <w:pStyle w:val="ICTableEntry"/>
            </w:pPr>
            <w:r>
              <w:t>ByteWidth</w:t>
            </w:r>
          </w:p>
        </w:tc>
        <w:tc>
          <w:tcPr>
            <w:tcW w:w="1260" w:type="dxa"/>
            <w:tcBorders>
              <w:top w:val="single" w:sz="6" w:space="0" w:color="000000"/>
            </w:tcBorders>
            <w:shd w:val="clear" w:color="auto" w:fill="D6E3BC" w:themeFill="accent3" w:themeFillTint="66"/>
            <w:vAlign w:val="center"/>
          </w:tcPr>
          <w:p w:rsidR="00C00329" w:rsidRPr="001E2B1B" w:rsidRDefault="00C00329" w:rsidP="00C00329">
            <w:pPr>
              <w:pStyle w:val="ICTableEntry"/>
            </w:pPr>
            <w:r w:rsidRPr="001E2B1B">
              <w:t>unsignedInt</w:t>
            </w:r>
          </w:p>
        </w:tc>
        <w:tc>
          <w:tcPr>
            <w:tcW w:w="1080" w:type="dxa"/>
            <w:tcBorders>
              <w:top w:val="single" w:sz="6" w:space="0" w:color="000000"/>
            </w:tcBorders>
            <w:shd w:val="clear" w:color="auto" w:fill="D6E3BC" w:themeFill="accent3" w:themeFillTint="66"/>
            <w:vAlign w:val="center"/>
          </w:tcPr>
          <w:p w:rsidR="00C00329" w:rsidRPr="001E2B1B" w:rsidRDefault="00C00329" w:rsidP="00C00329">
            <w:pPr>
              <w:pStyle w:val="ICTableEntry"/>
            </w:pPr>
            <w:r>
              <w:t>8</w:t>
            </w:r>
          </w:p>
        </w:tc>
        <w:tc>
          <w:tcPr>
            <w:tcW w:w="5130" w:type="dxa"/>
            <w:tcBorders>
              <w:top w:val="single" w:sz="6" w:space="0" w:color="000000"/>
            </w:tcBorders>
            <w:shd w:val="clear" w:color="auto" w:fill="D6E3BC" w:themeFill="accent3" w:themeFillTint="66"/>
            <w:vAlign w:val="center"/>
          </w:tcPr>
          <w:p w:rsidR="00C00329" w:rsidRPr="001E2B1B" w:rsidRDefault="00C00329" w:rsidP="00C00329">
            <w:pPr>
              <w:pStyle w:val="ICTableEntry"/>
            </w:pPr>
            <w:r>
              <w:t>Number of bits controlled by a write-byte-enable signal,</w:t>
            </w:r>
            <w:r>
              <w:br/>
              <w:t>must divide evenly into Data Width.  If same as DataWidth, no byte enables are configured.</w:t>
            </w:r>
          </w:p>
        </w:tc>
      </w:tr>
      <w:tr w:rsidR="00C00329" w:rsidRPr="001E2B1B">
        <w:tc>
          <w:tcPr>
            <w:tcW w:w="199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ImpreciseBurst</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boolean</w:t>
            </w:r>
          </w:p>
        </w:tc>
        <w:tc>
          <w:tcPr>
            <w:tcW w:w="1080" w:type="dxa"/>
            <w:tcBorders>
              <w:top w:val="single" w:sz="6" w:space="0" w:color="000000"/>
              <w:bottom w:val="single" w:sz="6" w:space="0" w:color="000000"/>
            </w:tcBorders>
            <w:shd w:val="clear" w:color="auto" w:fill="D6E3BC" w:themeFill="accent3" w:themeFillTint="66"/>
            <w:vAlign w:val="center"/>
          </w:tcPr>
          <w:p w:rsidR="00C00329" w:rsidRDefault="00C00329" w:rsidP="00C00329">
            <w:pPr>
              <w:pStyle w:val="ICTableEntry"/>
            </w:pPr>
            <w:r>
              <w:t>false</w:t>
            </w:r>
          </w:p>
        </w:tc>
        <w:tc>
          <w:tcPr>
            <w:tcW w:w="513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199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t>PreciseBurst</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boolean</w:t>
            </w:r>
          </w:p>
        </w:tc>
        <w:tc>
          <w:tcPr>
            <w:tcW w:w="1080" w:type="dxa"/>
            <w:tcBorders>
              <w:top w:val="single" w:sz="6" w:space="0" w:color="000000"/>
              <w:bottom w:val="single" w:sz="6" w:space="0" w:color="000000"/>
            </w:tcBorders>
            <w:shd w:val="clear" w:color="auto" w:fill="D6E3BC" w:themeFill="accent3" w:themeFillTint="66"/>
            <w:vAlign w:val="center"/>
          </w:tcPr>
          <w:p w:rsidR="00C00329" w:rsidRDefault="00C00329" w:rsidP="00C00329">
            <w:pPr>
              <w:pStyle w:val="ICTableEntry"/>
            </w:pPr>
            <w:r>
              <w:t>false</w:t>
            </w:r>
          </w:p>
        </w:tc>
        <w:tc>
          <w:tcPr>
            <w:tcW w:w="513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 xml:space="preserve">TRUE: </w:t>
            </w:r>
            <w:r>
              <w:t>Precise OCP bursts will be used</w:t>
            </w:r>
            <w:r>
              <w:br/>
              <w:t>FALSE: Precise OCP bursts will not be used</w:t>
            </w:r>
          </w:p>
        </w:tc>
      </w:tr>
      <w:tr w:rsidR="00C00329" w:rsidRPr="001E2B1B">
        <w:tc>
          <w:tcPr>
            <w:tcW w:w="1998" w:type="dxa"/>
            <w:vAlign w:val="center"/>
          </w:tcPr>
          <w:p w:rsidR="00C00329" w:rsidRPr="001E2B1B" w:rsidRDefault="00C00329" w:rsidP="00C00329">
            <w:pPr>
              <w:pStyle w:val="ICTableEntry"/>
            </w:pPr>
            <w:r>
              <w:t>MemoryWords</w:t>
            </w:r>
          </w:p>
        </w:tc>
        <w:tc>
          <w:tcPr>
            <w:tcW w:w="1260" w:type="dxa"/>
            <w:vAlign w:val="center"/>
          </w:tcPr>
          <w:p w:rsidR="00C00329" w:rsidRPr="001E2B1B" w:rsidRDefault="00C00329" w:rsidP="00C00329">
            <w:pPr>
              <w:pStyle w:val="ICTableEntry"/>
            </w:pPr>
            <w:r w:rsidRPr="001E2B1B">
              <w:t>unsignedInt</w:t>
            </w:r>
          </w:p>
        </w:tc>
        <w:tc>
          <w:tcPr>
            <w:tcW w:w="1080" w:type="dxa"/>
            <w:vAlign w:val="center"/>
          </w:tcPr>
          <w:p w:rsidR="00C00329" w:rsidRPr="001E2B1B" w:rsidRDefault="00C00329" w:rsidP="00C00329">
            <w:pPr>
              <w:pStyle w:val="ICTableEntry"/>
            </w:pPr>
            <w:r w:rsidRPr="001E2B1B">
              <w:t>none</w:t>
            </w:r>
          </w:p>
        </w:tc>
        <w:tc>
          <w:tcPr>
            <w:tcW w:w="5130" w:type="dxa"/>
            <w:vAlign w:val="center"/>
          </w:tcPr>
          <w:p w:rsidR="00C00329" w:rsidRPr="001E2B1B" w:rsidRDefault="00C00329" w:rsidP="00C00329">
            <w:pPr>
              <w:pStyle w:val="ICTableEntry"/>
            </w:pPr>
            <w:r w:rsidRPr="001E2B1B">
              <w:t xml:space="preserve">The amount of </w:t>
            </w:r>
            <w:r>
              <w:t xml:space="preserve">data </w:t>
            </w:r>
            <w:r w:rsidRPr="001E2B1B">
              <w:t xml:space="preserve">memory (in </w:t>
            </w:r>
            <w:r>
              <w:t>words of DataWidth size</w:t>
            </w:r>
            <w:r w:rsidRPr="001E2B1B">
              <w:t xml:space="preserve">) that </w:t>
            </w:r>
            <w:r>
              <w:t>are available</w:t>
            </w:r>
            <w:r w:rsidRPr="001E2B1B">
              <w:t>, starting at address zero.</w:t>
            </w:r>
          </w:p>
        </w:tc>
      </w:tr>
      <w:tr w:rsidR="00C00329" w:rsidRPr="001E2B1B">
        <w:tc>
          <w:tcPr>
            <w:tcW w:w="1998" w:type="dxa"/>
            <w:tcBorders>
              <w:top w:val="single" w:sz="6" w:space="0" w:color="000000"/>
            </w:tcBorders>
            <w:vAlign w:val="center"/>
          </w:tcPr>
          <w:p w:rsidR="00C00329" w:rsidRPr="001E2B1B" w:rsidRDefault="00C00329" w:rsidP="00C00329">
            <w:pPr>
              <w:pStyle w:val="ICTableEntry"/>
            </w:pPr>
            <w:r w:rsidRPr="001E2B1B">
              <w:t>MaxBurstLength</w:t>
            </w:r>
          </w:p>
        </w:tc>
        <w:tc>
          <w:tcPr>
            <w:tcW w:w="1260" w:type="dxa"/>
            <w:tcBorders>
              <w:top w:val="single" w:sz="6" w:space="0" w:color="000000"/>
            </w:tcBorders>
            <w:vAlign w:val="center"/>
          </w:tcPr>
          <w:p w:rsidR="00C00329" w:rsidRPr="001E2B1B" w:rsidRDefault="00C00329" w:rsidP="00C00329">
            <w:pPr>
              <w:pStyle w:val="ICTableEntry"/>
            </w:pPr>
            <w:r w:rsidRPr="001E2B1B">
              <w:t>unsignedInt</w:t>
            </w:r>
          </w:p>
        </w:tc>
        <w:tc>
          <w:tcPr>
            <w:tcW w:w="1080" w:type="dxa"/>
            <w:tcBorders>
              <w:top w:val="single" w:sz="6" w:space="0" w:color="000000"/>
            </w:tcBorders>
            <w:vAlign w:val="center"/>
          </w:tcPr>
          <w:p w:rsidR="00C00329" w:rsidRPr="001E2B1B" w:rsidRDefault="00C00329" w:rsidP="00C00329">
            <w:pPr>
              <w:pStyle w:val="ICTableEntry"/>
            </w:pPr>
            <w:r w:rsidRPr="001E2B1B">
              <w:t>none</w:t>
            </w:r>
          </w:p>
        </w:tc>
        <w:tc>
          <w:tcPr>
            <w:tcW w:w="5130" w:type="dxa"/>
            <w:tcBorders>
              <w:top w:val="single" w:sz="6" w:space="0" w:color="000000"/>
            </w:tcBorders>
            <w:vAlign w:val="center"/>
          </w:tcPr>
          <w:p w:rsidR="00C00329" w:rsidRPr="001E2B1B" w:rsidRDefault="00C00329" w:rsidP="00C00329">
            <w:pPr>
              <w:pStyle w:val="ICTableEntry"/>
            </w:pPr>
            <w:r w:rsidRPr="001E2B1B">
              <w:t>Maximum burst length</w:t>
            </w:r>
            <w:r>
              <w:t>, if either ImpreciseBurst or PreciseBurst</w:t>
            </w:r>
            <w:r w:rsidRPr="001E2B1B">
              <w:t xml:space="preserve"> is TRUE.</w:t>
            </w:r>
          </w:p>
        </w:tc>
      </w:tr>
      <w:tr w:rsidR="00C00329" w:rsidRPr="001E2B1B">
        <w:tc>
          <w:tcPr>
            <w:tcW w:w="1998" w:type="dxa"/>
            <w:vAlign w:val="center"/>
          </w:tcPr>
          <w:p w:rsidR="00C00329" w:rsidRPr="001E2B1B" w:rsidRDefault="00C00329" w:rsidP="00C00329">
            <w:pPr>
              <w:pStyle w:val="ICTableEntry"/>
            </w:pPr>
            <w:r>
              <w:t>WriteDataFlowControl</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Default="00C00329" w:rsidP="00C00329">
            <w:pPr>
              <w:pStyle w:val="ICTableEntry"/>
            </w:pPr>
            <w:r>
              <w:t>false</w:t>
            </w:r>
          </w:p>
        </w:tc>
        <w:tc>
          <w:tcPr>
            <w:tcW w:w="5130" w:type="dxa"/>
            <w:vAlign w:val="center"/>
          </w:tcPr>
          <w:p w:rsidR="00C00329" w:rsidRPr="001E2B1B" w:rsidRDefault="00C00329" w:rsidP="00C00329">
            <w:pPr>
              <w:pStyle w:val="ICTableEntry"/>
            </w:pPr>
            <w:r>
              <w:t>TRUE: worker/master supports Write Data Flow Control from memory/slave during write bursts</w:t>
            </w:r>
          </w:p>
        </w:tc>
      </w:tr>
      <w:tr w:rsidR="00C00329" w:rsidRPr="001E2B1B">
        <w:tc>
          <w:tcPr>
            <w:tcW w:w="1998" w:type="dxa"/>
            <w:vAlign w:val="center"/>
          </w:tcPr>
          <w:p w:rsidR="00C00329" w:rsidRPr="001E2B1B" w:rsidRDefault="00C00329" w:rsidP="00C00329">
            <w:pPr>
              <w:pStyle w:val="ICTableEntry"/>
            </w:pPr>
            <w:r>
              <w:t>ReadDataFlowControl</w:t>
            </w:r>
          </w:p>
        </w:tc>
        <w:tc>
          <w:tcPr>
            <w:tcW w:w="1260" w:type="dxa"/>
            <w:vAlign w:val="center"/>
          </w:tcPr>
          <w:p w:rsidR="00C00329" w:rsidRPr="001E2B1B" w:rsidRDefault="00C00329" w:rsidP="00C00329">
            <w:pPr>
              <w:pStyle w:val="ICTableEntry"/>
            </w:pPr>
            <w:r w:rsidRPr="001E2B1B">
              <w:t>boolean</w:t>
            </w:r>
          </w:p>
        </w:tc>
        <w:tc>
          <w:tcPr>
            <w:tcW w:w="1080" w:type="dxa"/>
            <w:vAlign w:val="center"/>
          </w:tcPr>
          <w:p w:rsidR="00C00329" w:rsidRDefault="00C00329" w:rsidP="00C00329">
            <w:pPr>
              <w:pStyle w:val="ICTableEntry"/>
            </w:pPr>
            <w:r>
              <w:t>false</w:t>
            </w:r>
          </w:p>
        </w:tc>
        <w:tc>
          <w:tcPr>
            <w:tcW w:w="5130" w:type="dxa"/>
            <w:vAlign w:val="center"/>
          </w:tcPr>
          <w:p w:rsidR="00C00329" w:rsidRPr="001E2B1B" w:rsidRDefault="00C00329" w:rsidP="00C00329">
            <w:pPr>
              <w:pStyle w:val="ICTableEntry"/>
            </w:pPr>
            <w:r>
              <w:t>TRUE: worker/master requires memory/slave to support Read Data Flow Control during bursts</w:t>
            </w:r>
          </w:p>
        </w:tc>
      </w:tr>
    </w:tbl>
    <w:p w:rsidR="00C00329" w:rsidRPr="001E2B1B" w:rsidRDefault="00C00329" w:rsidP="00C00329">
      <w:pPr>
        <w:pStyle w:val="Heading3"/>
        <w:numPr>
          <w:numberingChange w:id="4452" w:author="James Kulp" w:date="2008-11-13T10:51:00Z" w:original="%1:8:0:.%2:3:0:.%3:2:0:"/>
        </w:numPr>
      </w:pPr>
      <w:bookmarkStart w:id="4453" w:name="_Toc141235502"/>
      <w:r w:rsidRPr="001E2B1B">
        <w:t>WMemI Attribute Details</w:t>
      </w:r>
      <w:bookmarkEnd w:id="4453"/>
    </w:p>
    <w:p w:rsidR="00C00329" w:rsidRDefault="00C00329" w:rsidP="00C00329">
      <w:r w:rsidRPr="001E2B1B">
        <w:t>This subsection contains the per-attribute details of choices available for a WMemI on a worker.</w:t>
      </w:r>
    </w:p>
    <w:tbl>
      <w:tblPr>
        <w:tblStyle w:val="TableGrid"/>
        <w:tblW w:w="9108" w:type="dxa"/>
        <w:tblLayout w:type="fixed"/>
        <w:tblLook w:val="04A0"/>
      </w:tblPr>
      <w:tblGrid>
        <w:gridCol w:w="2088"/>
        <w:gridCol w:w="1260"/>
        <w:gridCol w:w="990"/>
        <w:gridCol w:w="4770"/>
      </w:tblGrid>
      <w:tr w:rsidR="00C00329" w:rsidRPr="001E2B1B">
        <w:tc>
          <w:tcPr>
            <w:tcW w:w="2088" w:type="dxa"/>
            <w:shd w:val="clear" w:color="auto" w:fill="D6E3BC" w:themeFill="accent3" w:themeFillTint="66"/>
          </w:tcPr>
          <w:p w:rsidR="00C00329" w:rsidRPr="001E2B1B" w:rsidRDefault="00C00329" w:rsidP="00C00329">
            <w:pPr>
              <w:pStyle w:val="ICTableEntry"/>
            </w:pPr>
            <w:r>
              <w:t>ImpreciseBurst</w:t>
            </w:r>
          </w:p>
        </w:tc>
        <w:tc>
          <w:tcPr>
            <w:tcW w:w="1260" w:type="dxa"/>
            <w:shd w:val="clear" w:color="auto" w:fill="D6E3BC" w:themeFill="accent3" w:themeFillTint="66"/>
          </w:tcPr>
          <w:p w:rsidR="00C00329" w:rsidRPr="001E2B1B" w:rsidRDefault="00C00329" w:rsidP="00C00329">
            <w:pPr>
              <w:pStyle w:val="ICTableEntry"/>
            </w:pPr>
            <w:r w:rsidRPr="001E2B1B">
              <w:t>boolean</w:t>
            </w:r>
          </w:p>
        </w:tc>
        <w:tc>
          <w:tcPr>
            <w:tcW w:w="990" w:type="dxa"/>
            <w:shd w:val="clear" w:color="auto" w:fill="D6E3BC" w:themeFill="accent3" w:themeFillTint="66"/>
          </w:tcPr>
          <w:p w:rsidR="00C00329" w:rsidRDefault="00C00329" w:rsidP="00C00329">
            <w:pPr>
              <w:pStyle w:val="ICTableEntry"/>
            </w:pPr>
            <w:r>
              <w:t>false</w:t>
            </w:r>
          </w:p>
        </w:tc>
        <w:tc>
          <w:tcPr>
            <w:tcW w:w="4770" w:type="dxa"/>
            <w:shd w:val="clear" w:color="auto" w:fill="D6E3BC" w:themeFill="accent3" w:themeFillTint="66"/>
          </w:tcPr>
          <w:p w:rsidR="00C00329" w:rsidRPr="001E2B1B" w:rsidRDefault="00C00329" w:rsidP="00C00329">
            <w:pPr>
              <w:pStyle w:val="ICTableEntry"/>
            </w:pPr>
            <w:r w:rsidRPr="001E2B1B">
              <w:t xml:space="preserve">TRUE: </w:t>
            </w:r>
            <w:r>
              <w:t>Imprecise OCP bursts will be used</w:t>
            </w:r>
            <w:r>
              <w:br/>
              <w:t>FALSE: Imprecise OCP bursts will not be used</w:t>
            </w:r>
          </w:p>
        </w:tc>
      </w:tr>
      <w:tr w:rsidR="00C00329" w:rsidRPr="001E2B1B">
        <w:tc>
          <w:tcPr>
            <w:tcW w:w="2088" w:type="dxa"/>
            <w:shd w:val="clear" w:color="auto" w:fill="D6E3BC" w:themeFill="accent3" w:themeFillTint="66"/>
          </w:tcPr>
          <w:p w:rsidR="00C00329" w:rsidRPr="001E2B1B" w:rsidRDefault="00C00329" w:rsidP="00C00329">
            <w:pPr>
              <w:pStyle w:val="ICTableEntry"/>
            </w:pPr>
            <w:r>
              <w:t>PreciseBurst</w:t>
            </w:r>
          </w:p>
        </w:tc>
        <w:tc>
          <w:tcPr>
            <w:tcW w:w="1260" w:type="dxa"/>
            <w:shd w:val="clear" w:color="auto" w:fill="D6E3BC" w:themeFill="accent3" w:themeFillTint="66"/>
          </w:tcPr>
          <w:p w:rsidR="00C00329" w:rsidRPr="001E2B1B" w:rsidRDefault="00C00329" w:rsidP="00C00329">
            <w:pPr>
              <w:pStyle w:val="ICTableEntry"/>
            </w:pPr>
            <w:r w:rsidRPr="001E2B1B">
              <w:t>boolean</w:t>
            </w:r>
          </w:p>
        </w:tc>
        <w:tc>
          <w:tcPr>
            <w:tcW w:w="990" w:type="dxa"/>
            <w:shd w:val="clear" w:color="auto" w:fill="D6E3BC" w:themeFill="accent3" w:themeFillTint="66"/>
          </w:tcPr>
          <w:p w:rsidR="00C00329" w:rsidRDefault="00C00329" w:rsidP="00C00329">
            <w:pPr>
              <w:pStyle w:val="ICTableEntry"/>
            </w:pPr>
            <w:r>
              <w:t>false</w:t>
            </w:r>
          </w:p>
        </w:tc>
        <w:tc>
          <w:tcPr>
            <w:tcW w:w="4770" w:type="dxa"/>
            <w:shd w:val="clear" w:color="auto" w:fill="D6E3BC" w:themeFill="accent3" w:themeFillTint="66"/>
          </w:tcPr>
          <w:p w:rsidR="00C00329" w:rsidRPr="001E2B1B" w:rsidRDefault="00C00329" w:rsidP="00C00329">
            <w:pPr>
              <w:pStyle w:val="ICTableEntry"/>
            </w:pPr>
            <w:r w:rsidRPr="001E2B1B">
              <w:t xml:space="preserve">TRUE: </w:t>
            </w:r>
            <w:r>
              <w:t>Precise OCP bursts will be used</w:t>
            </w:r>
            <w:r>
              <w:br/>
              <w:t>FALSE: Precise OCP bursts will not be used</w:t>
            </w:r>
          </w:p>
        </w:tc>
      </w:tr>
      <w:tr w:rsidR="00C00329" w:rsidRPr="001E2B1B">
        <w:tc>
          <w:tcPr>
            <w:tcW w:w="2088" w:type="dxa"/>
          </w:tcPr>
          <w:p w:rsidR="00C00329" w:rsidRPr="001E2B1B" w:rsidRDefault="00C00329" w:rsidP="00C00329">
            <w:pPr>
              <w:pStyle w:val="ICTableEntry"/>
            </w:pPr>
            <w:r w:rsidRPr="001E2B1B">
              <w:t>MaxBurstLength</w:t>
            </w:r>
          </w:p>
        </w:tc>
        <w:tc>
          <w:tcPr>
            <w:tcW w:w="1260" w:type="dxa"/>
          </w:tcPr>
          <w:p w:rsidR="00C00329" w:rsidRPr="001E2B1B" w:rsidRDefault="00C00329" w:rsidP="00C00329">
            <w:pPr>
              <w:pStyle w:val="ICTableEntry"/>
            </w:pPr>
            <w:r w:rsidRPr="001E2B1B">
              <w:t>unsignedInt</w:t>
            </w:r>
          </w:p>
        </w:tc>
        <w:tc>
          <w:tcPr>
            <w:tcW w:w="990" w:type="dxa"/>
          </w:tcPr>
          <w:p w:rsidR="00C00329" w:rsidRPr="001E2B1B" w:rsidRDefault="00C00329" w:rsidP="00C00329">
            <w:pPr>
              <w:pStyle w:val="ICTableEntry"/>
            </w:pPr>
            <w:r>
              <w:t>1</w:t>
            </w:r>
          </w:p>
        </w:tc>
        <w:tc>
          <w:tcPr>
            <w:tcW w:w="4770" w:type="dxa"/>
          </w:tcPr>
          <w:p w:rsidR="00C00329" w:rsidRPr="001E2B1B" w:rsidRDefault="00C00329" w:rsidP="00C00329">
            <w:pPr>
              <w:pStyle w:val="ICTableEntry"/>
            </w:pPr>
            <w:r w:rsidRPr="001E2B1B">
              <w:t>Maximum burst length</w:t>
            </w:r>
            <w:r>
              <w:t>, if either ImpreciseBurst or PreciseBurst are</w:t>
            </w:r>
            <w:r w:rsidRPr="001E2B1B">
              <w:t xml:space="preserve"> TRUE.</w:t>
            </w:r>
          </w:p>
        </w:tc>
      </w:tr>
    </w:tbl>
    <w:p w:rsidR="00C00329" w:rsidRDefault="00C00329" w:rsidP="00C00329">
      <w:r>
        <w:t xml:space="preserve">These attributes are as described under the WMI profile, except that it is allowed to configure a WMemI such that the master (worker) may issue </w:t>
      </w:r>
      <w:r w:rsidRPr="00B83918">
        <w:rPr>
          <w:i/>
          <w:u w:val="single"/>
        </w:rPr>
        <w:t>both</w:t>
      </w:r>
      <w:r>
        <w:t xml:space="preserve"> precise and imprecise bursts</w:t>
      </w:r>
      <w:ins w:id="4454" w:author="James Kulp" w:date="2008-11-13T11:44:00Z">
        <w:r w:rsidR="00F40996">
          <w:t>, or neither</w:t>
        </w:r>
      </w:ins>
      <w:r>
        <w:t>.  MaxBurstLength (only for WMemI) is the maximum number of words that will be transmitted in a burst.  (WMI infers this from the maximum message length).</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1998"/>
        <w:gridCol w:w="1260"/>
        <w:gridCol w:w="990"/>
        <w:gridCol w:w="5220"/>
      </w:tblGrid>
      <w:tr w:rsidR="00C00329" w:rsidRPr="001E2B1B">
        <w:tc>
          <w:tcPr>
            <w:tcW w:w="1998"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DataWidth</w:t>
            </w:r>
          </w:p>
        </w:tc>
        <w:tc>
          <w:tcPr>
            <w:tcW w:w="126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unsignedInt</w:t>
            </w:r>
          </w:p>
        </w:tc>
        <w:tc>
          <w:tcPr>
            <w:tcW w:w="99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C00329">
            <w:pPr>
              <w:pStyle w:val="ICTableEntry"/>
            </w:pPr>
            <w:r w:rsidRPr="001E2B1B">
              <w:t>8</w:t>
            </w:r>
          </w:p>
        </w:tc>
        <w:tc>
          <w:tcPr>
            <w:tcW w:w="5220" w:type="dxa"/>
            <w:tcBorders>
              <w:top w:val="single" w:sz="6" w:space="0" w:color="000000"/>
              <w:bottom w:val="single" w:sz="6" w:space="0" w:color="000000"/>
            </w:tcBorders>
            <w:shd w:val="clear" w:color="auto" w:fill="D6E3BC" w:themeFill="accent3" w:themeFillTint="66"/>
            <w:vAlign w:val="center"/>
          </w:tcPr>
          <w:p w:rsidR="00C00329" w:rsidRPr="001E2B1B" w:rsidRDefault="00C00329" w:rsidP="00F40996">
            <w:pPr>
              <w:pStyle w:val="ICTableEntry"/>
            </w:pPr>
            <w:r w:rsidRPr="001E2B1B">
              <w:t>Physical width in bit</w:t>
            </w:r>
            <w:r>
              <w:t>s/wires</w:t>
            </w:r>
            <w:r w:rsidRPr="001E2B1B">
              <w:t xml:space="preserve"> of </w:t>
            </w:r>
            <w:del w:id="4455" w:author="James Kulp" w:date="2008-11-13T11:44:00Z">
              <w:r w:rsidDel="00F40996">
                <w:delText xml:space="preserve">primary </w:delText>
              </w:r>
            </w:del>
            <w:r>
              <w:t>data path similar to</w:t>
            </w:r>
            <w:r w:rsidRPr="001E2B1B">
              <w:t xml:space="preserve"> as WSI</w:t>
            </w:r>
            <w:r>
              <w:t>/WMI, must be a multiple of ByteWidth</w:t>
            </w:r>
          </w:p>
        </w:tc>
      </w:tr>
      <w:tr w:rsidR="00C00329" w:rsidRPr="001E2B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998" w:type="dxa"/>
            <w:shd w:val="clear" w:color="auto" w:fill="D6E3BC" w:themeFill="accent3" w:themeFillTint="66"/>
          </w:tcPr>
          <w:p w:rsidR="00C00329" w:rsidRPr="001E2B1B" w:rsidRDefault="00C00329" w:rsidP="00C00329">
            <w:pPr>
              <w:pStyle w:val="ICTableEntry"/>
            </w:pPr>
            <w:r>
              <w:t>ByteWidth</w:t>
            </w:r>
          </w:p>
        </w:tc>
        <w:tc>
          <w:tcPr>
            <w:tcW w:w="1260" w:type="dxa"/>
            <w:shd w:val="clear" w:color="auto" w:fill="D6E3BC" w:themeFill="accent3" w:themeFillTint="66"/>
          </w:tcPr>
          <w:p w:rsidR="00C00329" w:rsidRPr="001E2B1B" w:rsidRDefault="00C00329" w:rsidP="00C00329">
            <w:pPr>
              <w:pStyle w:val="ICTableEntry"/>
            </w:pPr>
            <w:r w:rsidRPr="001E2B1B">
              <w:t>unsignedInt</w:t>
            </w:r>
          </w:p>
        </w:tc>
        <w:tc>
          <w:tcPr>
            <w:tcW w:w="990" w:type="dxa"/>
            <w:shd w:val="clear" w:color="auto" w:fill="D6E3BC" w:themeFill="accent3" w:themeFillTint="66"/>
          </w:tcPr>
          <w:p w:rsidR="00C00329" w:rsidRPr="001E2B1B" w:rsidRDefault="00C00329" w:rsidP="00C00329">
            <w:pPr>
              <w:pStyle w:val="ICTableEntry"/>
            </w:pPr>
            <w:r>
              <w:t>8</w:t>
            </w:r>
          </w:p>
        </w:tc>
        <w:tc>
          <w:tcPr>
            <w:tcW w:w="5220" w:type="dxa"/>
            <w:shd w:val="clear" w:color="auto" w:fill="D6E3BC" w:themeFill="accent3" w:themeFillTint="66"/>
          </w:tcPr>
          <w:p w:rsidR="00C00329" w:rsidRPr="001E2B1B" w:rsidRDefault="00C00329" w:rsidP="00C00329">
            <w:pPr>
              <w:pStyle w:val="ICTableEntry"/>
            </w:pPr>
            <w:r>
              <w:t>Number of bits controlled by a write-byte-enable signal,</w:t>
            </w:r>
            <w:r>
              <w:br/>
              <w:t>must divide evenly into Data Width and be &gt;= 8</w:t>
            </w:r>
          </w:p>
        </w:tc>
      </w:tr>
      <w:tr w:rsidR="00C00329" w:rsidRPr="001E2B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998" w:type="dxa"/>
          </w:tcPr>
          <w:p w:rsidR="00C00329" w:rsidRPr="001E2B1B" w:rsidRDefault="00C00329" w:rsidP="00C00329">
            <w:pPr>
              <w:pStyle w:val="ICTableEntry"/>
            </w:pPr>
            <w:r>
              <w:t>MemoryWords</w:t>
            </w:r>
          </w:p>
        </w:tc>
        <w:tc>
          <w:tcPr>
            <w:tcW w:w="1260" w:type="dxa"/>
          </w:tcPr>
          <w:p w:rsidR="00C00329" w:rsidRPr="001E2B1B" w:rsidRDefault="00C00329" w:rsidP="00C00329">
            <w:pPr>
              <w:pStyle w:val="ICTableEntry"/>
            </w:pPr>
            <w:r w:rsidRPr="001E2B1B">
              <w:t>unsignedInt</w:t>
            </w:r>
          </w:p>
        </w:tc>
        <w:tc>
          <w:tcPr>
            <w:tcW w:w="990" w:type="dxa"/>
          </w:tcPr>
          <w:p w:rsidR="00C00329" w:rsidRPr="001E2B1B" w:rsidRDefault="00C00329" w:rsidP="00C00329">
            <w:pPr>
              <w:pStyle w:val="ICTableEntry"/>
            </w:pPr>
            <w:r w:rsidRPr="001E2B1B">
              <w:t>none</w:t>
            </w:r>
          </w:p>
        </w:tc>
        <w:tc>
          <w:tcPr>
            <w:tcW w:w="5220" w:type="dxa"/>
          </w:tcPr>
          <w:p w:rsidR="00C00329" w:rsidRPr="001E2B1B" w:rsidRDefault="00C00329" w:rsidP="00C00329">
            <w:pPr>
              <w:pStyle w:val="ICTableEntry"/>
            </w:pPr>
            <w:r w:rsidRPr="001E2B1B">
              <w:t xml:space="preserve">The amount of </w:t>
            </w:r>
            <w:r>
              <w:t xml:space="preserve">data </w:t>
            </w:r>
            <w:r w:rsidRPr="001E2B1B">
              <w:t xml:space="preserve">memory (in </w:t>
            </w:r>
            <w:r>
              <w:t>words of DataWidth size</w:t>
            </w:r>
            <w:r w:rsidRPr="001E2B1B">
              <w:t xml:space="preserve">) that </w:t>
            </w:r>
            <w:r>
              <w:t>are available</w:t>
            </w:r>
            <w:r w:rsidRPr="001E2B1B">
              <w:t>, starting at address zero.</w:t>
            </w:r>
          </w:p>
        </w:tc>
      </w:tr>
    </w:tbl>
    <w:p w:rsidR="00C00329" w:rsidRDefault="00C00329" w:rsidP="00C00329">
      <w:r>
        <w:t>DataWidth and ByteWidth are as in WSI and WMI (data path width in bits).  ByteWidth expresses the byte enable capabilities for writes.  There are no byte enable capabilities in WSI,</w:t>
      </w:r>
      <w:ins w:id="4456" w:author="Jim Kulp" w:date="2009-12-01T15:20:00Z">
        <w:r w:rsidR="002E4B5F">
          <w:t xml:space="preserve"> </w:t>
        </w:r>
      </w:ins>
      <w:r>
        <w:t>WMI or WMemI for reads.  Memory is sized in words, with MemoryWords expressing the amount of memory available (or required), starting at address zero.  MemoryWords implies the width of the address path.  When ByteWidth equals DataWidth, no byte enables are</w:t>
      </w:r>
      <w:ins w:id="4457" w:author="Jim Kulp" w:date="2009-12-01T15:20:00Z">
        <w:r w:rsidR="002E4B5F">
          <w:t xml:space="preserve"> used</w:t>
        </w:r>
      </w:ins>
      <w:r>
        <w:t>.</w:t>
      </w:r>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1998"/>
        <w:gridCol w:w="1260"/>
        <w:gridCol w:w="990"/>
        <w:gridCol w:w="5220"/>
      </w:tblGrid>
      <w:tr w:rsidR="00C00329" w:rsidRPr="001E2B1B">
        <w:tc>
          <w:tcPr>
            <w:tcW w:w="1998" w:type="dxa"/>
            <w:vAlign w:val="center"/>
          </w:tcPr>
          <w:p w:rsidR="00C00329" w:rsidRPr="001E2B1B" w:rsidRDefault="00C00329" w:rsidP="00C00329">
            <w:pPr>
              <w:pStyle w:val="ICTableEntry"/>
            </w:pPr>
            <w:r>
              <w:t>WriteDataFlowControl</w:t>
            </w:r>
          </w:p>
        </w:tc>
        <w:tc>
          <w:tcPr>
            <w:tcW w:w="1260" w:type="dxa"/>
            <w:vAlign w:val="center"/>
          </w:tcPr>
          <w:p w:rsidR="00C00329" w:rsidRPr="001E2B1B" w:rsidRDefault="00C00329" w:rsidP="00C00329">
            <w:pPr>
              <w:pStyle w:val="ICTableEntry"/>
            </w:pPr>
            <w:r w:rsidRPr="001E2B1B">
              <w:t>boolean</w:t>
            </w:r>
          </w:p>
        </w:tc>
        <w:tc>
          <w:tcPr>
            <w:tcW w:w="990" w:type="dxa"/>
            <w:vAlign w:val="center"/>
          </w:tcPr>
          <w:p w:rsidR="00C00329" w:rsidRDefault="00C00329" w:rsidP="00C00329">
            <w:pPr>
              <w:pStyle w:val="ICTableEntry"/>
            </w:pPr>
            <w:r>
              <w:t>false</w:t>
            </w:r>
          </w:p>
        </w:tc>
        <w:tc>
          <w:tcPr>
            <w:tcW w:w="5220" w:type="dxa"/>
            <w:vAlign w:val="center"/>
          </w:tcPr>
          <w:p w:rsidR="00C00329" w:rsidRPr="001E2B1B" w:rsidRDefault="00C00329" w:rsidP="00C00329">
            <w:pPr>
              <w:pStyle w:val="ICTableEntry"/>
            </w:pPr>
            <w:r>
              <w:t>TRUE: worker/master supports Write Data Flow Control from memory/slave during write bursts</w:t>
            </w:r>
          </w:p>
        </w:tc>
      </w:tr>
      <w:tr w:rsidR="00C00329" w:rsidRPr="001E2B1B">
        <w:tc>
          <w:tcPr>
            <w:tcW w:w="1998" w:type="dxa"/>
            <w:vAlign w:val="center"/>
          </w:tcPr>
          <w:p w:rsidR="00C00329" w:rsidRPr="001E2B1B" w:rsidRDefault="00C00329" w:rsidP="00C00329">
            <w:pPr>
              <w:pStyle w:val="ICTableEntry"/>
            </w:pPr>
            <w:r>
              <w:t>ReadDataFlowControl</w:t>
            </w:r>
          </w:p>
        </w:tc>
        <w:tc>
          <w:tcPr>
            <w:tcW w:w="1260" w:type="dxa"/>
            <w:vAlign w:val="center"/>
          </w:tcPr>
          <w:p w:rsidR="00C00329" w:rsidRPr="001E2B1B" w:rsidRDefault="00C00329" w:rsidP="00C00329">
            <w:pPr>
              <w:pStyle w:val="ICTableEntry"/>
            </w:pPr>
            <w:r w:rsidRPr="001E2B1B">
              <w:t>boolean</w:t>
            </w:r>
          </w:p>
        </w:tc>
        <w:tc>
          <w:tcPr>
            <w:tcW w:w="990" w:type="dxa"/>
            <w:vAlign w:val="center"/>
          </w:tcPr>
          <w:p w:rsidR="00C00329" w:rsidRDefault="00C00329" w:rsidP="00C00329">
            <w:pPr>
              <w:pStyle w:val="ICTableEntry"/>
            </w:pPr>
            <w:r>
              <w:t>false</w:t>
            </w:r>
          </w:p>
        </w:tc>
        <w:tc>
          <w:tcPr>
            <w:tcW w:w="5220" w:type="dxa"/>
            <w:vAlign w:val="center"/>
          </w:tcPr>
          <w:p w:rsidR="00C00329" w:rsidRPr="001E2B1B" w:rsidRDefault="00C00329" w:rsidP="00C00329">
            <w:pPr>
              <w:pStyle w:val="ICTableEntry"/>
            </w:pPr>
            <w:r>
              <w:t>TRUE: worker/master requires memory/slave to support Read Data Flow Control during bursts</w:t>
            </w:r>
          </w:p>
        </w:tc>
      </w:tr>
    </w:tbl>
    <w:p w:rsidR="00C00329" w:rsidRDefault="00C00329" w:rsidP="00C00329">
      <w:r>
        <w:t>The WriteDataFlowControl attribute indicates if the worker will support and accept intra-burst flow control on memory writes.  The default (FALSE) indicates that the worker cannot support any intra-burst backpressure, and that once a burst requests is accepted, all the data in the burst will be accepted.  Only valid when bursts are used.</w:t>
      </w:r>
    </w:p>
    <w:p w:rsidR="00C00329" w:rsidRDefault="00C00329" w:rsidP="00C00329">
      <w:r>
        <w:t>The ReadDataFlowControl attribute indicates if the worker will assert intra-burst flow control on burst reads.  The default (FALSE) indicates that the worker will not assert any intra-burst backpressure, and that it is prepared to accept all the data it requests. Only valid when bursts are used.</w:t>
      </w:r>
    </w:p>
    <w:p w:rsidR="00C00329" w:rsidRPr="001E2B1B" w:rsidDel="005E5723" w:rsidRDefault="00C00329" w:rsidP="00C00329">
      <w:pPr>
        <w:pStyle w:val="Heading2"/>
        <w:numPr>
          <w:numberingChange w:id="4458" w:author="James Kulp" w:date="2008-11-13T10:51:00Z" w:original="%1:8:0:.%2:4:0:"/>
        </w:numPr>
      </w:pPr>
      <w:bookmarkStart w:id="4459" w:name="_Toc141235503"/>
      <w:r w:rsidRPr="001E2B1B">
        <w:t>WMemI OCP Profile</w:t>
      </w:r>
      <w:r>
        <w:t>/Configuration Parameters</w:t>
      </w:r>
      <w:bookmarkEnd w:id="4459"/>
    </w:p>
    <w:p w:rsidR="00C00329" w:rsidRPr="001E2B1B" w:rsidRDefault="00C00329" w:rsidP="00C00329">
      <w:pPr>
        <w:pStyle w:val="Body"/>
      </w:pPr>
      <w:r>
        <w:t>The WMem</w:t>
      </w:r>
      <w:r w:rsidRPr="001E2B1B">
        <w:t xml:space="preserve">I OCP profile is </w:t>
      </w:r>
      <w:r>
        <w:t>the aspect of the WMem</w:t>
      </w:r>
      <w:r w:rsidRPr="001E2B1B">
        <w:t>I that has to do with OCP configuration parameters and signal configuration.  This section describes the concrete, complete, and un</w:t>
      </w:r>
      <w:r>
        <w:t>ambiguous transformation from WMem</w:t>
      </w:r>
      <w:r w:rsidRPr="001E2B1B">
        <w:t>I WIP attributes described above, to the OCP configuration parameter</w:t>
      </w:r>
      <w:r>
        <w:t>s</w:t>
      </w:r>
      <w:r w:rsidRPr="001E2B1B">
        <w:t xml:space="preserve"> inferred from those attributes.  This transformation is implemented in automation tools.</w:t>
      </w:r>
    </w:p>
    <w:p w:rsidR="00C00329" w:rsidRPr="001E2B1B" w:rsidRDefault="00C00329" w:rsidP="00C00329">
      <w:r w:rsidRPr="001E2B1B">
        <w:t>The table below lists only those parameters that are different from the OCP configuration parameter defaults (per the OCP specification).</w:t>
      </w:r>
    </w:p>
    <w:p w:rsidR="00C00329" w:rsidRPr="001E2B1B" w:rsidRDefault="00C00329" w:rsidP="00C00329">
      <w:pPr>
        <w:pStyle w:val="Caption"/>
        <w:keepNext/>
      </w:pPr>
      <w:r w:rsidRPr="001E2B1B">
        <w:t xml:space="preserve">Table </w:t>
      </w:r>
      <w:fldSimple w:instr=" SEQ Table \* ARABIC ">
        <w:ins w:id="4460" w:author="Jim Kulp" w:date="2010-07-20T09:47:00Z">
          <w:r w:rsidR="00AF5D6E">
            <w:rPr>
              <w:noProof/>
            </w:rPr>
            <w:t>23</w:t>
          </w:r>
        </w:ins>
        <w:del w:id="4461" w:author="Jim Kulp" w:date="2010-07-20T09:47:00Z">
          <w:r w:rsidR="00902CF7" w:rsidDel="00AF5D6E">
            <w:rPr>
              <w:noProof/>
            </w:rPr>
            <w:delText>24</w:delText>
          </w:r>
        </w:del>
      </w:fldSimple>
      <w:r w:rsidRPr="001E2B1B">
        <w:t xml:space="preserve"> – Worker Memory Interface OCP Configuration Parameter Settings </w:t>
      </w:r>
    </w:p>
    <w:tbl>
      <w:tblPr>
        <w:tblStyle w:val="TableGrid"/>
        <w:tblW w:w="955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421"/>
        <w:gridCol w:w="1084"/>
        <w:gridCol w:w="6053"/>
      </w:tblGrid>
      <w:tr w:rsidR="00C00329" w:rsidRPr="00111D2C">
        <w:tc>
          <w:tcPr>
            <w:tcW w:w="2421" w:type="dxa"/>
            <w:tcBorders>
              <w:top w:val="single" w:sz="4" w:space="0" w:color="008080"/>
              <w:left w:val="single" w:sz="4" w:space="0" w:color="008080"/>
              <w:bottom w:val="single" w:sz="4" w:space="0" w:color="008080"/>
              <w:right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OCP Configuration Parameter</w:t>
            </w:r>
          </w:p>
        </w:tc>
        <w:tc>
          <w:tcPr>
            <w:tcW w:w="1084" w:type="dxa"/>
            <w:tcBorders>
              <w:top w:val="single" w:sz="4" w:space="0" w:color="008080"/>
              <w:left w:val="single" w:sz="4" w:space="0" w:color="008080"/>
              <w:bottom w:val="single" w:sz="4" w:space="0" w:color="008080"/>
              <w:right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Value</w:t>
            </w:r>
          </w:p>
        </w:tc>
        <w:tc>
          <w:tcPr>
            <w:tcW w:w="6053" w:type="dxa"/>
            <w:tcBorders>
              <w:top w:val="single" w:sz="4" w:space="0" w:color="008080"/>
              <w:left w:val="single" w:sz="4" w:space="0" w:color="008080"/>
              <w:bottom w:val="single" w:sz="4" w:space="0" w:color="008080"/>
              <w:right w:val="single" w:sz="4" w:space="0" w:color="008080"/>
            </w:tcBorders>
            <w:shd w:val="clear" w:color="auto" w:fill="F3F3F3"/>
          </w:tcPr>
          <w:p w:rsidR="00C00329" w:rsidRPr="00111D2C" w:rsidRDefault="00C00329" w:rsidP="00C00329">
            <w:pPr>
              <w:keepNext/>
              <w:jc w:val="center"/>
              <w:rPr>
                <w:rFonts w:ascii="Verdana" w:hAnsi="Verdana"/>
                <w:b/>
                <w:sz w:val="20"/>
              </w:rPr>
            </w:pPr>
            <w:r w:rsidRPr="00111D2C">
              <w:rPr>
                <w:rFonts w:ascii="Verdana" w:hAnsi="Verdana"/>
                <w:b/>
                <w:sz w:val="20"/>
              </w:rPr>
              <w:t>Description</w:t>
            </w:r>
          </w:p>
          <w:p w:rsidR="00C00329" w:rsidRPr="00111D2C" w:rsidRDefault="00C00329" w:rsidP="00C00329">
            <w:pPr>
              <w:keepNext/>
              <w:jc w:val="center"/>
              <w:rPr>
                <w:rFonts w:ascii="Verdana" w:hAnsi="Verdana"/>
                <w:sz w:val="16"/>
                <w:szCs w:val="16"/>
              </w:rPr>
            </w:pPr>
            <w:r w:rsidRPr="00111D2C">
              <w:rPr>
                <w:rFonts w:ascii="Verdana" w:hAnsi="Verdana"/>
                <w:sz w:val="16"/>
                <w:szCs w:val="16"/>
              </w:rPr>
              <w:t>(How OCP parameter is determined if not constant, and any tieoffs)</w:t>
            </w:r>
          </w:p>
        </w:tc>
      </w:tr>
      <w:tr w:rsidR="00C00329" w:rsidRPr="001E2B1B">
        <w:tc>
          <w:tcPr>
            <w:tcW w:w="2421" w:type="dxa"/>
            <w:tcBorders>
              <w:top w:val="single" w:sz="4" w:space="0" w:color="008080"/>
              <w:bottom w:val="single" w:sz="6" w:space="0" w:color="000000"/>
            </w:tcBorders>
            <w:shd w:val="clear" w:color="auto" w:fill="FFFFFF"/>
            <w:vAlign w:val="center"/>
          </w:tcPr>
          <w:p w:rsidR="00C00329" w:rsidRPr="001E2B1B" w:rsidRDefault="00C00329" w:rsidP="00C00329">
            <w:pPr>
              <w:pStyle w:val="ICTableEntry"/>
            </w:pPr>
            <w:r w:rsidRPr="001E2B1B">
              <w:t>addr_wdth</w:t>
            </w:r>
          </w:p>
        </w:tc>
        <w:tc>
          <w:tcPr>
            <w:tcW w:w="1084" w:type="dxa"/>
            <w:tcBorders>
              <w:top w:val="single" w:sz="4" w:space="0" w:color="008080"/>
              <w:bottom w:val="single" w:sz="6" w:space="0" w:color="000000"/>
            </w:tcBorders>
            <w:shd w:val="clear" w:color="auto" w:fill="FFFFFF"/>
            <w:vAlign w:val="center"/>
          </w:tcPr>
          <w:p w:rsidR="00C00329" w:rsidRPr="001E2B1B" w:rsidRDefault="00C00329" w:rsidP="00CF55FC">
            <w:pPr>
              <w:pStyle w:val="ICTableEntry"/>
            </w:pPr>
            <w:r w:rsidRPr="001E2B1B">
              <w:t>{</w:t>
            </w:r>
            <w:del w:id="4462" w:author="James Kulp" w:date="2008-11-13T11:58:00Z">
              <w:r w:rsidRPr="001E2B1B" w:rsidDel="00CF55FC">
                <w:delText>R</w:delText>
              </w:r>
            </w:del>
            <w:ins w:id="4463" w:author="James Kulp" w:date="2008-11-13T11:58:00Z">
              <w:r w:rsidR="00CF55FC">
                <w:t>M</w:t>
              </w:r>
            </w:ins>
            <w:r w:rsidRPr="001E2B1B">
              <w:t>}</w:t>
            </w:r>
          </w:p>
        </w:tc>
        <w:tc>
          <w:tcPr>
            <w:tcW w:w="6053" w:type="dxa"/>
            <w:tcBorders>
              <w:top w:val="single" w:sz="4" w:space="0" w:color="008080"/>
              <w:bottom w:val="single" w:sz="6" w:space="0" w:color="000000"/>
            </w:tcBorders>
            <w:shd w:val="clear" w:color="auto" w:fill="FFFFFF"/>
            <w:vAlign w:val="center"/>
          </w:tcPr>
          <w:p w:rsidR="00C00329" w:rsidRPr="001E2B1B" w:rsidRDefault="00C00329" w:rsidP="00935271">
            <w:pPr>
              <w:pStyle w:val="ICTableEntry"/>
            </w:pPr>
            <w:del w:id="4464" w:author="James Kulp" w:date="2008-11-13T11:58:00Z">
              <w:r w:rsidDel="00CF55FC">
                <w:delText xml:space="preserve">R </w:delText>
              </w:r>
            </w:del>
            <w:ins w:id="4465" w:author="James Kulp" w:date="2008-11-13T11:58:00Z">
              <w:r w:rsidR="00CF55FC">
                <w:t xml:space="preserve">M </w:t>
              </w:r>
            </w:ins>
            <w:r>
              <w:t>= ceil(log2(MemorWords)) + ceil(log2(</w:t>
            </w:r>
            <w:del w:id="4466" w:author="James Kulp" w:date="2008-11-13T11:51:00Z">
              <w:r w:rsidDel="00935271">
                <w:delText>max(8,OCP data_wdth</w:delText>
              </w:r>
            </w:del>
            <w:ins w:id="4467" w:author="James Kulp" w:date="2008-11-13T11:51:00Z">
              <w:r w:rsidR="00935271">
                <w:t>DataWidth/ByteWidth</w:t>
              </w:r>
            </w:ins>
            <w:r>
              <w:t>))</w:t>
            </w:r>
            <w:del w:id="4468" w:author="James Kulp" w:date="2008-11-13T11:52:00Z">
              <w:r w:rsidDel="00935271">
                <w:delText>) - 3</w:delText>
              </w:r>
            </w:del>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burstlength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9C0272" w:rsidRDefault="00C00329" w:rsidP="00C00329">
            <w:pPr>
              <w:pStyle w:val="ICTableEntry"/>
            </w:pPr>
            <w:r>
              <w:t>If PreciseBurst = TRUE or ImpreciseBurst = TRUE: 1</w:t>
            </w:r>
            <w:r>
              <w:br/>
              <w:t>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burstlength_wdth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w:t>
            </w:r>
            <w:del w:id="4469" w:author="James Kulp" w:date="2008-11-13T11:58:00Z">
              <w:r w:rsidDel="00CF55FC">
                <w:delText>P</w:delText>
              </w:r>
            </w:del>
            <w:ins w:id="4470" w:author="James Kulp" w:date="2008-11-13T11:58:00Z">
              <w:r w:rsidR="00CF55FC">
                <w:t>N</w:t>
              </w:r>
            </w:ins>
            <w:r w:rsidRPr="001E2B1B">
              <w:t>}</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If PreciseBurst = TRUE:</w:t>
            </w:r>
            <w:r>
              <w:br/>
            </w:r>
            <w:r>
              <w:tab/>
            </w:r>
            <w:del w:id="4471" w:author="James Kulp" w:date="2008-11-13T11:59:00Z">
              <w:r w:rsidDel="00CF55FC">
                <w:delText xml:space="preserve">P </w:delText>
              </w:r>
            </w:del>
            <w:ins w:id="4472" w:author="James Kulp" w:date="2008-11-13T11:59:00Z">
              <w:r w:rsidR="00CF55FC">
                <w:t xml:space="preserve">N </w:t>
              </w:r>
            </w:ins>
            <w:r>
              <w:t>= floor(log</w:t>
            </w:r>
            <w:r>
              <w:rPr>
                <w:vertAlign w:val="subscript"/>
              </w:rPr>
              <w:t>2</w:t>
            </w:r>
            <w:r>
              <w:t>(max(2,MaxBurstLength))) + 1</w:t>
            </w:r>
            <w:r>
              <w:br/>
              <w:t>Else If ImpreciseBurst = TRUE:</w:t>
            </w:r>
            <w:r>
              <w:br/>
            </w:r>
            <w:r>
              <w:tab/>
            </w:r>
            <w:del w:id="4473" w:author="James Kulp" w:date="2008-11-13T11:59:00Z">
              <w:r w:rsidDel="00CF55FC">
                <w:delText xml:space="preserve">P </w:delText>
              </w:r>
            </w:del>
            <w:ins w:id="4474" w:author="James Kulp" w:date="2008-11-13T11:59:00Z">
              <w:r w:rsidR="00CF55FC">
                <w:t xml:space="preserve">N </w:t>
              </w:r>
            </w:ins>
            <w:r>
              <w:t>= 2</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del w:id="4475" w:author="James Kulp" w:date="2008-11-13T11:58:00Z">
              <w:r w:rsidDel="00CF55FC">
                <w:delText>PreciseBurst</w:delText>
              </w:r>
            </w:del>
            <w:ins w:id="4476" w:author="James Kulp" w:date="2008-11-13T11:58:00Z">
              <w:r w:rsidR="00CF55FC">
                <w:t>burstprecise</w:t>
              </w:r>
            </w:ins>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TRUE and ImpreciseBurst = TRUE: 1</w:t>
            </w:r>
            <w:r>
              <w:br/>
              <w:t>Else: 0</w:t>
            </w:r>
            <w:r>
              <w:br/>
              <w:t xml:space="preserve">If PreciseBurst = FALSE and ImpreciseBurst = TRUE: </w:t>
            </w:r>
            <w:r w:rsidRPr="001E2B1B">
              <w:t>{tie_off 0</w:t>
            </w:r>
            <w:r>
              <w:t>}</w:t>
            </w:r>
            <w:r>
              <w:br/>
              <w:t>(note OCP default tieoff is 1)</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burstsinglereq</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TRUE and ImpreciseBurst = TRUE: 1</w:t>
            </w:r>
            <w:r>
              <w:br/>
              <w:t>Else: 0</w:t>
            </w:r>
            <w:r>
              <w:br/>
              <w:t>If PrecisesBurst = TRUE and ImpreciseBurst = FALSE: {tie_off 1}</w:t>
            </w:r>
            <w:r>
              <w:br/>
              <w:t>(note OCP default tieoff is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dataaccept</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TRUE or ImpreciseBurst = TRUE) and</w:t>
            </w:r>
            <w:r>
              <w:br/>
              <w:t xml:space="preserve"> WriteDataFlowControl = TRUE: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datahandshake</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TRUE or ImpreciseBurst = TRUE: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datalast</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rPr>
                <w:b/>
              </w:rPr>
            </w:pPr>
            <w:r>
              <w:t>If PreciseBurst = TRUE or ImpreciseBurst = TRUE: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data_wdth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del w:id="4477" w:author="James Kulp" w:date="2008-11-13T11:59:00Z">
              <w:r w:rsidDel="00CF55FC">
                <w:delText>N</w:delText>
              </w:r>
            </w:del>
            <w:ins w:id="4478" w:author="Jim Kulp" w:date="2010-01-25T17:38:00Z">
              <w:r w:rsidR="006F1AEB">
                <w:t>N</w:t>
              </w:r>
            </w:ins>
            <w:ins w:id="4479" w:author="James Kulp" w:date="2008-11-13T11:59:00Z">
              <w:del w:id="4480" w:author="Jim Kulp" w:date="2010-01-25T17:38:00Z">
                <w:r w:rsidR="00CF55FC" w:rsidDel="006F1AEB">
                  <w:delText>P</w:delText>
                </w:r>
              </w:del>
            </w:ins>
          </w:p>
        </w:tc>
        <w:tc>
          <w:tcPr>
            <w:tcW w:w="6053" w:type="dxa"/>
            <w:tcBorders>
              <w:top w:val="single" w:sz="6" w:space="0" w:color="000000"/>
              <w:bottom w:val="single" w:sz="6" w:space="0" w:color="000000"/>
            </w:tcBorders>
            <w:shd w:val="clear" w:color="auto" w:fill="FFFFFF"/>
            <w:vAlign w:val="center"/>
          </w:tcPr>
          <w:p w:rsidR="00C00329" w:rsidDel="00CF55FC" w:rsidRDefault="00CF55FC" w:rsidP="00C00329">
            <w:pPr>
              <w:pStyle w:val="ICTableEntry"/>
              <w:rPr>
                <w:del w:id="4481" w:author="James Kulp" w:date="2008-11-13T12:01:00Z"/>
              </w:rPr>
            </w:pPr>
            <w:ins w:id="4482" w:author="James Kulp" w:date="2008-11-13T12:01:00Z">
              <w:r>
                <w:t>If ByteWidth = DataWidth or ByteWidth = 8</w:t>
              </w:r>
            </w:ins>
            <w:ins w:id="4483" w:author="James Kulp" w:date="2008-11-13T12:03:00Z">
              <w:r>
                <w:t xml:space="preserve"> (no bytes or bytes=octets)</w:t>
              </w:r>
            </w:ins>
            <w:ins w:id="4484" w:author="James Kulp" w:date="2008-11-13T12:02:00Z">
              <w:r>
                <w:br/>
              </w:r>
              <w:r>
                <w:tab/>
                <w:t>N = DataWidth</w:t>
              </w:r>
            </w:ins>
            <w:ins w:id="4485" w:author="James Kulp" w:date="2008-11-13T12:03:00Z">
              <w:r>
                <w:br/>
                <w:t>Else:</w:t>
              </w:r>
              <w:r>
                <w:br/>
              </w:r>
              <w:r>
                <w:tab/>
                <w:t>N = DataWidth/ByteWidth * 8</w:t>
              </w:r>
            </w:ins>
            <w:del w:id="4486" w:author="James Kulp" w:date="2008-11-13T12:01:00Z">
              <w:r w:rsidR="00C00329" w:rsidDel="00CF55FC">
                <w:delText>If ByteWidth != DataWidth and ByteWidth != 8:</w:delText>
              </w:r>
              <w:r w:rsidR="00C00329" w:rsidDel="00CF55FC">
                <w:br/>
              </w:r>
              <w:r w:rsidR="00C00329" w:rsidDel="00CF55FC">
                <w:tab/>
              </w:r>
            </w:del>
            <w:del w:id="4487" w:author="James Kulp" w:date="2008-11-13T11:59:00Z">
              <w:r w:rsidR="00C00329" w:rsidDel="00CF55FC">
                <w:delText xml:space="preserve">N </w:delText>
              </w:r>
            </w:del>
            <w:del w:id="4488" w:author="James Kulp" w:date="2008-11-13T12:01:00Z">
              <w:r w:rsidR="00C00329" w:rsidDel="00CF55FC">
                <w:delText>= 8 * DataWidth/ByteWidth</w:delText>
              </w:r>
              <w:r w:rsidR="00C00329" w:rsidDel="00CF55FC">
                <w:br/>
                <w:delText>Else:</w:delText>
              </w:r>
            </w:del>
          </w:p>
          <w:p w:rsidR="00C00329" w:rsidRPr="001E2B1B" w:rsidRDefault="00C00329" w:rsidP="00CF55FC">
            <w:pPr>
              <w:pStyle w:val="ICTableEntry"/>
            </w:pPr>
            <w:del w:id="4489" w:author="James Kulp" w:date="2008-11-13T12:01:00Z">
              <w:r w:rsidDel="00CF55FC">
                <w:tab/>
              </w:r>
            </w:del>
            <w:del w:id="4490" w:author="James Kulp" w:date="2008-11-13T11:59:00Z">
              <w:r w:rsidDel="00CF55FC">
                <w:delText xml:space="preserve">N </w:delText>
              </w:r>
            </w:del>
            <w:del w:id="4491" w:author="James Kulp" w:date="2008-11-13T12:01:00Z">
              <w:r w:rsidDel="00CF55FC">
                <w:delText>= DataWidth</w:delText>
              </w:r>
            </w:del>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mbyteen</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FALSE and ImpreciseBurst = FALSE and</w:t>
            </w:r>
            <w:r>
              <w:br/>
              <w:t>ByteWidth != DataWidth: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mdatabyteen</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(PreciseBurst = TRUE or ImpreciseBurst = TRUE) and</w:t>
            </w:r>
            <w:r>
              <w:br/>
              <w:t>ByteWidth != DataWidth: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w:t>
            </w:r>
            <w:ins w:id="4492" w:author="Jim Kulp" w:date="2010-02-01T09:10:00Z">
              <w:r w:rsidR="00981E23">
                <w:t>Q</w:t>
              </w:r>
            </w:ins>
            <w:del w:id="4493" w:author="Jim Kulp" w:date="2010-02-01T09:10:00Z">
              <w:r w:rsidRPr="001E2B1B" w:rsidDel="00981E23">
                <w:delText>P</w:delText>
              </w:r>
            </w:del>
            <w:r w:rsidRPr="001E2B1B">
              <w:t>}</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If ByteWidth != DataWidth and ByteWidth != 8:</w:t>
            </w:r>
            <w:r>
              <w:br/>
            </w:r>
            <w:r>
              <w:tab/>
            </w:r>
            <w:del w:id="4494" w:author="James Kulp" w:date="2008-11-13T11:59:00Z">
              <w:r w:rsidDel="00CF55FC">
                <w:delText xml:space="preserve">P </w:delText>
              </w:r>
            </w:del>
            <w:ins w:id="4495" w:author="James Kulp" w:date="2008-11-13T11:59:00Z">
              <w:r w:rsidR="00CF55FC">
                <w:t xml:space="preserve">Q </w:t>
              </w:r>
            </w:ins>
            <w:r>
              <w:t>= DataWidth – (8 * DataWidth/ByteWidth)</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mdatainfobyte_wdth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w:t>
            </w:r>
            <w:ins w:id="4496" w:author="Jim Kulp" w:date="2010-02-01T09:11:00Z">
              <w:r w:rsidR="00981E23">
                <w:t>R</w:t>
              </w:r>
            </w:ins>
            <w:del w:id="4497" w:author="Jim Kulp" w:date="2010-02-01T09:11:00Z">
              <w:r w:rsidDel="00981E23">
                <w:delText>P</w:delText>
              </w:r>
            </w:del>
            <w:r>
              <w:t>}</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If ByteWidth != DataWidth and ByteWidth != 8:</w:t>
            </w:r>
            <w:r>
              <w:br/>
            </w:r>
            <w:r>
              <w:tab/>
            </w:r>
            <w:del w:id="4498" w:author="James Kulp" w:date="2008-11-13T11:59:00Z">
              <w:r w:rsidDel="00CF55FC">
                <w:delText xml:space="preserve">P </w:delText>
              </w:r>
            </w:del>
            <w:ins w:id="4499" w:author="James Kulp" w:date="2008-11-13T11:59:00Z">
              <w:r w:rsidR="00CF55FC">
                <w:t xml:space="preserve">R </w:t>
              </w:r>
            </w:ins>
            <w:r>
              <w:t>= ByteWidth - 8</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mreset</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respaccept</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rPr>
                <w:b/>
              </w:rPr>
            </w:pPr>
            <w:r>
              <w:t>If</w:t>
            </w:r>
            <w:r w:rsidRPr="001E2B1B">
              <w:t xml:space="preserve"> </w:t>
            </w:r>
            <w:r>
              <w:t>(PreciseBurst = TRUE or ImpreciseBurst = TRUE) and</w:t>
            </w:r>
            <w:r>
              <w:br/>
              <w:t>ReadDataFlowControl</w:t>
            </w:r>
            <w:r w:rsidRPr="001E2B1B">
              <w:t>=TRUE</w:t>
            </w:r>
            <w:r>
              <w:t>: 1, Else: 0</w:t>
            </w:r>
          </w:p>
        </w:tc>
      </w:tr>
      <w:tr w:rsidR="00C00329" w:rsidRPr="001E2B1B">
        <w:trPr>
          <w:ins w:id="4500" w:author="James Kulp" w:date="2008-11-13T10:51:00Z"/>
        </w:trPr>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rPr>
                <w:ins w:id="4501" w:author="James Kulp" w:date="2008-11-13T10:51:00Z"/>
              </w:rPr>
            </w:pPr>
            <w:ins w:id="4502" w:author="James Kulp" w:date="2008-11-13T10:51:00Z">
              <w:r>
                <w:t>reqlast</w:t>
              </w:r>
            </w:ins>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rPr>
                <w:ins w:id="4503" w:author="James Kulp" w:date="2008-11-13T10:51:00Z"/>
              </w:rPr>
            </w:pPr>
            <w:ins w:id="4504" w:author="James Kulp" w:date="2008-11-13T10:51:00Z">
              <w:r w:rsidRPr="001E2B1B">
                <w:t>{0|1}</w:t>
              </w:r>
            </w:ins>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rPr>
                <w:ins w:id="4505" w:author="James Kulp" w:date="2008-11-13T10:51:00Z"/>
                <w:b/>
              </w:rPr>
            </w:pPr>
            <w:ins w:id="4506" w:author="James Kulp" w:date="2008-11-13T10:51:00Z">
              <w:r>
                <w:t>If PreciseBurst = TRUE or ImpreciseBurst = TRUE: 1, Else: 0</w:t>
              </w:r>
            </w:ins>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resplast</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A5B14" w:rsidRDefault="00C00329" w:rsidP="00C00329">
            <w:pPr>
              <w:pStyle w:val="ICTableEntry"/>
            </w:pPr>
            <w:r>
              <w:t>If PreciseBurst = TRUE or ImpreciseBurst = TRUE: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sdatainfo</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{0|1}</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t>If ByteWidth != DataWidth and ByteWidth != 8: 1, Else: 0</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sdatainfo_wdth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rsidRPr="001E2B1B">
              <w:t>{</w:t>
            </w:r>
            <w:del w:id="4507" w:author="James Kulp" w:date="2008-11-13T11:59:00Z">
              <w:r w:rsidRPr="001E2B1B" w:rsidDel="00CF55FC">
                <w:delText>P</w:delText>
              </w:r>
            </w:del>
            <w:ins w:id="4508" w:author="James Kulp" w:date="2008-11-13T11:59:00Z">
              <w:r w:rsidR="00CF55FC">
                <w:t>S</w:t>
              </w:r>
            </w:ins>
            <w:r w:rsidRPr="001E2B1B">
              <w:t>}</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If ByteWidth != DataWidth and ByteWidth != 8:</w:t>
            </w:r>
            <w:r>
              <w:br/>
            </w:r>
            <w:r>
              <w:tab/>
            </w:r>
            <w:del w:id="4509" w:author="James Kulp" w:date="2008-11-13T11:59:00Z">
              <w:r w:rsidDel="00CF55FC">
                <w:delText xml:space="preserve">P </w:delText>
              </w:r>
            </w:del>
            <w:ins w:id="4510" w:author="James Kulp" w:date="2008-11-13T11:59:00Z">
              <w:r w:rsidR="00CF55FC">
                <w:t xml:space="preserve">S </w:t>
              </w:r>
            </w:ins>
            <w:r>
              <w:t>= DataWidth – (8 * DataWidth/ByteWidth)</w:t>
            </w:r>
          </w:p>
        </w:tc>
      </w:tr>
      <w:tr w:rsidR="00C00329" w:rsidRPr="001E2B1B">
        <w:tc>
          <w:tcPr>
            <w:tcW w:w="2421" w:type="dxa"/>
            <w:tcBorders>
              <w:top w:val="single" w:sz="6" w:space="0" w:color="000000"/>
              <w:bottom w:val="single" w:sz="6" w:space="0" w:color="000000"/>
            </w:tcBorders>
            <w:shd w:val="clear" w:color="auto" w:fill="FFFFFF"/>
            <w:vAlign w:val="center"/>
          </w:tcPr>
          <w:p w:rsidR="00C00329" w:rsidRPr="001E2B1B" w:rsidRDefault="00C00329" w:rsidP="00C00329">
            <w:pPr>
              <w:pStyle w:val="ICTableEntry"/>
            </w:pPr>
            <w:r w:rsidRPr="001E2B1B">
              <w:t>sdatainfobyte_wdth</w:t>
            </w:r>
          </w:p>
        </w:tc>
        <w:tc>
          <w:tcPr>
            <w:tcW w:w="1084"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w:t>
            </w:r>
            <w:del w:id="4511" w:author="James Kulp" w:date="2008-11-13T11:59:00Z">
              <w:r w:rsidDel="00CF55FC">
                <w:delText>N</w:delText>
              </w:r>
            </w:del>
            <w:ins w:id="4512" w:author="James Kulp" w:date="2008-11-13T11:59:00Z">
              <w:r w:rsidR="00CF55FC">
                <w:t>T</w:t>
              </w:r>
            </w:ins>
            <w:r>
              <w:t>}</w:t>
            </w:r>
          </w:p>
        </w:tc>
        <w:tc>
          <w:tcPr>
            <w:tcW w:w="6053" w:type="dxa"/>
            <w:tcBorders>
              <w:top w:val="single" w:sz="6" w:space="0" w:color="000000"/>
              <w:bottom w:val="single" w:sz="6" w:space="0" w:color="000000"/>
            </w:tcBorders>
            <w:shd w:val="clear" w:color="auto" w:fill="FFFFFF"/>
            <w:vAlign w:val="center"/>
          </w:tcPr>
          <w:p w:rsidR="00C00329" w:rsidRPr="001E2B1B" w:rsidRDefault="00C00329" w:rsidP="00CF55FC">
            <w:pPr>
              <w:pStyle w:val="ICTableEntry"/>
            </w:pPr>
            <w:r>
              <w:t>If ByteWidth != DataWidth and ByteWidth != 8:</w:t>
            </w:r>
            <w:r>
              <w:br/>
            </w:r>
            <w:r>
              <w:tab/>
            </w:r>
            <w:del w:id="4513" w:author="James Kulp" w:date="2008-11-13T11:59:00Z">
              <w:r w:rsidDel="00CF55FC">
                <w:delText xml:space="preserve">N </w:delText>
              </w:r>
            </w:del>
            <w:ins w:id="4514" w:author="James Kulp" w:date="2008-11-13T11:59:00Z">
              <w:r w:rsidR="00CF55FC">
                <w:t xml:space="preserve">T </w:t>
              </w:r>
            </w:ins>
            <w:r>
              <w:t>= ByteWidth - 8</w:t>
            </w:r>
          </w:p>
        </w:tc>
      </w:tr>
    </w:tbl>
    <w:p w:rsidR="00C00329" w:rsidRPr="001E2B1B" w:rsidRDefault="00C00329" w:rsidP="00C00329">
      <w:pPr>
        <w:pStyle w:val="Heading2"/>
        <w:numPr>
          <w:numberingChange w:id="4515" w:author="James Kulp" w:date="2008-11-13T10:51:00Z" w:original="%1:8:0:.%2:5:0:"/>
        </w:numPr>
      </w:pPr>
      <w:bookmarkStart w:id="4516" w:name="_Toc141235504"/>
      <w:r>
        <w:t>WMemI OCP Signals</w:t>
      </w:r>
      <w:bookmarkEnd w:id="4516"/>
    </w:p>
    <w:p w:rsidR="00C00329" w:rsidRDefault="00C00329" w:rsidP="00C00329">
      <w:r w:rsidRPr="001E2B1B">
        <w:t>Signal configuration is determined by the interface configuration parameters and as called out in the “OCP Signal Configuration Parameter” table in the OCP specification. The tables below show the signal</w:t>
      </w:r>
      <w:r>
        <w:t>s</w:t>
      </w:r>
      <w:r w:rsidRPr="001E2B1B">
        <w:t xml:space="preserve"> from master-to-slave</w:t>
      </w:r>
      <w:r>
        <w:t xml:space="preserve"> and slave-to-master</w:t>
      </w:r>
      <w:r w:rsidRPr="001E2B1B">
        <w:t>. The positional order of signals is alphabetical.</w:t>
      </w:r>
    </w:p>
    <w:p w:rsidR="00C00329" w:rsidRPr="001E2B1B" w:rsidRDefault="00C00329" w:rsidP="00C00329">
      <w:pPr>
        <w:pStyle w:val="Caption"/>
        <w:keepNext/>
      </w:pPr>
      <w:r w:rsidRPr="001E2B1B">
        <w:t xml:space="preserve">Table </w:t>
      </w:r>
      <w:fldSimple w:instr=" SEQ Table \* ARABIC ">
        <w:ins w:id="4517" w:author="Jim Kulp" w:date="2010-07-20T09:47:00Z">
          <w:r w:rsidR="00AF5D6E">
            <w:rPr>
              <w:noProof/>
            </w:rPr>
            <w:t>24</w:t>
          </w:r>
        </w:ins>
        <w:del w:id="4518" w:author="Jim Kulp" w:date="2010-07-20T09:47:00Z">
          <w:r w:rsidR="00902CF7" w:rsidDel="00AF5D6E">
            <w:rPr>
              <w:noProof/>
            </w:rPr>
            <w:delText>25</w:delText>
          </w:r>
        </w:del>
      </w:fldSimple>
      <w:r w:rsidRPr="001E2B1B">
        <w:t xml:space="preserve"> – Worker Memory Interface Signals Driven by the Master, to the Slave</w:t>
      </w:r>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638"/>
        <w:gridCol w:w="1980"/>
        <w:gridCol w:w="2610"/>
        <w:gridCol w:w="3330"/>
      </w:tblGrid>
      <w:tr w:rsidR="00C00329" w:rsidRPr="00111D2C">
        <w:tc>
          <w:tcPr>
            <w:tcW w:w="1638" w:type="dxa"/>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OCP</w:t>
            </w:r>
            <w:r w:rsidRPr="00111D2C">
              <w:rPr>
                <w:rFonts w:ascii="Verdana" w:hAnsi="Verdana"/>
                <w:b/>
                <w:sz w:val="20"/>
              </w:rPr>
              <w:br/>
              <w:t>Signal</w:t>
            </w:r>
          </w:p>
        </w:tc>
        <w:tc>
          <w:tcPr>
            <w:tcW w:w="198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When</w:t>
            </w:r>
            <w:r w:rsidRPr="00111D2C">
              <w:rPr>
                <w:rFonts w:ascii="Verdana" w:hAnsi="Verdana"/>
                <w:b/>
                <w:sz w:val="20"/>
              </w:rPr>
              <w:br/>
              <w:t>Included</w:t>
            </w:r>
          </w:p>
        </w:tc>
        <w:tc>
          <w:tcPr>
            <w:tcW w:w="261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Width</w:t>
            </w:r>
          </w:p>
        </w:tc>
        <w:tc>
          <w:tcPr>
            <w:tcW w:w="333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Usage</w:t>
            </w:r>
          </w:p>
        </w:tc>
      </w:tr>
      <w:tr w:rsidR="00C00329" w:rsidRPr="001E2B1B">
        <w:tc>
          <w:tcPr>
            <w:tcW w:w="1638" w:type="dxa"/>
            <w:vAlign w:val="center"/>
          </w:tcPr>
          <w:p w:rsidR="00C00329" w:rsidRPr="001E2B1B" w:rsidRDefault="00C00329" w:rsidP="00C00329">
            <w:pPr>
              <w:pStyle w:val="ICTableEntry"/>
            </w:pPr>
            <w:r w:rsidRPr="001E2B1B">
              <w:t>MAddr</w:t>
            </w:r>
          </w:p>
        </w:tc>
        <w:tc>
          <w:tcPr>
            <w:tcW w:w="1980" w:type="dxa"/>
            <w:shd w:val="clear" w:color="auto" w:fill="FFFFFF"/>
            <w:vAlign w:val="center"/>
          </w:tcPr>
          <w:p w:rsidR="00C00329" w:rsidRPr="001E2B1B" w:rsidRDefault="00C00329" w:rsidP="00C00329">
            <w:pPr>
              <w:pStyle w:val="ICTableEntry"/>
            </w:pPr>
            <w:r>
              <w:t>always</w:t>
            </w:r>
          </w:p>
        </w:tc>
        <w:tc>
          <w:tcPr>
            <w:tcW w:w="2610" w:type="dxa"/>
            <w:shd w:val="clear" w:color="auto" w:fill="FFFFFF"/>
            <w:vAlign w:val="center"/>
          </w:tcPr>
          <w:p w:rsidR="00C00329" w:rsidRPr="001E2B1B" w:rsidRDefault="00C00329" w:rsidP="00F96F48">
            <w:pPr>
              <w:pStyle w:val="ICTableEntry"/>
            </w:pPr>
            <w:r>
              <w:t>ceil(log2(MemorWords)) +</w:t>
            </w:r>
            <w:r>
              <w:br/>
              <w:t>ceil(log2(</w:t>
            </w:r>
            <w:ins w:id="4519" w:author="Jim Kulp" w:date="2009-12-03T11:31:00Z">
              <w:r w:rsidR="00A3661F">
                <w:br/>
                <w:t xml:space="preserve">    </w:t>
              </w:r>
            </w:ins>
            <w:del w:id="4520" w:author="James Kulp" w:date="2008-11-13T12:05:00Z">
              <w:r w:rsidDel="00F96F48">
                <w:delText xml:space="preserve">OCP data_wdth)) </w:delText>
              </w:r>
            </w:del>
            <w:del w:id="4521" w:author="Jim Kulp" w:date="2009-12-03T11:31:00Z">
              <w:r w:rsidDel="00A3661F">
                <w:delText>-</w:delText>
              </w:r>
            </w:del>
            <w:ins w:id="4522" w:author="James Kulp" w:date="2008-11-13T12:05:00Z">
              <w:del w:id="4523" w:author="Jim Kulp" w:date="2009-12-03T11:31:00Z">
                <w:r w:rsidR="00F96F48" w:rsidDel="00A3661F">
                  <w:delText>–</w:delText>
                </w:r>
              </w:del>
            </w:ins>
            <w:del w:id="4524" w:author="James Kulp" w:date="2008-11-13T12:05:00Z">
              <w:r w:rsidDel="00F96F48">
                <w:delText xml:space="preserve"> 3</w:delText>
              </w:r>
            </w:del>
            <w:ins w:id="4525" w:author="James Kulp" w:date="2008-11-13T12:05:00Z">
              <w:r w:rsidR="00F96F48">
                <w:t>DataWidth/ByteWidth))</w:t>
              </w:r>
            </w:ins>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t xml:space="preserve">Memory </w:t>
            </w:r>
            <w:r w:rsidRPr="001E2B1B">
              <w:t>Address</w:t>
            </w:r>
            <w:r>
              <w:t>, with byte address lines always 0</w:t>
            </w:r>
          </w:p>
        </w:tc>
      </w:tr>
      <w:tr w:rsidR="00C00329" w:rsidRPr="001E2B1B">
        <w:tc>
          <w:tcPr>
            <w:tcW w:w="1638" w:type="dxa"/>
            <w:vAlign w:val="center"/>
          </w:tcPr>
          <w:p w:rsidR="00C00329" w:rsidRPr="001E2B1B" w:rsidRDefault="00C00329" w:rsidP="00C00329">
            <w:pPr>
              <w:pStyle w:val="ICTableEntry"/>
            </w:pPr>
            <w:r w:rsidRPr="001E2B1B">
              <w:t>MBurstLength</w:t>
            </w:r>
          </w:p>
        </w:tc>
        <w:tc>
          <w:tcPr>
            <w:tcW w:w="1980" w:type="dxa"/>
            <w:shd w:val="clear" w:color="auto" w:fill="FFFFFF"/>
            <w:vAlign w:val="center"/>
          </w:tcPr>
          <w:p w:rsidR="00C00329" w:rsidRPr="001E2B1B" w:rsidRDefault="00C00329" w:rsidP="00C00329">
            <w:pPr>
              <w:pStyle w:val="ICTableEntry"/>
            </w:pPr>
            <w:r>
              <w:t xml:space="preserve">If PreciseBurst </w:t>
            </w:r>
            <w:r w:rsidRPr="00580751">
              <w:rPr>
                <w:u w:val="single"/>
              </w:rPr>
              <w:t>or</w:t>
            </w:r>
            <w:r>
              <w:t xml:space="preserve"> ImpreciseBurst</w:t>
            </w:r>
          </w:p>
        </w:tc>
        <w:tc>
          <w:tcPr>
            <w:tcW w:w="2610" w:type="dxa"/>
            <w:shd w:val="clear" w:color="auto" w:fill="FFFFFF"/>
            <w:vAlign w:val="center"/>
          </w:tcPr>
          <w:p w:rsidR="00C00329" w:rsidRPr="001E2B1B" w:rsidRDefault="00C00329" w:rsidP="00C00329">
            <w:pPr>
              <w:pStyle w:val="ICTableEntry"/>
            </w:pPr>
            <w:r>
              <w:t>If PreciseBurst:</w:t>
            </w:r>
            <w:r>
              <w:br/>
            </w:r>
            <w:r>
              <w:tab/>
              <w:t>floor(log</w:t>
            </w:r>
            <w:r>
              <w:rPr>
                <w:vertAlign w:val="subscript"/>
              </w:rPr>
              <w:t>2</w:t>
            </w:r>
            <w:r>
              <w:t>(max(2,</w:t>
            </w:r>
            <w:r>
              <w:br/>
            </w:r>
            <w:r>
              <w:tab/>
              <w:t>MaxBurstLength))) + 1</w:t>
            </w:r>
            <w:r>
              <w:br/>
              <w:t>Else</w:t>
            </w:r>
            <w:ins w:id="4526" w:author="Jim Kulp" w:date="2009-12-03T11:41:00Z">
              <w:r w:rsidR="003B4674">
                <w:t xml:space="preserve"> If ImpreciseBurst</w:t>
              </w:r>
            </w:ins>
            <w:r>
              <w:t>: 2</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Burst Length</w:t>
            </w:r>
          </w:p>
        </w:tc>
      </w:tr>
      <w:tr w:rsidR="00C00329" w:rsidRPr="001E2B1B">
        <w:tc>
          <w:tcPr>
            <w:tcW w:w="1638" w:type="dxa"/>
            <w:vAlign w:val="center"/>
          </w:tcPr>
          <w:p w:rsidR="00C00329" w:rsidRPr="001E2B1B" w:rsidRDefault="00C00329" w:rsidP="00C00329">
            <w:pPr>
              <w:pStyle w:val="ICTableEntry"/>
            </w:pPr>
            <w:r w:rsidRPr="001E2B1B">
              <w:t>M</w:t>
            </w:r>
            <w:r>
              <w:t>PreciseBurst</w:t>
            </w:r>
          </w:p>
        </w:tc>
        <w:tc>
          <w:tcPr>
            <w:tcW w:w="1980" w:type="dxa"/>
            <w:shd w:val="clear" w:color="auto" w:fill="FFFFFF"/>
            <w:vAlign w:val="center"/>
          </w:tcPr>
          <w:p w:rsidR="00C00329" w:rsidRPr="001E2B1B" w:rsidRDefault="00C00329" w:rsidP="00C00329">
            <w:pPr>
              <w:pStyle w:val="ICTableEntry"/>
            </w:pPr>
            <w:r>
              <w:t xml:space="preserve">If PreciseBurst </w:t>
            </w:r>
            <w:r w:rsidRPr="00580751">
              <w:rPr>
                <w:u w:val="single"/>
              </w:rPr>
              <w:t>and</w:t>
            </w:r>
            <w:r>
              <w:t xml:space="preserve"> ImpreciseBurst</w:t>
            </w:r>
          </w:p>
        </w:tc>
        <w:tc>
          <w:tcPr>
            <w:tcW w:w="2610" w:type="dxa"/>
            <w:shd w:val="clear" w:color="auto" w:fill="FFFFFF"/>
            <w:vAlign w:val="center"/>
          </w:tcPr>
          <w:p w:rsidR="00C00329" w:rsidRPr="001E2B1B" w:rsidRDefault="00C00329" w:rsidP="00C00329">
            <w:pPr>
              <w:pStyle w:val="ICTableEntry"/>
            </w:pPr>
            <w:r>
              <w:t>1</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Indicat</w:t>
            </w:r>
            <w:r>
              <w:t>es precise vs imprecise bursts.</w:t>
            </w:r>
          </w:p>
        </w:tc>
      </w:tr>
      <w:tr w:rsidR="00C00329" w:rsidRPr="001E2B1B">
        <w:tc>
          <w:tcPr>
            <w:tcW w:w="1638" w:type="dxa"/>
            <w:vAlign w:val="center"/>
          </w:tcPr>
          <w:p w:rsidR="00C00329" w:rsidRPr="001E2B1B" w:rsidRDefault="00C00329" w:rsidP="00C00329">
            <w:pPr>
              <w:pStyle w:val="ICTableEntry"/>
            </w:pPr>
            <w:r w:rsidRPr="001E2B1B">
              <w:t>M</w:t>
            </w:r>
            <w:r>
              <w:t>BurstSingleReq</w:t>
            </w:r>
          </w:p>
        </w:tc>
        <w:tc>
          <w:tcPr>
            <w:tcW w:w="1980" w:type="dxa"/>
            <w:shd w:val="clear" w:color="auto" w:fill="FFFFFF"/>
            <w:vAlign w:val="center"/>
          </w:tcPr>
          <w:p w:rsidR="00C00329" w:rsidRPr="001E2B1B" w:rsidRDefault="00C00329" w:rsidP="00C00329">
            <w:pPr>
              <w:pStyle w:val="ICTableEntry"/>
            </w:pPr>
            <w:r>
              <w:t xml:space="preserve">If PreciseBurst </w:t>
            </w:r>
            <w:r w:rsidRPr="00580751">
              <w:rPr>
                <w:u w:val="single"/>
              </w:rPr>
              <w:t>and</w:t>
            </w:r>
            <w:r>
              <w:t xml:space="preserve"> ImpreciseBurst</w:t>
            </w:r>
          </w:p>
        </w:tc>
        <w:tc>
          <w:tcPr>
            <w:tcW w:w="2610" w:type="dxa"/>
            <w:shd w:val="clear" w:color="auto" w:fill="FFFFFF"/>
            <w:vAlign w:val="center"/>
          </w:tcPr>
          <w:p w:rsidR="00C00329" w:rsidRPr="001E2B1B" w:rsidRDefault="00C00329" w:rsidP="00C00329">
            <w:pPr>
              <w:pStyle w:val="ICTableEntry"/>
            </w:pPr>
            <w:r>
              <w:t>1</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t>Indicates Single request for all data transfers in the burst</w:t>
            </w:r>
          </w:p>
        </w:tc>
      </w:tr>
      <w:tr w:rsidR="00C00329" w:rsidRPr="001E2B1B">
        <w:tc>
          <w:tcPr>
            <w:tcW w:w="1638" w:type="dxa"/>
            <w:vAlign w:val="center"/>
          </w:tcPr>
          <w:p w:rsidR="00C00329" w:rsidRPr="001E2B1B" w:rsidRDefault="00C00329" w:rsidP="00C00329">
            <w:pPr>
              <w:pStyle w:val="ICTableEntry"/>
            </w:pPr>
            <w:r w:rsidRPr="001E2B1B">
              <w:t>MCmd</w:t>
            </w:r>
          </w:p>
        </w:tc>
        <w:tc>
          <w:tcPr>
            <w:tcW w:w="1980" w:type="dxa"/>
            <w:tcBorders>
              <w:bottom w:val="single" w:sz="4" w:space="0" w:color="008080"/>
            </w:tcBorders>
            <w:vAlign w:val="center"/>
          </w:tcPr>
          <w:p w:rsidR="00C00329" w:rsidRPr="001E2B1B" w:rsidRDefault="00C00329" w:rsidP="00C00329">
            <w:pPr>
              <w:pStyle w:val="ICTableEntry"/>
            </w:pPr>
            <w:r>
              <w:t>always</w:t>
            </w:r>
          </w:p>
        </w:tc>
        <w:tc>
          <w:tcPr>
            <w:tcW w:w="2610" w:type="dxa"/>
            <w:shd w:val="clear" w:color="auto" w:fill="FFFFFF"/>
            <w:vAlign w:val="center"/>
          </w:tcPr>
          <w:p w:rsidR="00C00329" w:rsidRPr="001E2B1B" w:rsidRDefault="00C00329" w:rsidP="00C00329">
            <w:pPr>
              <w:pStyle w:val="ICTableEntry"/>
            </w:pPr>
            <w:r>
              <w:t>3</w:t>
            </w:r>
          </w:p>
        </w:tc>
        <w:tc>
          <w:tcPr>
            <w:tcW w:w="3330" w:type="dxa"/>
            <w:tcBorders>
              <w:bottom w:val="single" w:sz="4" w:space="0" w:color="008080"/>
            </w:tcBorders>
            <w:vAlign w:val="center"/>
          </w:tcPr>
          <w:p w:rsidR="00C00329" w:rsidRPr="001E2B1B" w:rsidRDefault="00C00329" w:rsidP="00C00329">
            <w:pPr>
              <w:pStyle w:val="ICTableEntry"/>
            </w:pPr>
            <w:r w:rsidRPr="001E2B1B">
              <w:t>Transfer Command</w:t>
            </w:r>
            <w:r>
              <w:t>, READ or WRITE</w:t>
            </w:r>
          </w:p>
        </w:tc>
      </w:tr>
      <w:tr w:rsidR="00C00329" w:rsidRPr="001E2B1B">
        <w:tc>
          <w:tcPr>
            <w:tcW w:w="1638" w:type="dxa"/>
            <w:vAlign w:val="center"/>
          </w:tcPr>
          <w:p w:rsidR="00C00329" w:rsidRPr="001E2B1B" w:rsidRDefault="00C00329" w:rsidP="00C00329">
            <w:pPr>
              <w:pStyle w:val="ICTableEntry"/>
            </w:pPr>
            <w:r w:rsidRPr="001E2B1B">
              <w:t>MData</w:t>
            </w:r>
          </w:p>
        </w:tc>
        <w:tc>
          <w:tcPr>
            <w:tcW w:w="1980" w:type="dxa"/>
            <w:shd w:val="clear" w:color="auto" w:fill="FFFFFF"/>
            <w:vAlign w:val="center"/>
          </w:tcPr>
          <w:p w:rsidR="00C00329" w:rsidRPr="001E2B1B" w:rsidRDefault="00C00329" w:rsidP="00C00329">
            <w:pPr>
              <w:pStyle w:val="ICTableEntry"/>
            </w:pPr>
            <w:r>
              <w:t>always</w:t>
            </w:r>
          </w:p>
        </w:tc>
        <w:tc>
          <w:tcPr>
            <w:tcW w:w="2610" w:type="dxa"/>
            <w:shd w:val="clear" w:color="auto" w:fill="FFFFFF"/>
            <w:vAlign w:val="center"/>
          </w:tcPr>
          <w:p w:rsidR="00C00329" w:rsidRDefault="00C00329" w:rsidP="00C00329">
            <w:pPr>
              <w:pStyle w:val="ICTableEntry"/>
            </w:pPr>
            <w:r>
              <w:t>If ByteWidth != DataWidth and ByteWidth != 8:</w:t>
            </w:r>
            <w:r>
              <w:br/>
            </w:r>
            <w:r>
              <w:tab/>
              <w:t>8 *DataWidth/ByteWidth</w:t>
            </w:r>
            <w:r>
              <w:br/>
              <w:t>Else:</w:t>
            </w:r>
          </w:p>
          <w:p w:rsidR="00C00329" w:rsidRPr="001E2B1B" w:rsidRDefault="00C00329" w:rsidP="00C00329">
            <w:pPr>
              <w:pStyle w:val="ICTableEntry"/>
            </w:pPr>
            <w:r>
              <w:tab/>
              <w:t>DataWidth</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Write Data</w:t>
            </w:r>
          </w:p>
        </w:tc>
      </w:tr>
      <w:tr w:rsidR="00C00329" w:rsidRPr="001E2B1B">
        <w:tc>
          <w:tcPr>
            <w:tcW w:w="1638" w:type="dxa"/>
            <w:vAlign w:val="center"/>
          </w:tcPr>
          <w:p w:rsidR="00C00329" w:rsidRPr="001E2B1B" w:rsidRDefault="00C00329" w:rsidP="00C00329">
            <w:pPr>
              <w:pStyle w:val="ICTableEntry"/>
            </w:pPr>
            <w:r>
              <w:t>M</w:t>
            </w:r>
            <w:r w:rsidRPr="001E2B1B">
              <w:t>ByteEn</w:t>
            </w:r>
          </w:p>
        </w:tc>
        <w:tc>
          <w:tcPr>
            <w:tcW w:w="1980" w:type="dxa"/>
            <w:shd w:val="clear" w:color="auto" w:fill="FFFFFF"/>
            <w:vAlign w:val="center"/>
          </w:tcPr>
          <w:p w:rsidR="00C00329" w:rsidRPr="001E2B1B" w:rsidRDefault="00C00329" w:rsidP="00C00329">
            <w:pPr>
              <w:pStyle w:val="ICTableEntry"/>
            </w:pPr>
            <w:del w:id="4527" w:author="James Kulp" w:date="2008-11-13T12:06:00Z">
              <w:r w:rsidDel="00F96F48">
                <w:delText>(</w:delText>
              </w:r>
            </w:del>
            <w:r>
              <w:t xml:space="preserve">!PreciseBurst </w:t>
            </w:r>
            <w:r>
              <w:rPr>
                <w:u w:val="single"/>
              </w:rPr>
              <w:t>and</w:t>
            </w:r>
            <w:r>
              <w:t xml:space="preserve"> !ImpreciseBurst and ByteWidth != DataWidth</w:t>
            </w:r>
          </w:p>
        </w:tc>
        <w:tc>
          <w:tcPr>
            <w:tcW w:w="2610" w:type="dxa"/>
            <w:shd w:val="clear" w:color="auto" w:fill="FFFFFF"/>
            <w:vAlign w:val="center"/>
          </w:tcPr>
          <w:p w:rsidR="00C00329" w:rsidRPr="001E2B1B" w:rsidRDefault="00C00329" w:rsidP="00C00329">
            <w:pPr>
              <w:pStyle w:val="ICTableEntry"/>
            </w:pPr>
            <w:r>
              <w:t>DataWidth/ByteWidth</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 xml:space="preserve">Per-lane </w:t>
            </w:r>
            <w:r>
              <w:t xml:space="preserve">write </w:t>
            </w:r>
            <w:r w:rsidRPr="001E2B1B">
              <w:t>byte enable</w:t>
            </w:r>
            <w:r>
              <w:t xml:space="preserve"> when bursts and pipelining are not enabled: a request phase signal</w:t>
            </w:r>
          </w:p>
        </w:tc>
      </w:tr>
      <w:tr w:rsidR="00C00329" w:rsidRPr="001E2B1B">
        <w:tc>
          <w:tcPr>
            <w:tcW w:w="1638" w:type="dxa"/>
            <w:vAlign w:val="center"/>
          </w:tcPr>
          <w:p w:rsidR="00C00329" w:rsidRPr="001E2B1B" w:rsidRDefault="00C00329" w:rsidP="00C00329">
            <w:pPr>
              <w:pStyle w:val="ICTableEntry"/>
            </w:pPr>
            <w:r w:rsidRPr="001E2B1B">
              <w:t>MDataByteEn</w:t>
            </w:r>
          </w:p>
        </w:tc>
        <w:tc>
          <w:tcPr>
            <w:tcW w:w="1980" w:type="dxa"/>
            <w:shd w:val="clear" w:color="auto" w:fill="FFFFFF"/>
            <w:vAlign w:val="center"/>
          </w:tcPr>
          <w:p w:rsidR="00C00329" w:rsidRPr="001E2B1B" w:rsidRDefault="00C00329" w:rsidP="00C00329">
            <w:pPr>
              <w:pStyle w:val="ICTableEntry"/>
            </w:pPr>
            <w:r>
              <w:t xml:space="preserve">(PreciseBurst </w:t>
            </w:r>
            <w:r w:rsidRPr="00580751">
              <w:rPr>
                <w:u w:val="single"/>
              </w:rPr>
              <w:t>or</w:t>
            </w:r>
            <w:r>
              <w:t xml:space="preserve"> ImpreciseBurst) and ByteWidth != DataWidth</w:t>
            </w:r>
          </w:p>
        </w:tc>
        <w:tc>
          <w:tcPr>
            <w:tcW w:w="2610" w:type="dxa"/>
            <w:shd w:val="clear" w:color="auto" w:fill="FFFFFF"/>
            <w:vAlign w:val="center"/>
          </w:tcPr>
          <w:p w:rsidR="00C00329" w:rsidRPr="001E2B1B" w:rsidRDefault="00C00329" w:rsidP="00C00329">
            <w:pPr>
              <w:pStyle w:val="ICTableEntry"/>
            </w:pPr>
            <w:r>
              <w:t>DataWidth/ByteWidth</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 xml:space="preserve">Per-lane </w:t>
            </w:r>
            <w:r>
              <w:t xml:space="preserve">write </w:t>
            </w:r>
            <w:r w:rsidRPr="001E2B1B">
              <w:t>byte enable</w:t>
            </w:r>
            <w:r>
              <w:t xml:space="preserve"> when bursts and pipelining are enabled: a data handshake phase signal </w:t>
            </w:r>
          </w:p>
        </w:tc>
      </w:tr>
      <w:tr w:rsidR="00C00329" w:rsidRPr="001E2B1B">
        <w:tc>
          <w:tcPr>
            <w:tcW w:w="1638" w:type="dxa"/>
            <w:vAlign w:val="center"/>
          </w:tcPr>
          <w:p w:rsidR="00C00329" w:rsidRPr="001E2B1B" w:rsidRDefault="00C00329" w:rsidP="00C00329">
            <w:pPr>
              <w:pStyle w:val="ICTableEntry"/>
            </w:pPr>
            <w:r w:rsidRPr="001E2B1B">
              <w:t>MDataInfo</w:t>
            </w:r>
          </w:p>
        </w:tc>
        <w:tc>
          <w:tcPr>
            <w:tcW w:w="1980" w:type="dxa"/>
            <w:shd w:val="clear" w:color="auto" w:fill="FFFFFF"/>
            <w:vAlign w:val="center"/>
          </w:tcPr>
          <w:p w:rsidR="00C00329" w:rsidRPr="001E2B1B" w:rsidRDefault="00C00329" w:rsidP="00C00329">
            <w:pPr>
              <w:pStyle w:val="ICTableEntry"/>
            </w:pPr>
            <w:r>
              <w:t>If ByteWidth != DataWidth and ByteWidth != 8</w:t>
            </w:r>
          </w:p>
        </w:tc>
        <w:tc>
          <w:tcPr>
            <w:tcW w:w="2610" w:type="dxa"/>
            <w:shd w:val="clear" w:color="auto" w:fill="FFFFFF"/>
            <w:vAlign w:val="center"/>
          </w:tcPr>
          <w:p w:rsidR="00C00329" w:rsidRPr="001E2B1B" w:rsidRDefault="00C00329" w:rsidP="00C00329">
            <w:pPr>
              <w:pStyle w:val="ICTableEntry"/>
            </w:pPr>
            <w:r>
              <w:t>DataWidth – (8 * DataWidth/ByteWidth)</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t>Extra write data not allowed in MData per OCP</w:t>
            </w:r>
          </w:p>
        </w:tc>
      </w:tr>
      <w:tr w:rsidR="00C00329" w:rsidRPr="001E2B1B">
        <w:tc>
          <w:tcPr>
            <w:tcW w:w="1638" w:type="dxa"/>
            <w:vAlign w:val="center"/>
          </w:tcPr>
          <w:p w:rsidR="00C00329" w:rsidRPr="001E2B1B" w:rsidRDefault="00C00329" w:rsidP="00C00329">
            <w:pPr>
              <w:pStyle w:val="ICTableEntry"/>
            </w:pPr>
            <w:r w:rsidRPr="001E2B1B">
              <w:t>MDataLast</w:t>
            </w:r>
          </w:p>
        </w:tc>
        <w:tc>
          <w:tcPr>
            <w:tcW w:w="1980" w:type="dxa"/>
            <w:shd w:val="clear" w:color="auto" w:fill="FFFFFF"/>
            <w:vAlign w:val="center"/>
          </w:tcPr>
          <w:p w:rsidR="00C00329" w:rsidRPr="001E2B1B" w:rsidRDefault="00C00329" w:rsidP="00C00329">
            <w:pPr>
              <w:pStyle w:val="ICTableEntry"/>
            </w:pPr>
            <w:r>
              <w:t xml:space="preserve">PreciseBurst </w:t>
            </w:r>
            <w:del w:id="4528" w:author="James Kulp" w:date="2008-11-13T10:51:00Z">
              <w:r w:rsidRPr="00580751">
                <w:rPr>
                  <w:u w:val="single"/>
                </w:rPr>
                <w:delText>and</w:delText>
              </w:r>
            </w:del>
            <w:ins w:id="4529" w:author="James Kulp" w:date="2008-11-13T10:51:00Z">
              <w:r>
                <w:rPr>
                  <w:u w:val="single"/>
                </w:rPr>
                <w:t>or</w:t>
              </w:r>
            </w:ins>
            <w:r>
              <w:t xml:space="preserve"> ImpreciseBurst</w:t>
            </w:r>
          </w:p>
        </w:tc>
        <w:tc>
          <w:tcPr>
            <w:tcW w:w="2610" w:type="dxa"/>
            <w:shd w:val="clear" w:color="auto" w:fill="FFFFFF"/>
            <w:vAlign w:val="center"/>
          </w:tcPr>
          <w:p w:rsidR="00C00329" w:rsidRPr="001E2B1B" w:rsidRDefault="00C00329" w:rsidP="00C00329">
            <w:pPr>
              <w:pStyle w:val="ICTableEntry"/>
            </w:pPr>
            <w:r>
              <w:t>1</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t>Indicates last</w:t>
            </w:r>
            <w:r w:rsidRPr="001E2B1B">
              <w:t xml:space="preserve"> write data in a burst</w:t>
            </w:r>
          </w:p>
        </w:tc>
      </w:tr>
      <w:tr w:rsidR="00C00329" w:rsidRPr="001E2B1B">
        <w:tc>
          <w:tcPr>
            <w:tcW w:w="1638" w:type="dxa"/>
            <w:vAlign w:val="center"/>
          </w:tcPr>
          <w:p w:rsidR="00C00329" w:rsidRPr="001E2B1B" w:rsidRDefault="00C00329" w:rsidP="00C00329">
            <w:pPr>
              <w:pStyle w:val="ICTableEntry"/>
            </w:pPr>
            <w:ins w:id="4530" w:author="James Kulp" w:date="2008-11-13T10:51:00Z">
              <w:r w:rsidRPr="001E2B1B">
                <w:t>M</w:t>
              </w:r>
              <w:r>
                <w:t>Req</w:t>
              </w:r>
              <w:r w:rsidRPr="001E2B1B">
                <w:t>Last</w:t>
              </w:r>
            </w:ins>
          </w:p>
        </w:tc>
        <w:tc>
          <w:tcPr>
            <w:tcW w:w="1980" w:type="dxa"/>
            <w:shd w:val="clear" w:color="auto" w:fill="FFFFFF"/>
            <w:vAlign w:val="center"/>
          </w:tcPr>
          <w:p w:rsidR="00C00329" w:rsidRPr="001E2B1B" w:rsidRDefault="00C00329" w:rsidP="00C00329">
            <w:pPr>
              <w:pStyle w:val="ICTableEntry"/>
            </w:pPr>
            <w:r>
              <w:t xml:space="preserve">PreciseBurst </w:t>
            </w:r>
            <w:r>
              <w:rPr>
                <w:u w:val="single"/>
              </w:rPr>
              <w:t>or</w:t>
            </w:r>
            <w:r>
              <w:t xml:space="preserve"> ImpreciseBurst</w:t>
            </w:r>
          </w:p>
        </w:tc>
        <w:tc>
          <w:tcPr>
            <w:tcW w:w="2610" w:type="dxa"/>
            <w:shd w:val="clear" w:color="auto" w:fill="FFFFFF"/>
            <w:vAlign w:val="center"/>
          </w:tcPr>
          <w:p w:rsidR="00C00329" w:rsidRPr="001E2B1B" w:rsidRDefault="00C00329" w:rsidP="00C00329">
            <w:pPr>
              <w:pStyle w:val="ICTableEntry"/>
            </w:pPr>
            <w:r>
              <w:t>1</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ins w:id="4531" w:author="James Kulp" w:date="2008-11-13T10:51:00Z">
              <w:r>
                <w:t>Indicates last</w:t>
              </w:r>
              <w:r w:rsidRPr="001E2B1B">
                <w:t xml:space="preserve"> </w:t>
              </w:r>
              <w:r>
                <w:t>request</w:t>
              </w:r>
              <w:r w:rsidRPr="001E2B1B">
                <w:t xml:space="preserve"> in a burst</w:t>
              </w:r>
            </w:ins>
          </w:p>
        </w:tc>
      </w:tr>
      <w:tr w:rsidR="00C00329" w:rsidRPr="001E2B1B">
        <w:tc>
          <w:tcPr>
            <w:tcW w:w="1638" w:type="dxa"/>
            <w:vAlign w:val="center"/>
          </w:tcPr>
          <w:p w:rsidR="00C00329" w:rsidRPr="001E2B1B" w:rsidRDefault="00C00329" w:rsidP="00C00329">
            <w:pPr>
              <w:pStyle w:val="ICTableEntry"/>
            </w:pPr>
            <w:r w:rsidRPr="001E2B1B">
              <w:t>MDataValid</w:t>
            </w:r>
          </w:p>
        </w:tc>
        <w:tc>
          <w:tcPr>
            <w:tcW w:w="1980" w:type="dxa"/>
            <w:shd w:val="clear" w:color="auto" w:fill="FFFFFF"/>
            <w:vAlign w:val="center"/>
          </w:tcPr>
          <w:p w:rsidR="00C00329" w:rsidRPr="001E2B1B" w:rsidRDefault="00C00329" w:rsidP="00DF1768">
            <w:pPr>
              <w:pStyle w:val="ICTableEntry"/>
            </w:pPr>
            <w:r>
              <w:t xml:space="preserve">PreciseBurst </w:t>
            </w:r>
            <w:del w:id="4532" w:author="James Kulp" w:date="2008-11-13T10:53:00Z">
              <w:r w:rsidR="00DF1768" w:rsidDel="00DF1768">
                <w:delText>and</w:delText>
              </w:r>
              <w:r w:rsidDel="00DF1768">
                <w:delText xml:space="preserve"> </w:delText>
              </w:r>
            </w:del>
            <w:ins w:id="4533" w:author="James Kulp" w:date="2008-11-13T10:53:00Z">
              <w:r w:rsidR="00DF1768">
                <w:t xml:space="preserve">or </w:t>
              </w:r>
            </w:ins>
            <w:r>
              <w:t>ImpreciseBurst</w:t>
            </w:r>
          </w:p>
        </w:tc>
        <w:tc>
          <w:tcPr>
            <w:tcW w:w="2610" w:type="dxa"/>
            <w:shd w:val="clear" w:color="auto" w:fill="FFFFFF"/>
            <w:vAlign w:val="center"/>
          </w:tcPr>
          <w:p w:rsidR="00C00329" w:rsidRPr="001E2B1B" w:rsidRDefault="00C00329" w:rsidP="00C00329">
            <w:pPr>
              <w:pStyle w:val="ICTableEntry"/>
            </w:pPr>
            <w:r>
              <w:t>1</w:t>
            </w:r>
          </w:p>
        </w:tc>
        <w:tc>
          <w:tcPr>
            <w:tcW w:w="3330" w:type="dxa"/>
            <w:tcBorders>
              <w:bottom w:val="single" w:sz="4" w:space="0" w:color="008080"/>
            </w:tcBorders>
            <w:shd w:val="clear" w:color="auto" w:fill="FFFFFF"/>
            <w:vAlign w:val="center"/>
          </w:tcPr>
          <w:p w:rsidR="00C00329" w:rsidRPr="001E2B1B" w:rsidRDefault="00C00329" w:rsidP="00C00329">
            <w:pPr>
              <w:pStyle w:val="ICTableEntry"/>
            </w:pPr>
            <w:r w:rsidRPr="001E2B1B">
              <w:t xml:space="preserve">Qualifies active write-data </w:t>
            </w:r>
            <w:r>
              <w:t>within</w:t>
            </w:r>
            <w:r w:rsidRPr="001E2B1B">
              <w:t xml:space="preserve"> </w:t>
            </w:r>
            <w:r>
              <w:t>bursts</w:t>
            </w:r>
          </w:p>
        </w:tc>
      </w:tr>
      <w:tr w:rsidR="00C00329" w:rsidRPr="001E2B1B">
        <w:tc>
          <w:tcPr>
            <w:tcW w:w="1638" w:type="dxa"/>
            <w:vAlign w:val="center"/>
          </w:tcPr>
          <w:p w:rsidR="00C00329" w:rsidRPr="001E2B1B" w:rsidRDefault="00C00329" w:rsidP="00C00329">
            <w:pPr>
              <w:pStyle w:val="ICTableEntry"/>
            </w:pPr>
            <w:r w:rsidRPr="001E2B1B">
              <w:t>MReset_n</w:t>
            </w:r>
          </w:p>
        </w:tc>
        <w:tc>
          <w:tcPr>
            <w:tcW w:w="1980" w:type="dxa"/>
            <w:shd w:val="clear" w:color="auto" w:fill="FFFFFF"/>
            <w:vAlign w:val="center"/>
          </w:tcPr>
          <w:p w:rsidR="00C00329" w:rsidRPr="001E2B1B" w:rsidRDefault="00C00329" w:rsidP="00C00329">
            <w:pPr>
              <w:pStyle w:val="ICTableEntry"/>
            </w:pPr>
            <w:r>
              <w:t>always</w:t>
            </w:r>
          </w:p>
        </w:tc>
        <w:tc>
          <w:tcPr>
            <w:tcW w:w="2610" w:type="dxa"/>
            <w:shd w:val="clear" w:color="auto" w:fill="FFFFFF"/>
            <w:vAlign w:val="center"/>
          </w:tcPr>
          <w:p w:rsidR="00C00329" w:rsidRPr="001E2B1B" w:rsidRDefault="00C00329" w:rsidP="00C00329">
            <w:pPr>
              <w:pStyle w:val="ICTableEntry"/>
            </w:pPr>
            <w:r>
              <w:t>1</w:t>
            </w:r>
          </w:p>
        </w:tc>
        <w:tc>
          <w:tcPr>
            <w:tcW w:w="3330" w:type="dxa"/>
            <w:shd w:val="clear" w:color="auto" w:fill="FFFFFF"/>
            <w:vAlign w:val="center"/>
          </w:tcPr>
          <w:p w:rsidR="00C00329" w:rsidRPr="001E2B1B" w:rsidRDefault="00C00329" w:rsidP="00C00329">
            <w:pPr>
              <w:pStyle w:val="ICTableEntry"/>
            </w:pPr>
            <w:r w:rsidRPr="001E2B1B">
              <w:t>Reset Master-to-Slave. (Asserted in response to WCI reset asserted)</w:t>
            </w:r>
          </w:p>
        </w:tc>
      </w:tr>
      <w:tr w:rsidR="00C00329" w:rsidRPr="001E2B1B">
        <w:tc>
          <w:tcPr>
            <w:tcW w:w="1638" w:type="dxa"/>
            <w:vAlign w:val="center"/>
          </w:tcPr>
          <w:p w:rsidR="00C00329" w:rsidRPr="001E2B1B" w:rsidRDefault="00C00329" w:rsidP="00C00329">
            <w:pPr>
              <w:pStyle w:val="ICTableEntry"/>
            </w:pPr>
            <w:r>
              <w:t>MRespAccept</w:t>
            </w:r>
          </w:p>
        </w:tc>
        <w:tc>
          <w:tcPr>
            <w:tcW w:w="1980" w:type="dxa"/>
            <w:shd w:val="clear" w:color="auto" w:fill="FFFFFF"/>
            <w:vAlign w:val="center"/>
          </w:tcPr>
          <w:p w:rsidR="00C00329" w:rsidRPr="001E2B1B" w:rsidRDefault="00C00329" w:rsidP="00C00329">
            <w:pPr>
              <w:pStyle w:val="ICTableEntry"/>
            </w:pPr>
            <w:r>
              <w:t xml:space="preserve">(PreciseBurst </w:t>
            </w:r>
            <w:r w:rsidRPr="00580751">
              <w:rPr>
                <w:u w:val="single"/>
              </w:rPr>
              <w:t>or</w:t>
            </w:r>
            <w:r>
              <w:t xml:space="preserve"> ImpreciseBurst) and ReadDataFlowControl</w:t>
            </w:r>
          </w:p>
        </w:tc>
        <w:tc>
          <w:tcPr>
            <w:tcW w:w="2610" w:type="dxa"/>
            <w:shd w:val="clear" w:color="auto" w:fill="FFFFFF"/>
            <w:vAlign w:val="center"/>
          </w:tcPr>
          <w:p w:rsidR="00C00329" w:rsidRPr="001E2B1B" w:rsidRDefault="00C00329" w:rsidP="00C00329">
            <w:pPr>
              <w:pStyle w:val="ICTableEntry"/>
            </w:pPr>
            <w:r>
              <w:t>1</w:t>
            </w:r>
          </w:p>
        </w:tc>
        <w:tc>
          <w:tcPr>
            <w:tcW w:w="3330" w:type="dxa"/>
            <w:shd w:val="clear" w:color="auto" w:fill="FFFFFF"/>
            <w:vAlign w:val="center"/>
          </w:tcPr>
          <w:p w:rsidR="00C00329" w:rsidRPr="001E2B1B" w:rsidRDefault="00C00329" w:rsidP="00C00329">
            <w:pPr>
              <w:pStyle w:val="ICTableEntry"/>
            </w:pPr>
            <w:r>
              <w:t>Indicates master has accepted the read data.  Allows master to throttle read data it has requested.</w:t>
            </w:r>
          </w:p>
        </w:tc>
      </w:tr>
    </w:tbl>
    <w:p w:rsidR="00C00329" w:rsidRPr="001E2B1B" w:rsidRDefault="00C00329" w:rsidP="00C00329">
      <w:pPr>
        <w:pStyle w:val="Caption"/>
        <w:keepNext/>
      </w:pPr>
      <w:r w:rsidRPr="001E2B1B">
        <w:t xml:space="preserve">Table </w:t>
      </w:r>
      <w:fldSimple w:instr=" SEQ Table \* ARABIC ">
        <w:ins w:id="4534" w:author="Jim Kulp" w:date="2010-07-20T09:47:00Z">
          <w:r w:rsidR="00AF5D6E">
            <w:rPr>
              <w:noProof/>
            </w:rPr>
            <w:t>25</w:t>
          </w:r>
        </w:ins>
        <w:del w:id="4535" w:author="Jim Kulp" w:date="2010-07-20T09:47:00Z">
          <w:r w:rsidR="00902CF7" w:rsidDel="00AF5D6E">
            <w:rPr>
              <w:noProof/>
            </w:rPr>
            <w:delText>26</w:delText>
          </w:r>
        </w:del>
      </w:fldSimple>
      <w:r w:rsidRPr="001E2B1B">
        <w:t xml:space="preserve"> – Worker Memory Interface Signals Driven by the Slave, to the Master </w:t>
      </w:r>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278"/>
        <w:gridCol w:w="1620"/>
        <w:gridCol w:w="2520"/>
        <w:gridCol w:w="4140"/>
      </w:tblGrid>
      <w:tr w:rsidR="00C00329" w:rsidRPr="00111D2C">
        <w:tc>
          <w:tcPr>
            <w:tcW w:w="1278" w:type="dxa"/>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OCP</w:t>
            </w:r>
            <w:r w:rsidRPr="00111D2C">
              <w:rPr>
                <w:rFonts w:ascii="Verdana" w:hAnsi="Verdana"/>
                <w:b/>
                <w:sz w:val="20"/>
              </w:rPr>
              <w:br/>
              <w:t>Signal</w:t>
            </w:r>
          </w:p>
        </w:tc>
        <w:tc>
          <w:tcPr>
            <w:tcW w:w="162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When</w:t>
            </w:r>
            <w:r w:rsidRPr="00111D2C">
              <w:rPr>
                <w:rFonts w:ascii="Verdana" w:hAnsi="Verdana"/>
                <w:b/>
                <w:sz w:val="20"/>
              </w:rPr>
              <w:br/>
              <w:t>Included</w:t>
            </w:r>
          </w:p>
        </w:tc>
        <w:tc>
          <w:tcPr>
            <w:tcW w:w="252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Width</w:t>
            </w:r>
          </w:p>
        </w:tc>
        <w:tc>
          <w:tcPr>
            <w:tcW w:w="4140" w:type="dxa"/>
            <w:tcBorders>
              <w:bottom w:val="single" w:sz="4" w:space="0" w:color="008080"/>
            </w:tcBorders>
            <w:shd w:val="clear" w:color="auto" w:fill="F3F3F3"/>
            <w:vAlign w:val="center"/>
          </w:tcPr>
          <w:p w:rsidR="00C00329" w:rsidRPr="00111D2C" w:rsidRDefault="00C00329" w:rsidP="00C00329">
            <w:pPr>
              <w:keepNext/>
              <w:jc w:val="center"/>
              <w:rPr>
                <w:rFonts w:ascii="Verdana" w:hAnsi="Verdana"/>
                <w:b/>
                <w:sz w:val="20"/>
              </w:rPr>
            </w:pPr>
            <w:r w:rsidRPr="00111D2C">
              <w:rPr>
                <w:rFonts w:ascii="Verdana" w:hAnsi="Verdana"/>
                <w:b/>
                <w:sz w:val="20"/>
              </w:rPr>
              <w:t>Usage</w:t>
            </w:r>
          </w:p>
        </w:tc>
      </w:tr>
      <w:tr w:rsidR="00C00329" w:rsidRPr="001E2B1B">
        <w:tc>
          <w:tcPr>
            <w:tcW w:w="1278" w:type="dxa"/>
            <w:vAlign w:val="center"/>
          </w:tcPr>
          <w:p w:rsidR="00C00329" w:rsidRPr="001E2B1B" w:rsidRDefault="00C00329" w:rsidP="00C00329">
            <w:pPr>
              <w:pStyle w:val="ICTableEntry"/>
            </w:pPr>
            <w:r>
              <w:t>SCmdAccept</w:t>
            </w:r>
          </w:p>
        </w:tc>
        <w:tc>
          <w:tcPr>
            <w:tcW w:w="1620" w:type="dxa"/>
            <w:shd w:val="clear" w:color="auto" w:fill="FFFFFF"/>
            <w:vAlign w:val="center"/>
          </w:tcPr>
          <w:p w:rsidR="00C00329" w:rsidRPr="001E2B1B" w:rsidRDefault="00C00329" w:rsidP="00C00329">
            <w:pPr>
              <w:pStyle w:val="ICTableEntry"/>
            </w:pPr>
            <w:r>
              <w:t>always</w:t>
            </w:r>
          </w:p>
        </w:tc>
        <w:tc>
          <w:tcPr>
            <w:tcW w:w="2520" w:type="dxa"/>
            <w:shd w:val="clear" w:color="auto" w:fill="FFFFFF"/>
            <w:vAlign w:val="center"/>
          </w:tcPr>
          <w:p w:rsidR="00C00329" w:rsidRPr="001E2B1B" w:rsidRDefault="00C00329" w:rsidP="00C00329">
            <w:pPr>
              <w:pStyle w:val="ICTableEntry"/>
            </w:pPr>
            <w:r>
              <w:t>1</w:t>
            </w:r>
          </w:p>
        </w:tc>
        <w:tc>
          <w:tcPr>
            <w:tcW w:w="4140" w:type="dxa"/>
            <w:shd w:val="clear" w:color="auto" w:fill="FFFFFF"/>
            <w:vAlign w:val="center"/>
          </w:tcPr>
          <w:p w:rsidR="00C00329" w:rsidRPr="001E2B1B" w:rsidRDefault="00C00329" w:rsidP="00C00329">
            <w:pPr>
              <w:pStyle w:val="ICTableEntry"/>
            </w:pPr>
            <w:r>
              <w:t>Indicates slave has accepted the transfer command</w:t>
            </w:r>
          </w:p>
        </w:tc>
      </w:tr>
      <w:tr w:rsidR="00C00329" w:rsidRPr="001E2B1B">
        <w:tc>
          <w:tcPr>
            <w:tcW w:w="1278" w:type="dxa"/>
            <w:vAlign w:val="center"/>
          </w:tcPr>
          <w:p w:rsidR="00C00329" w:rsidRPr="001E2B1B" w:rsidRDefault="00C00329" w:rsidP="00C00329">
            <w:pPr>
              <w:pStyle w:val="ICTableEntry"/>
            </w:pPr>
            <w:r w:rsidRPr="001E2B1B">
              <w:t>SData</w:t>
            </w:r>
          </w:p>
        </w:tc>
        <w:tc>
          <w:tcPr>
            <w:tcW w:w="1620" w:type="dxa"/>
            <w:shd w:val="clear" w:color="auto" w:fill="FFFFFF"/>
            <w:vAlign w:val="center"/>
          </w:tcPr>
          <w:p w:rsidR="00C00329" w:rsidRPr="001E2B1B" w:rsidRDefault="00C00329" w:rsidP="00C00329">
            <w:pPr>
              <w:pStyle w:val="ICTableEntry"/>
            </w:pPr>
            <w:r>
              <w:t>always</w:t>
            </w:r>
          </w:p>
        </w:tc>
        <w:tc>
          <w:tcPr>
            <w:tcW w:w="2520" w:type="dxa"/>
            <w:shd w:val="clear" w:color="auto" w:fill="FFFFFF"/>
            <w:vAlign w:val="center"/>
          </w:tcPr>
          <w:p w:rsidR="00C00329" w:rsidRDefault="00C00329" w:rsidP="00C00329">
            <w:pPr>
              <w:pStyle w:val="ICTableEntry"/>
            </w:pPr>
            <w:r>
              <w:t>If ByteWidth != DataWidth and ByteWidth != 8:</w:t>
            </w:r>
            <w:r>
              <w:br/>
            </w:r>
            <w:r>
              <w:tab/>
              <w:t>8 *DataWidth/ByteWidth</w:t>
            </w:r>
            <w:r>
              <w:br/>
              <w:t>Else:</w:t>
            </w:r>
          </w:p>
          <w:p w:rsidR="00C00329" w:rsidRPr="001E2B1B" w:rsidRDefault="00C00329" w:rsidP="00C00329">
            <w:pPr>
              <w:pStyle w:val="ICTableEntry"/>
            </w:pPr>
            <w:r>
              <w:tab/>
              <w:t>DataWidth</w:t>
            </w:r>
          </w:p>
        </w:tc>
        <w:tc>
          <w:tcPr>
            <w:tcW w:w="4140" w:type="dxa"/>
            <w:tcBorders>
              <w:bottom w:val="single" w:sz="4" w:space="0" w:color="008080"/>
            </w:tcBorders>
            <w:shd w:val="clear" w:color="auto" w:fill="FFFFFF"/>
            <w:vAlign w:val="center"/>
          </w:tcPr>
          <w:p w:rsidR="00C00329" w:rsidRPr="001E2B1B" w:rsidRDefault="00C00329" w:rsidP="00C00329">
            <w:pPr>
              <w:pStyle w:val="ICTableEntry"/>
            </w:pPr>
            <w:r w:rsidRPr="001E2B1B">
              <w:t>Read Data</w:t>
            </w:r>
          </w:p>
        </w:tc>
      </w:tr>
      <w:tr w:rsidR="00C00329" w:rsidRPr="001E2B1B">
        <w:tc>
          <w:tcPr>
            <w:tcW w:w="1278" w:type="dxa"/>
            <w:vAlign w:val="center"/>
          </w:tcPr>
          <w:p w:rsidR="00C00329" w:rsidRPr="001E2B1B" w:rsidRDefault="00C00329" w:rsidP="00C00329">
            <w:pPr>
              <w:pStyle w:val="ICTableEntry"/>
            </w:pPr>
            <w:r>
              <w:t>SDataAccept</w:t>
            </w:r>
          </w:p>
        </w:tc>
        <w:tc>
          <w:tcPr>
            <w:tcW w:w="1620" w:type="dxa"/>
            <w:shd w:val="clear" w:color="auto" w:fill="FFFFFF"/>
            <w:vAlign w:val="center"/>
          </w:tcPr>
          <w:p w:rsidR="00C00329" w:rsidRPr="001E2B1B" w:rsidRDefault="00C00329" w:rsidP="00C00329">
            <w:pPr>
              <w:pStyle w:val="ICTableEntry"/>
            </w:pPr>
            <w:r>
              <w:t xml:space="preserve">(PreciseBurst </w:t>
            </w:r>
            <w:r w:rsidRPr="00580751">
              <w:rPr>
                <w:u w:val="single"/>
              </w:rPr>
              <w:t>or</w:t>
            </w:r>
            <w:r>
              <w:t xml:space="preserve"> ImpreciseBurst) and WriteData-FlowControl</w:t>
            </w:r>
          </w:p>
        </w:tc>
        <w:tc>
          <w:tcPr>
            <w:tcW w:w="2520" w:type="dxa"/>
            <w:shd w:val="clear" w:color="auto" w:fill="FFFFFF"/>
            <w:vAlign w:val="center"/>
          </w:tcPr>
          <w:p w:rsidR="00C00329" w:rsidRPr="001E2B1B" w:rsidRDefault="00C00329" w:rsidP="00C00329">
            <w:pPr>
              <w:pStyle w:val="ICTableEntry"/>
            </w:pPr>
            <w:r>
              <w:t>1</w:t>
            </w:r>
          </w:p>
        </w:tc>
        <w:tc>
          <w:tcPr>
            <w:tcW w:w="4140" w:type="dxa"/>
            <w:shd w:val="clear" w:color="auto" w:fill="FFFFFF"/>
            <w:vAlign w:val="center"/>
          </w:tcPr>
          <w:p w:rsidR="00C00329" w:rsidRPr="001E2B1B" w:rsidRDefault="00C00329" w:rsidP="00C00329">
            <w:pPr>
              <w:pStyle w:val="ICTableEntry"/>
            </w:pPr>
            <w:r>
              <w:t>Indicates slave has accepted write data word.</w:t>
            </w:r>
          </w:p>
        </w:tc>
      </w:tr>
      <w:tr w:rsidR="00C00329" w:rsidRPr="001E2B1B">
        <w:tc>
          <w:tcPr>
            <w:tcW w:w="1278" w:type="dxa"/>
            <w:vAlign w:val="center"/>
          </w:tcPr>
          <w:p w:rsidR="00C00329" w:rsidRPr="001E2B1B" w:rsidRDefault="00C00329" w:rsidP="00C00329">
            <w:pPr>
              <w:pStyle w:val="ICTableEntry"/>
            </w:pPr>
            <w:r w:rsidRPr="001E2B1B">
              <w:t>SDataInfo</w:t>
            </w:r>
          </w:p>
        </w:tc>
        <w:tc>
          <w:tcPr>
            <w:tcW w:w="1620" w:type="dxa"/>
            <w:shd w:val="clear" w:color="auto" w:fill="FFFFFF"/>
            <w:vAlign w:val="center"/>
          </w:tcPr>
          <w:p w:rsidR="00C00329" w:rsidRPr="001E2B1B" w:rsidRDefault="00C00329" w:rsidP="00C00329">
            <w:pPr>
              <w:pStyle w:val="ICTableEntry"/>
            </w:pPr>
            <w:r>
              <w:t>If ByteWidth != DataWidth and ByteWidth != 8</w:t>
            </w:r>
          </w:p>
        </w:tc>
        <w:tc>
          <w:tcPr>
            <w:tcW w:w="2520" w:type="dxa"/>
            <w:shd w:val="clear" w:color="auto" w:fill="FFFFFF"/>
            <w:vAlign w:val="center"/>
          </w:tcPr>
          <w:p w:rsidR="00C00329" w:rsidRPr="001E2B1B" w:rsidRDefault="00C00329" w:rsidP="00C00329">
            <w:pPr>
              <w:pStyle w:val="ICTableEntry"/>
            </w:pPr>
            <w:r>
              <w:t>DataWidth – (8 * DataWidth/ByteWidth)</w:t>
            </w:r>
          </w:p>
        </w:tc>
        <w:tc>
          <w:tcPr>
            <w:tcW w:w="4140" w:type="dxa"/>
            <w:tcBorders>
              <w:bottom w:val="single" w:sz="4" w:space="0" w:color="008080"/>
            </w:tcBorders>
            <w:shd w:val="clear" w:color="auto" w:fill="FFFFFF"/>
            <w:vAlign w:val="center"/>
          </w:tcPr>
          <w:p w:rsidR="00C00329" w:rsidRPr="001E2B1B" w:rsidRDefault="00C00329" w:rsidP="00C00329">
            <w:pPr>
              <w:pStyle w:val="ICTableEntry"/>
            </w:pPr>
            <w:r>
              <w:t>Extra read data not allowed in SData per OCP</w:t>
            </w:r>
          </w:p>
        </w:tc>
      </w:tr>
      <w:tr w:rsidR="00C00329" w:rsidRPr="001E2B1B">
        <w:tc>
          <w:tcPr>
            <w:tcW w:w="1278" w:type="dxa"/>
            <w:vAlign w:val="center"/>
          </w:tcPr>
          <w:p w:rsidR="00C00329" w:rsidRPr="001E2B1B" w:rsidRDefault="00C00329" w:rsidP="00C00329">
            <w:pPr>
              <w:pStyle w:val="ICTableEntry"/>
            </w:pPr>
            <w:r w:rsidRPr="001E2B1B">
              <w:t>SResp</w:t>
            </w:r>
          </w:p>
        </w:tc>
        <w:tc>
          <w:tcPr>
            <w:tcW w:w="1620" w:type="dxa"/>
            <w:shd w:val="clear" w:color="auto" w:fill="FFFFFF"/>
            <w:vAlign w:val="center"/>
          </w:tcPr>
          <w:p w:rsidR="00C00329" w:rsidRPr="001E2B1B" w:rsidRDefault="00C00329" w:rsidP="00C00329">
            <w:pPr>
              <w:pStyle w:val="ICTableEntry"/>
            </w:pPr>
            <w:r>
              <w:t>always</w:t>
            </w:r>
          </w:p>
        </w:tc>
        <w:tc>
          <w:tcPr>
            <w:tcW w:w="2520" w:type="dxa"/>
            <w:shd w:val="clear" w:color="auto" w:fill="FFFFFF"/>
            <w:vAlign w:val="center"/>
          </w:tcPr>
          <w:p w:rsidR="00C00329" w:rsidRPr="001E2B1B" w:rsidRDefault="00C00329" w:rsidP="00C00329">
            <w:pPr>
              <w:pStyle w:val="ICTableEntry"/>
            </w:pPr>
            <w:r>
              <w:t>1</w:t>
            </w:r>
          </w:p>
        </w:tc>
        <w:tc>
          <w:tcPr>
            <w:tcW w:w="4140" w:type="dxa"/>
            <w:tcBorders>
              <w:bottom w:val="single" w:sz="4" w:space="0" w:color="008080"/>
            </w:tcBorders>
            <w:shd w:val="clear" w:color="auto" w:fill="FFFFFF"/>
            <w:vAlign w:val="center"/>
          </w:tcPr>
          <w:p w:rsidR="00C00329" w:rsidRPr="001E2B1B" w:rsidRDefault="00C00329" w:rsidP="00C00329">
            <w:pPr>
              <w:pStyle w:val="ICTableEntry"/>
            </w:pPr>
            <w:r w:rsidRPr="001E2B1B">
              <w:t xml:space="preserve">Qualifies active read-data </w:t>
            </w:r>
            <w:r>
              <w:t>words</w:t>
            </w:r>
          </w:p>
        </w:tc>
      </w:tr>
      <w:tr w:rsidR="00C00329" w:rsidRPr="001E2B1B">
        <w:tc>
          <w:tcPr>
            <w:tcW w:w="1278" w:type="dxa"/>
            <w:vAlign w:val="center"/>
          </w:tcPr>
          <w:p w:rsidR="00C00329" w:rsidRPr="001E2B1B" w:rsidRDefault="00C00329" w:rsidP="00C00329">
            <w:pPr>
              <w:pStyle w:val="ICTableEntry"/>
            </w:pPr>
            <w:r w:rsidRPr="001E2B1B">
              <w:t>SRespLast</w:t>
            </w:r>
          </w:p>
        </w:tc>
        <w:tc>
          <w:tcPr>
            <w:tcW w:w="1620" w:type="dxa"/>
            <w:shd w:val="clear" w:color="auto" w:fill="FFFFFF"/>
            <w:vAlign w:val="center"/>
          </w:tcPr>
          <w:p w:rsidR="00C00329" w:rsidRPr="001E2B1B" w:rsidRDefault="00C00329" w:rsidP="00C00329">
            <w:pPr>
              <w:pStyle w:val="ICTableEntry"/>
            </w:pPr>
            <w:r>
              <w:t xml:space="preserve">PreciseBurst </w:t>
            </w:r>
            <w:r>
              <w:rPr>
                <w:u w:val="single"/>
              </w:rPr>
              <w:t>or</w:t>
            </w:r>
            <w:r>
              <w:t xml:space="preserve"> ImpreciseBurst</w:t>
            </w:r>
          </w:p>
        </w:tc>
        <w:tc>
          <w:tcPr>
            <w:tcW w:w="2520" w:type="dxa"/>
            <w:shd w:val="clear" w:color="auto" w:fill="FFFFFF"/>
            <w:vAlign w:val="center"/>
          </w:tcPr>
          <w:p w:rsidR="00C00329" w:rsidRPr="001E2B1B" w:rsidRDefault="00C00329" w:rsidP="00C00329">
            <w:pPr>
              <w:pStyle w:val="ICTableEntry"/>
            </w:pPr>
            <w:r>
              <w:t>1</w:t>
            </w:r>
          </w:p>
        </w:tc>
        <w:tc>
          <w:tcPr>
            <w:tcW w:w="4140" w:type="dxa"/>
            <w:tcBorders>
              <w:bottom w:val="single" w:sz="4" w:space="0" w:color="008080"/>
            </w:tcBorders>
            <w:shd w:val="clear" w:color="auto" w:fill="FFFFFF"/>
            <w:vAlign w:val="center"/>
          </w:tcPr>
          <w:p w:rsidR="00C00329" w:rsidRPr="001E2B1B" w:rsidRDefault="00C00329" w:rsidP="00C00329">
            <w:pPr>
              <w:pStyle w:val="ICTableEntry"/>
            </w:pPr>
            <w:r w:rsidRPr="001E2B1B">
              <w:t>Indicates last beat of read data in a burst</w:t>
            </w:r>
          </w:p>
        </w:tc>
      </w:tr>
    </w:tbl>
    <w:p w:rsidR="00C00329" w:rsidRPr="001E2B1B" w:rsidDel="005E5723" w:rsidRDefault="00C00329" w:rsidP="00C00329">
      <w:pPr>
        <w:pStyle w:val="Heading2"/>
        <w:numPr>
          <w:numberingChange w:id="4536" w:author="James Kulp" w:date="2008-11-13T10:51:00Z" w:original="%1:8:0:.%2:6:0:"/>
        </w:numPr>
      </w:pPr>
      <w:bookmarkStart w:id="4537" w:name="_Toc141235505"/>
      <w:r w:rsidRPr="001E2B1B">
        <w:t>WMemI Semantics</w:t>
      </w:r>
      <w:bookmarkEnd w:id="4537"/>
    </w:p>
    <w:p w:rsidR="00C00329" w:rsidRPr="001E2B1B" w:rsidRDefault="00C00329" w:rsidP="00C00329">
      <w:r w:rsidRPr="001E2B1B">
        <w:t>This section describes specific semantic signal meanings in WMemI that are layered on top of the fundamental OCP signals. They are organized by function and then the signals affected.</w:t>
      </w:r>
    </w:p>
    <w:p w:rsidR="00C00329" w:rsidRDefault="00C00329" w:rsidP="00C00329">
      <w:r w:rsidRPr="001E2B1B">
        <w:t>There are no special semantics with WMemI</w:t>
      </w:r>
      <w:r>
        <w:t>, but there are additional restrictions</w:t>
      </w:r>
      <w:r w:rsidRPr="001E2B1B">
        <w:t>.</w:t>
      </w:r>
    </w:p>
    <w:p w:rsidR="00C00329" w:rsidRDefault="00C00329" w:rsidP="00C00329">
      <w:pPr>
        <w:pStyle w:val="Heading3"/>
        <w:numPr>
          <w:numberingChange w:id="4538" w:author="James Kulp" w:date="2008-11-13T10:51:00Z" w:original="%1:8:0:.%2:6:0:.%3:1:0:"/>
        </w:numPr>
      </w:pPr>
      <w:bookmarkStart w:id="4539" w:name="_Toc141235506"/>
      <w:r>
        <w:t>Two basic modes of WMemI: bursts or not</w:t>
      </w:r>
      <w:bookmarkEnd w:id="4539"/>
    </w:p>
    <w:p w:rsidR="00C00329" w:rsidRDefault="00C00329" w:rsidP="00C00329">
      <w:r>
        <w:t>When neither type of burst is enabled by the WMemI attributes, the interface is simplified to have no data handshake phase, and thus no pipelining of requests before write data.  The worker always presents data with the request, doesn’t deal with bursts, and uses the MByteEn signals for write byte enables.</w:t>
      </w:r>
    </w:p>
    <w:p w:rsidR="00C00329" w:rsidRPr="001E2B1B" w:rsidRDefault="00C00329" w:rsidP="00C00329">
      <w:r>
        <w:t>When either type of burst is enabled by the WMemI attributes, the interface is configured with pipelined requests, bursts, and the (data handshake phase) MDataByteEn signals are used for write byte enables.</w:t>
      </w:r>
    </w:p>
    <w:p w:rsidR="00C00329" w:rsidRDefault="00C00329">
      <w:pPr>
        <w:pStyle w:val="Heading3"/>
        <w:numPr>
          <w:numberingChange w:id="4540" w:author="James Kulp" w:date="2008-11-13T10:51:00Z" w:original="%1:8:0:.%2:6:0:.%3:2:0:"/>
        </w:numPr>
      </w:pPr>
      <w:bookmarkStart w:id="4541" w:name="_Toc141235507"/>
      <w:r>
        <w:t xml:space="preserve">Use only </w:t>
      </w:r>
      <w:r w:rsidRPr="001E2B1B">
        <w:t xml:space="preserve">Single-Request Multiple-Data </w:t>
      </w:r>
      <w:r>
        <w:t>for Precise Bursts</w:t>
      </w:r>
      <w:bookmarkEnd w:id="4541"/>
    </w:p>
    <w:p w:rsidR="00C00329" w:rsidRDefault="00C00329" w:rsidP="00C00329">
      <w:r>
        <w:t>When the interface supports precise bursts, they must be issued with a single request, which is the semantic when the MBurstSingleReq signal is true (or tied true).  Thus WMemI masters must not issue precise bursts with multiple requests.  When the interface supports imprecise bursts, OCP requires using multiple-request-multiple-data bursts.  When both precise bursts and imprecise bursts are supported, the MBurstSingleReq signal is configured (as well as the MPreciseBurst signal) and they both always have the same value: if the burst is precise, a single request is used, and if the burst is imprecise, multiple requests are used.</w:t>
      </w:r>
    </w:p>
    <w:p w:rsidR="00C00329" w:rsidRDefault="00C00329" w:rsidP="00C00329">
      <w:pPr>
        <w:pStyle w:val="Heading3"/>
        <w:numPr>
          <w:numberingChange w:id="4542" w:author="James Kulp" w:date="2008-11-13T10:51:00Z" w:original="%1:8:0:.%2:6:0:.%3:3:0:"/>
        </w:numPr>
      </w:pPr>
      <w:bookmarkStart w:id="4543" w:name="_Toc141235508"/>
      <w:r>
        <w:t>Intra-burst write data flow control</w:t>
      </w:r>
      <w:bookmarkEnd w:id="4543"/>
    </w:p>
    <w:p w:rsidR="00C00329" w:rsidRDefault="00C00329" w:rsidP="00C00329">
      <w:r>
        <w:t>With WMemI, the SCmdAccept signal is always enabled and used to accept requests.  The WriteDataFlowControl attribute, which can only be TRUE when bursts are used, enables the dataaccept OCP configuration parameter and thus the SDataAccept signal.  In this case every data word asserted with MDataValid, must be held until accepted via the SDataAccept signal being asserted by the slave.</w:t>
      </w:r>
    </w:p>
    <w:p w:rsidR="00C00329" w:rsidRDefault="00C00329" w:rsidP="00C00329">
      <w:r>
        <w:t>When WriteDataFlowControl is FALSE, the dataaccept parameter is zero, and the MDataAccept signal is not in the interface.  In this case, precise and imprecise bursts may work differently since imprecise may throttle write data via SCmdAccept within the burst.</w:t>
      </w:r>
    </w:p>
    <w:p w:rsidR="00C00329" w:rsidRDefault="00C00329" w:rsidP="00C00329">
      <w:r>
        <w:t xml:space="preserve">Regardless of the setting of WriteDataFlowControl, if the first write data word in the burst (first data handshake phase in the burst) is presented (via MDataValid) </w:t>
      </w:r>
      <w:r w:rsidRPr="00FE7626">
        <w:rPr>
          <w:i/>
        </w:rPr>
        <w:t>before</w:t>
      </w:r>
      <w:r>
        <w:t xml:space="preserve"> SCmdAccept is asserted (which indicates the end of the first request phase), that data (and the associated MDataValid) must be held constant until SCmdAccept is asserted. </w:t>
      </w:r>
      <w:del w:id="4544" w:author="James Kulp" w:date="2008-11-13T12:10:00Z">
        <w:r w:rsidDel="00374228">
          <w:delText>If the master never asserts MDataValid until SCmdAccept is asserted, then it will never need to hold MDataValid for more then a cycle.</w:delText>
        </w:r>
      </w:del>
    </w:p>
    <w:p w:rsidR="00C00329" w:rsidRPr="008159F5" w:rsidRDefault="00C00329" w:rsidP="00C00329">
      <w:pPr>
        <w:pStyle w:val="Heading4"/>
        <w:numPr>
          <w:numberingChange w:id="4545" w:author="James Kulp" w:date="2008-11-13T10:51:00Z" w:original="%1:8:0:.%2:6:0:.%3:3:0:.%4:1:0:"/>
        </w:numPr>
      </w:pPr>
      <w:r w:rsidRPr="008159F5">
        <w:t>Precise Bursts with no Write Flow Control.</w:t>
      </w:r>
    </w:p>
    <w:p w:rsidR="00C00329" w:rsidRDefault="00C00329" w:rsidP="00C00329">
      <w:r>
        <w:t>After SCmdAccept is asserted for the single request for the precise burst, any data words are simply presented in a single cycle with MDataValid asserted, and the slave must/will capture the data.  Masters issuing precise bursts when WriteDataFlowControl is FALSE are assured that all data asserted after the cycle in which SCmdAccept is asserted will be accepted by the slave immediately.</w:t>
      </w:r>
    </w:p>
    <w:p w:rsidR="00C00329" w:rsidRDefault="00C00329" w:rsidP="00C00329">
      <w:pPr>
        <w:pStyle w:val="Heading4"/>
        <w:numPr>
          <w:numberingChange w:id="4546" w:author="James Kulp" w:date="2008-11-13T10:51:00Z" w:original="%1:8:0:.%2:6:0:.%3:3:0:.%4:2:0:"/>
        </w:numPr>
      </w:pPr>
      <w:r>
        <w:t>Imprecise Bursts with no Write Flow Control.</w:t>
      </w:r>
    </w:p>
    <w:p w:rsidR="00C00329" w:rsidRDefault="00C00329" w:rsidP="00C00329">
      <w:r>
        <w:t>In WMemI imprecise bursts use multiple requests for the burst.  Thus, per OCP, the data associated with a request may be asserted starting in the same cycle as the request, but can also be arbitrarily delayed.  As mentioned above, data asserted (with MDataValid) before the associated SCmdAccept must be held until SCmdAccept is asserted.  Data asserted during or after the associated SCmdAccept assertion must/will be captured by the slave in that cycle.</w:t>
      </w:r>
    </w:p>
    <w:p w:rsidR="00C00329" w:rsidRDefault="00C00329" w:rsidP="00C00329">
      <w:r>
        <w:t>Masters issuing imprecise bursts must obey the SCmdAccept behavior for every request in the burst.  Thus even when WriteDataFlowControl is FALSE, the master must support request flow control throughout the burst.</w:t>
      </w:r>
    </w:p>
    <w:p w:rsidR="00C00329" w:rsidRDefault="00C00329" w:rsidP="00C00329">
      <w:pPr>
        <w:pStyle w:val="Heading3"/>
        <w:numPr>
          <w:numberingChange w:id="4547" w:author="James Kulp" w:date="2008-11-13T10:51:00Z" w:original="%1:8:0:.%2:6:0:.%3:4:0:"/>
        </w:numPr>
      </w:pPr>
      <w:bookmarkStart w:id="4548" w:name="_Toc141235509"/>
      <w:r>
        <w:t>Intra-burst read data flow control</w:t>
      </w:r>
      <w:bookmarkEnd w:id="4548"/>
    </w:p>
    <w:p w:rsidR="00C00329" w:rsidRDefault="00C00329" w:rsidP="00C00329">
      <w:r>
        <w:t>The WMemI ReadDataFlowControl attribute configures the interface to provide this feature by way of the MRespAccept signal, which causes the slave to hold read data until accepted by the master.  This option is only used when bursts are enabled, and is typically only used for precise bursts, since intra-burst read flow control can be accomplished by the worker/master via throttling its own issuance of read requests.</w:t>
      </w:r>
    </w:p>
    <w:p w:rsidR="00C00329" w:rsidRPr="009C22AC" w:rsidRDefault="00C00329" w:rsidP="00C00329">
      <w:pPr>
        <w:pStyle w:val="Heading2"/>
        <w:numPr>
          <w:numberingChange w:id="4549" w:author="James Kulp" w:date="2008-11-13T10:51:00Z" w:original="%1:8:0:.%2:7:0:"/>
        </w:numPr>
      </w:pPr>
      <w:bookmarkStart w:id="4550" w:name="_Toc141235510"/>
      <w:r>
        <w:t>WMem</w:t>
      </w:r>
      <w:r w:rsidRPr="001E2B1B">
        <w:t xml:space="preserve">I Infrastructure </w:t>
      </w:r>
      <w:r>
        <w:t>Issues</w:t>
      </w:r>
      <w:bookmarkEnd w:id="4550"/>
    </w:p>
    <w:p w:rsidR="00C00329" w:rsidRDefault="00C00329" w:rsidP="00C00329">
      <w:r>
        <w:t>WMemI infrastructure IP acts as a slave to worker interfaces specified with the WMemI attributes above.  There are three significant issues in supporting worker choices: burst support (implying datahandshake), intra-burst flow control (for precise bursts), and data/byte widths.</w:t>
      </w:r>
    </w:p>
    <w:p w:rsidR="00C00329" w:rsidRDefault="00C00329" w:rsidP="00C00329">
      <w:pPr>
        <w:pStyle w:val="Heading3"/>
        <w:numPr>
          <w:numberingChange w:id="4551" w:author="James Kulp" w:date="2008-11-13T10:51:00Z" w:original="%1:8:0:.%2:7:0:.%3:1:0:"/>
        </w:numPr>
      </w:pPr>
      <w:bookmarkStart w:id="4552" w:name="_Toc141235511"/>
      <w:r>
        <w:t>Burst support</w:t>
      </w:r>
      <w:bookmarkEnd w:id="4552"/>
    </w:p>
    <w:p w:rsidR="00C00329" w:rsidRDefault="00C00329" w:rsidP="00C00329">
      <w:r>
        <w:t>If memory IP supports both precise bursts and imprecise bursts then it will be able to satisfy any worker burst behavior.  The major challenge/cost is in adding the dynamic behavior to optimize the imprecise case where the controller does not know how much data will be in the burst.  In both cases, the memory IP does not know how many intra-burst idle cycles there will be (either in requests or data), and is usually optimized for the continuous case.</w:t>
      </w:r>
    </w:p>
    <w:p w:rsidR="00C00329" w:rsidRDefault="00C00329" w:rsidP="00C00329">
      <w:r>
        <w:t>When the worker has no burst support, and thus no data handshake phase, tie-offs on the burst-related signals (imprecise burst with burst length of 1) should suffice.</w:t>
      </w:r>
    </w:p>
    <w:p w:rsidR="00C00329" w:rsidRDefault="00C00329" w:rsidP="00C00329">
      <w:r>
        <w:t>If the memory IP has no burst support, then a slightly more complex adapter is required, to align request and data phases, and, for precise bursts, an address counter/generator is required.</w:t>
      </w:r>
    </w:p>
    <w:p w:rsidR="00C00329" w:rsidRDefault="00C00329" w:rsidP="00C00329">
      <w:pPr>
        <w:pStyle w:val="Heading3"/>
        <w:numPr>
          <w:numberingChange w:id="4553" w:author="James Kulp" w:date="2008-11-13T10:51:00Z" w:original="%1:8:0:.%2:7:0:.%3:2:0:"/>
        </w:numPr>
      </w:pPr>
      <w:bookmarkStart w:id="4554" w:name="_Toc141235512"/>
      <w:r>
        <w:t>Intra-burst flow control</w:t>
      </w:r>
      <w:bookmarkEnd w:id="4554"/>
    </w:p>
    <w:p w:rsidR="00C00329" w:rsidRDefault="00C00329" w:rsidP="00C00329">
      <w:r>
        <w:t>When a worker does not support write data flow control, all data in the burst must be captured in the cycle it is asserted (via MDataValid), up to the maximum burst size.  This may require adding buffering to the memory IP (or adding an adapter with such memory).  If the worker implements read data flow control, the memory IP may require extra buffering when it cannot apply backpressure to the underlying memory mechanisms.</w:t>
      </w:r>
    </w:p>
    <w:p w:rsidR="00C00329" w:rsidRDefault="00C00329" w:rsidP="00C00329">
      <w:r>
        <w:t>When there are burst size mismatches, without flow control, extra buffering is also required (i.e. when the worker writes a burst without flow control, larger than the buffering available in the memory IP).</w:t>
      </w:r>
    </w:p>
    <w:p w:rsidR="00C00329" w:rsidRDefault="00C00329" w:rsidP="00C00329">
      <w:pPr>
        <w:pStyle w:val="Heading3"/>
        <w:numPr>
          <w:numberingChange w:id="4555" w:author="James Kulp" w:date="2008-11-13T10:51:00Z" w:original="%1:8:0:.%2:7:0:.%3:3:0:"/>
        </w:numPr>
      </w:pPr>
      <w:bookmarkStart w:id="4556" w:name="_Toc141235513"/>
      <w:r>
        <w:t>Data/byte widths</w:t>
      </w:r>
      <w:bookmarkEnd w:id="4556"/>
    </w:p>
    <w:p w:rsidR="00C00329" w:rsidRDefault="00C00329" w:rsidP="00C00329">
      <w:pPr>
        <w:rPr>
          <w:ins w:id="4557" w:author="Jim Kulp" w:date="2010-01-24T18:44:00Z"/>
        </w:rPr>
      </w:pPr>
      <w:r>
        <w:t>There are many cases of width mismatches, but a common one is when the memory itself has more bits in width than the worker requires or wants to use.  The simple case is to simply ignore the extra bits (sometimes the extra bits-per-byte when memory bytes are actually &gt; 8 bits wide).  Most Memory IP should work when the worker wants simple power-of-2 memory widths and 8-bit bytes.</w:t>
      </w:r>
    </w:p>
    <w:p w:rsidR="00033DC3" w:rsidRDefault="00033DC3" w:rsidP="00033DC3">
      <w:pPr>
        <w:pStyle w:val="Heading1"/>
        <w:numPr>
          <w:ins w:id="4558" w:author="Jim Kulp" w:date="2010-01-24T18:44:00Z"/>
        </w:numPr>
        <w:shd w:val="clear" w:color="auto" w:fill="E6E6E6"/>
        <w:rPr>
          <w:ins w:id="4559" w:author="Jim Kulp" w:date="2010-01-24T18:44:00Z"/>
        </w:rPr>
      </w:pPr>
      <w:bookmarkStart w:id="4560" w:name="_Toc141235514"/>
      <w:ins w:id="4561" w:author="Jim Kulp" w:date="2010-01-24T18:44:00Z">
        <w:r w:rsidRPr="001E2B1B">
          <w:t xml:space="preserve">Worker </w:t>
        </w:r>
      </w:ins>
      <w:ins w:id="4562" w:author="Jim Kulp" w:date="2010-01-24T18:45:00Z">
        <w:r w:rsidR="00431B0A">
          <w:t>Time</w:t>
        </w:r>
      </w:ins>
      <w:ins w:id="4563" w:author="Jim Kulp" w:date="2010-01-24T18:44:00Z">
        <w:r w:rsidRPr="001E2B1B">
          <w:t xml:space="preserve"> </w:t>
        </w:r>
        <w:r w:rsidR="00431B0A">
          <w:t>Interface (WT</w:t>
        </w:r>
        <w:r w:rsidRPr="001E2B1B">
          <w:t>I)</w:t>
        </w:r>
        <w:bookmarkEnd w:id="4560"/>
      </w:ins>
    </w:p>
    <w:p w:rsidR="00033DC3" w:rsidRDefault="00431B0A" w:rsidP="00033DC3">
      <w:pPr>
        <w:pStyle w:val="Heading2"/>
        <w:numPr>
          <w:ins w:id="4564" w:author="Jim Kulp" w:date="2010-01-24T18:44:00Z"/>
        </w:numPr>
        <w:rPr>
          <w:ins w:id="4565" w:author="Jim Kulp" w:date="2010-01-24T18:44:00Z"/>
        </w:rPr>
      </w:pPr>
      <w:bookmarkStart w:id="4566" w:name="_Toc141235515"/>
      <w:ins w:id="4567" w:author="Jim Kulp" w:date="2010-01-24T18:44:00Z">
        <w:r>
          <w:t>WT</w:t>
        </w:r>
        <w:r w:rsidR="00033DC3" w:rsidRPr="001E2B1B">
          <w:t xml:space="preserve">I </w:t>
        </w:r>
        <w:r w:rsidR="00033DC3">
          <w:t>Motivation</w:t>
        </w:r>
        <w:bookmarkEnd w:id="4566"/>
      </w:ins>
    </w:p>
    <w:p w:rsidR="00431B0A" w:rsidRDefault="00431B0A" w:rsidP="00033DC3">
      <w:pPr>
        <w:numPr>
          <w:ins w:id="4568" w:author="Jim Kulp" w:date="2010-01-24T18:44:00Z"/>
        </w:numPr>
        <w:spacing w:before="240" w:after="240"/>
        <w:rPr>
          <w:ins w:id="4569" w:author="Jim Kulp" w:date="2010-01-25T15:38:00Z"/>
          <w:rFonts w:cs="Arial"/>
          <w:color w:val="000000"/>
        </w:rPr>
      </w:pPr>
      <w:ins w:id="4570" w:author="Jim Kulp" w:date="2010-01-24T18:44:00Z">
        <w:r>
          <w:rPr>
            <w:rFonts w:cs="Arial"/>
            <w:color w:val="000000"/>
          </w:rPr>
          <w:t>WT</w:t>
        </w:r>
        <w:r w:rsidR="00033DC3" w:rsidRPr="001E2B1B">
          <w:rPr>
            <w:rFonts w:cs="Arial"/>
            <w:color w:val="000000"/>
          </w:rPr>
          <w:t>I is an interfa</w:t>
        </w:r>
        <w:r w:rsidR="00033DC3">
          <w:rPr>
            <w:rFonts w:cs="Arial"/>
            <w:color w:val="000000"/>
          </w:rPr>
          <w:t xml:space="preserve">ce that allows workers to access </w:t>
        </w:r>
      </w:ins>
      <w:ins w:id="4571" w:author="Jim Kulp" w:date="2010-01-24T18:45:00Z">
        <w:r>
          <w:rPr>
            <w:rFonts w:cs="Arial"/>
            <w:color w:val="000000"/>
          </w:rPr>
          <w:t>the current system time</w:t>
        </w:r>
      </w:ins>
      <w:ins w:id="4572" w:author="Jim Kulp" w:date="2010-01-25T14:19:00Z">
        <w:r w:rsidR="001C43D0">
          <w:rPr>
            <w:rFonts w:cs="Arial"/>
            <w:color w:val="000000"/>
          </w:rPr>
          <w:t xml:space="preserve"> (TOD, “now”)</w:t>
        </w:r>
      </w:ins>
      <w:ins w:id="4573" w:author="Jim Kulp" w:date="2010-01-24T18:45:00Z">
        <w:r>
          <w:rPr>
            <w:rFonts w:cs="Arial"/>
            <w:color w:val="000000"/>
          </w:rPr>
          <w:t>.  This allows any worker in the system to know what time it is, to some system-defined accuracy (depending on the implementation of that service across the system).</w:t>
        </w:r>
      </w:ins>
      <w:ins w:id="4574" w:author="Jim Kulp" w:date="2010-01-25T15:35:00Z">
        <w:r w:rsidR="004A2BF5">
          <w:rPr>
            <w:rFonts w:cs="Arial"/>
            <w:color w:val="000000"/>
          </w:rPr>
          <w:t xml:space="preserve">  Many applications require accurate and precise timestamping, time measurement, and time scheduling.  The </w:t>
        </w:r>
      </w:ins>
      <w:ins w:id="4575" w:author="Jim Kulp" w:date="2010-01-25T15:36:00Z">
        <w:r w:rsidR="004A2BF5">
          <w:rPr>
            <w:rFonts w:cs="Arial"/>
            <w:color w:val="000000"/>
          </w:rPr>
          <w:t xml:space="preserve">interface </w:t>
        </w:r>
      </w:ins>
      <w:ins w:id="4576" w:author="Jim Kulp" w:date="2010-01-25T15:38:00Z">
        <w:r w:rsidR="004A2BF5">
          <w:rPr>
            <w:rFonts w:cs="Arial"/>
            <w:color w:val="000000"/>
          </w:rPr>
          <w:t xml:space="preserve">must </w:t>
        </w:r>
      </w:ins>
      <w:ins w:id="4577" w:author="Jim Kulp" w:date="2010-01-25T15:36:00Z">
        <w:r w:rsidR="004A2BF5">
          <w:rPr>
            <w:rFonts w:cs="Arial"/>
            <w:color w:val="000000"/>
          </w:rPr>
          <w:t xml:space="preserve">enable time to be provided as accurately as </w:t>
        </w:r>
      </w:ins>
      <w:ins w:id="4578" w:author="Jim Kulp" w:date="2010-01-25T15:37:00Z">
        <w:r w:rsidR="004A2BF5">
          <w:rPr>
            <w:rFonts w:cs="Arial"/>
            <w:color w:val="000000"/>
          </w:rPr>
          <w:t xml:space="preserve">technically </w:t>
        </w:r>
      </w:ins>
      <w:ins w:id="4579" w:author="Jim Kulp" w:date="2010-01-25T15:36:00Z">
        <w:r w:rsidR="004A2BF5">
          <w:rPr>
            <w:rFonts w:cs="Arial"/>
            <w:color w:val="000000"/>
          </w:rPr>
          <w:t>possible (depending on infrastructure capabilities)</w:t>
        </w:r>
      </w:ins>
      <w:ins w:id="4580" w:author="Jim Kulp" w:date="2010-01-25T15:37:00Z">
        <w:r w:rsidR="004A2BF5">
          <w:rPr>
            <w:rFonts w:cs="Arial"/>
            <w:color w:val="000000"/>
          </w:rPr>
          <w:t>, and be conveniently accessible from worker logic.</w:t>
        </w:r>
      </w:ins>
      <w:ins w:id="4581" w:author="Jim Kulp" w:date="2010-01-25T15:39:00Z">
        <w:r w:rsidR="004A2BF5">
          <w:rPr>
            <w:rFonts w:cs="Arial"/>
            <w:color w:val="000000"/>
          </w:rPr>
          <w:t xml:space="preserve">  The interface should also enable the time service to be controlled in order to reduce power when the worker does not need it.</w:t>
        </w:r>
      </w:ins>
    </w:p>
    <w:p w:rsidR="004A2BF5" w:rsidRDefault="004A2BF5" w:rsidP="00033DC3">
      <w:pPr>
        <w:numPr>
          <w:ins w:id="4582" w:author="Jim Kulp" w:date="2010-01-25T15:38:00Z"/>
        </w:numPr>
        <w:spacing w:before="240" w:after="240"/>
        <w:rPr>
          <w:ins w:id="4583" w:author="Jim Kulp" w:date="2010-01-25T15:43:00Z"/>
          <w:rFonts w:cs="Arial"/>
          <w:color w:val="000000"/>
        </w:rPr>
      </w:pPr>
      <w:ins w:id="4584" w:author="Jim Kulp" w:date="2010-01-25T15:38:00Z">
        <w:r>
          <w:rPr>
            <w:rFonts w:cs="Arial"/>
            <w:color w:val="000000"/>
          </w:rPr>
          <w:t xml:space="preserve">This interface </w:t>
        </w:r>
      </w:ins>
      <w:ins w:id="4585" w:author="Jim Kulp" w:date="2010-01-25T15:40:00Z">
        <w:r>
          <w:rPr>
            <w:rFonts w:cs="Arial"/>
            <w:color w:val="000000"/>
          </w:rPr>
          <w:t xml:space="preserve">should </w:t>
        </w:r>
      </w:ins>
      <w:ins w:id="4586" w:author="Jim Kulp" w:date="2010-01-25T15:38:00Z">
        <w:r>
          <w:rPr>
            <w:rFonts w:cs="Arial"/>
            <w:color w:val="000000"/>
          </w:rPr>
          <w:t xml:space="preserve">provide </w:t>
        </w:r>
      </w:ins>
      <w:ins w:id="4587" w:author="Jim Kulp" w:date="2010-01-25T15:39:00Z">
        <w:r>
          <w:rPr>
            <w:rFonts w:cs="Arial"/>
            <w:color w:val="000000"/>
          </w:rPr>
          <w:t>“time” as a service to workers, much like the WMemI provides memory as a service to workers.</w:t>
        </w:r>
      </w:ins>
      <w:ins w:id="4588" w:author="Jim Kulp" w:date="2010-01-25T15:41:00Z">
        <w:r>
          <w:rPr>
            <w:rFonts w:cs="Arial"/>
            <w:color w:val="000000"/>
          </w:rPr>
          <w:t xml:space="preserve">  Implementations of this service are characterized by accuracy across the chip substrate (workers spread across a chip) as well as across chips on a circuit board or across circuit boards in a system or systems with GPS </w:t>
        </w:r>
      </w:ins>
      <w:ins w:id="4589" w:author="Jim Kulp" w:date="2010-01-25T15:43:00Z">
        <w:r>
          <w:rPr>
            <w:rFonts w:cs="Arial"/>
            <w:color w:val="000000"/>
          </w:rPr>
          <w:t>and/</w:t>
        </w:r>
      </w:ins>
      <w:ins w:id="4590" w:author="Jim Kulp" w:date="2010-01-25T15:41:00Z">
        <w:r>
          <w:rPr>
            <w:rFonts w:cs="Arial"/>
            <w:color w:val="000000"/>
          </w:rPr>
          <w:t>or network connections.</w:t>
        </w:r>
      </w:ins>
      <w:ins w:id="4591" w:author="Jim Kulp" w:date="2010-01-25T15:43:00Z">
        <w:r>
          <w:rPr>
            <w:rFonts w:cs="Arial"/>
            <w:color w:val="000000"/>
          </w:rPr>
          <w:t xml:space="preserve">  The interface does not define accuracy, but allows workers to specify precision.</w:t>
        </w:r>
      </w:ins>
    </w:p>
    <w:p w:rsidR="00F57DFA" w:rsidRDefault="00F57DFA" w:rsidP="00033DC3">
      <w:pPr>
        <w:numPr>
          <w:ins w:id="4592" w:author="Jim Kulp" w:date="2010-01-25T15:43:00Z"/>
        </w:numPr>
        <w:spacing w:before="240" w:after="240"/>
        <w:rPr>
          <w:ins w:id="4593" w:author="Jim Kulp" w:date="2010-01-24T18:47:00Z"/>
          <w:rFonts w:cs="Arial"/>
          <w:color w:val="000000"/>
        </w:rPr>
      </w:pPr>
      <w:ins w:id="4594" w:author="Jim Kulp" w:date="2010-01-25T15:43:00Z">
        <w:r>
          <w:rPr>
            <w:rFonts w:cs="Arial"/>
            <w:color w:val="000000"/>
          </w:rPr>
          <w:t>Future versions of this specification may allow workers to indicate required accuracy as a quality of service.</w:t>
        </w:r>
      </w:ins>
    </w:p>
    <w:p w:rsidR="00033DC3" w:rsidRPr="00656F29" w:rsidRDefault="00F57DFA" w:rsidP="00033DC3">
      <w:pPr>
        <w:pStyle w:val="Heading2"/>
        <w:numPr>
          <w:ins w:id="4595" w:author="Jim Kulp" w:date="2010-01-24T18:44:00Z"/>
        </w:numPr>
        <w:rPr>
          <w:ins w:id="4596" w:author="Jim Kulp" w:date="2010-01-24T18:44:00Z"/>
        </w:rPr>
      </w:pPr>
      <w:bookmarkStart w:id="4597" w:name="_Toc141235516"/>
      <w:ins w:id="4598" w:author="Jim Kulp" w:date="2010-01-24T18:44:00Z">
        <w:r>
          <w:t>WT</w:t>
        </w:r>
        <w:r w:rsidR="00033DC3">
          <w:t>I Overview</w:t>
        </w:r>
        <w:bookmarkEnd w:id="4597"/>
      </w:ins>
    </w:p>
    <w:p w:rsidR="00A20BB7" w:rsidRDefault="004A2BF5" w:rsidP="004A2BF5">
      <w:pPr>
        <w:numPr>
          <w:ins w:id="4599" w:author="Jim Kulp" w:date="2010-01-25T15:41:00Z"/>
        </w:numPr>
        <w:spacing w:before="240" w:after="240"/>
        <w:rPr>
          <w:ins w:id="4600" w:author="Jim Kulp" w:date="2010-01-25T16:52:00Z"/>
          <w:rFonts w:cs="Arial"/>
          <w:color w:val="000000"/>
        </w:rPr>
      </w:pPr>
      <w:ins w:id="4601" w:author="Jim Kulp" w:date="2010-01-25T15:41:00Z">
        <w:r>
          <w:rPr>
            <w:rFonts w:cs="Arial"/>
            <w:color w:val="000000"/>
          </w:rPr>
          <w:t xml:space="preserve">The format of the time value </w:t>
        </w:r>
      </w:ins>
      <w:ins w:id="4602" w:author="Jim Kulp" w:date="2010-01-25T15:46:00Z">
        <w:r w:rsidR="00C406D8">
          <w:rPr>
            <w:rFonts w:cs="Arial"/>
            <w:color w:val="000000"/>
          </w:rPr>
          <w:t xml:space="preserve">made available to the worker </w:t>
        </w:r>
      </w:ins>
      <w:ins w:id="4603" w:author="Jim Kulp" w:date="2010-01-25T15:41:00Z">
        <w:r>
          <w:rPr>
            <w:rFonts w:cs="Arial"/>
            <w:color w:val="000000"/>
          </w:rPr>
          <w:t xml:space="preserve">is a fixed point binary value corresponding to </w:t>
        </w:r>
      </w:ins>
      <w:ins w:id="4604" w:author="Jim Kulp" w:date="2010-01-25T17:05:00Z">
        <w:r w:rsidR="006225AE">
          <w:rPr>
            <w:rFonts w:cs="Arial"/>
            <w:color w:val="000000"/>
          </w:rPr>
          <w:t>GPS time</w:t>
        </w:r>
      </w:ins>
      <w:ins w:id="4605" w:author="Jim Kulp" w:date="2010-01-25T16:47:00Z">
        <w:r w:rsidR="006225AE">
          <w:rPr>
            <w:rFonts w:cs="Arial"/>
            <w:color w:val="000000"/>
          </w:rPr>
          <w:t xml:space="preserve">.  </w:t>
        </w:r>
      </w:ins>
      <w:ins w:id="4606" w:author="Jim Kulp" w:date="2010-01-25T15:41:00Z">
        <w:r w:rsidR="00C406D8">
          <w:rPr>
            <w:rFonts w:cs="Arial"/>
            <w:color w:val="000000"/>
          </w:rPr>
          <w:t>When the worker</w:t>
        </w:r>
      </w:ins>
      <w:ins w:id="4607" w:author="Jim Kulp" w:date="2010-01-25T15:49:00Z">
        <w:r w:rsidR="00C406D8">
          <w:rPr>
            <w:rFonts w:cs="Arial"/>
            <w:color w:val="000000"/>
          </w:rPr>
          <w:t xml:space="preserve">’s functionality </w:t>
        </w:r>
      </w:ins>
      <w:ins w:id="4608" w:author="Jim Kulp" w:date="2010-01-25T15:41:00Z">
        <w:r w:rsidR="00C406D8">
          <w:rPr>
            <w:rFonts w:cs="Arial"/>
            <w:color w:val="000000"/>
          </w:rPr>
          <w:t>requires access to time, the author</w:t>
        </w:r>
        <w:r>
          <w:rPr>
            <w:rFonts w:cs="Arial"/>
            <w:color w:val="000000"/>
          </w:rPr>
          <w:t xml:space="preserve"> specifies</w:t>
        </w:r>
      </w:ins>
      <w:ins w:id="4609" w:author="Jim Kulp" w:date="2010-01-25T16:49:00Z">
        <w:r w:rsidR="00A20BB7">
          <w:rPr>
            <w:rFonts w:cs="Arial"/>
            <w:color w:val="000000"/>
          </w:rPr>
          <w:t>,</w:t>
        </w:r>
      </w:ins>
      <w:ins w:id="4610" w:author="Jim Kulp" w:date="2010-01-25T15:41:00Z">
        <w:r>
          <w:rPr>
            <w:rFonts w:cs="Arial"/>
            <w:color w:val="000000"/>
          </w:rPr>
          <w:t xml:space="preserve"> </w:t>
        </w:r>
      </w:ins>
      <w:ins w:id="4611" w:author="Jim Kulp" w:date="2010-01-25T15:49:00Z">
        <w:r w:rsidR="00C406D8">
          <w:rPr>
            <w:rFonts w:cs="Arial"/>
            <w:color w:val="000000"/>
          </w:rPr>
          <w:t xml:space="preserve">via </w:t>
        </w:r>
      </w:ins>
      <w:ins w:id="4612" w:author="Jim Kulp" w:date="2010-01-25T16:49:00Z">
        <w:r w:rsidR="00A20BB7">
          <w:rPr>
            <w:rFonts w:cs="Arial"/>
            <w:color w:val="000000"/>
          </w:rPr>
          <w:t xml:space="preserve">WIP </w:t>
        </w:r>
      </w:ins>
      <w:ins w:id="4613" w:author="Jim Kulp" w:date="2010-01-25T15:49:00Z">
        <w:r w:rsidR="00C406D8">
          <w:rPr>
            <w:rFonts w:cs="Arial"/>
            <w:color w:val="000000"/>
          </w:rPr>
          <w:t>attributes</w:t>
        </w:r>
      </w:ins>
      <w:ins w:id="4614" w:author="Jim Kulp" w:date="2010-01-25T16:49:00Z">
        <w:r w:rsidR="00A20BB7">
          <w:rPr>
            <w:rFonts w:cs="Arial"/>
            <w:color w:val="000000"/>
          </w:rPr>
          <w:t>,</w:t>
        </w:r>
      </w:ins>
      <w:ins w:id="4615" w:author="Jim Kulp" w:date="2010-01-25T15:49:00Z">
        <w:r w:rsidR="00C406D8">
          <w:rPr>
            <w:rFonts w:cs="Arial"/>
            <w:color w:val="000000"/>
          </w:rPr>
          <w:t xml:space="preserve"> </w:t>
        </w:r>
      </w:ins>
      <w:ins w:id="4616" w:author="Jim Kulp" w:date="2010-01-25T15:41:00Z">
        <w:r>
          <w:rPr>
            <w:rFonts w:cs="Arial"/>
            <w:color w:val="000000"/>
          </w:rPr>
          <w:t xml:space="preserve">the number of binary digits required on both sides of the radix point.  With 32 bits to the right of the radix point, the low order bit would represent 0.23283 ns. </w:t>
        </w:r>
      </w:ins>
      <w:ins w:id="4617" w:author="Jim Kulp" w:date="2010-01-25T16:45:00Z">
        <w:r w:rsidR="00DE4ABE">
          <w:rPr>
            <w:rFonts w:cs="Arial"/>
            <w:color w:val="000000"/>
          </w:rPr>
          <w:t xml:space="preserve"> This format, when using 32 bits on each side of the radix point, is the same as the format used in NTP</w:t>
        </w:r>
      </w:ins>
      <w:ins w:id="4618" w:author="Jim Kulp" w:date="2010-01-25T17:18:00Z">
        <w:r w:rsidR="00D06E88">
          <w:rPr>
            <w:rFonts w:cs="Arial"/>
            <w:color w:val="000000"/>
          </w:rPr>
          <w:t xml:space="preserve"> (Network Time Protocol)</w:t>
        </w:r>
      </w:ins>
      <w:ins w:id="4619" w:author="Jim Kulp" w:date="2010-01-25T16:45:00Z">
        <w:r w:rsidR="00DE4ABE">
          <w:rPr>
            <w:rFonts w:cs="Arial"/>
            <w:color w:val="000000"/>
          </w:rPr>
          <w:t xml:space="preserve">. </w:t>
        </w:r>
      </w:ins>
      <w:ins w:id="4620" w:author="Jim Kulp" w:date="2010-01-25T16:47:00Z">
        <w:r w:rsidR="00A20BB7">
          <w:rPr>
            <w:rFonts w:cs="Arial"/>
            <w:color w:val="000000"/>
          </w:rPr>
          <w:t xml:space="preserve"> </w:t>
        </w:r>
      </w:ins>
      <w:ins w:id="4621" w:author="Jim Kulp" w:date="2010-01-25T17:05:00Z">
        <w:r w:rsidR="006225AE">
          <w:rPr>
            <w:rFonts w:cs="Arial"/>
            <w:color w:val="000000"/>
          </w:rPr>
          <w:t>GPS</w:t>
        </w:r>
      </w:ins>
      <w:ins w:id="4622" w:author="Jim Kulp" w:date="2010-01-25T16:47:00Z">
        <w:r w:rsidR="00A20BB7">
          <w:rPr>
            <w:rFonts w:cs="Arial"/>
            <w:color w:val="000000"/>
          </w:rPr>
          <w:t xml:space="preserve"> is a time scale based on atomic clocks that advances monotonically, unlike UTC or UNIX/POSIX time, which does not (due to handling of leap seconds).</w:t>
        </w:r>
      </w:ins>
      <w:ins w:id="4623" w:author="Jim Kulp" w:date="2010-01-25T16:50:00Z">
        <w:r w:rsidR="00A20BB7">
          <w:rPr>
            <w:rFonts w:cs="Arial"/>
            <w:color w:val="000000"/>
          </w:rPr>
          <w:t xml:space="preserve"> </w:t>
        </w:r>
      </w:ins>
      <w:ins w:id="4624" w:author="Jim Kulp" w:date="2010-01-25T17:18:00Z">
        <w:r w:rsidR="00D06E88">
          <w:rPr>
            <w:rFonts w:cs="Arial"/>
            <w:color w:val="000000"/>
          </w:rPr>
          <w:t xml:space="preserve"> </w:t>
        </w:r>
        <w:r w:rsidR="00D06E88" w:rsidRPr="00D06E88">
          <w:rPr>
            <w:rFonts w:cs="Arial"/>
            <w:color w:val="000000"/>
          </w:rPr>
          <w:t xml:space="preserve">GPS </w:t>
        </w:r>
        <w:r w:rsidR="00D06E88">
          <w:rPr>
            <w:rFonts w:cs="Arial"/>
            <w:color w:val="000000"/>
          </w:rPr>
          <w:t>time</w:t>
        </w:r>
        <w:r w:rsidR="00D06E88" w:rsidRPr="00D06E88">
          <w:rPr>
            <w:rFonts w:cs="Arial"/>
            <w:color w:val="000000"/>
          </w:rPr>
          <w:t xml:space="preserve"> zero started at 00:00:00 UTC on January 6, 1980</w:t>
        </w:r>
      </w:ins>
      <w:ins w:id="4625" w:author="Jim Kulp" w:date="2010-01-25T17:19:00Z">
        <w:r w:rsidR="00D06E88">
          <w:rPr>
            <w:rFonts w:cs="Arial"/>
            <w:color w:val="000000"/>
          </w:rPr>
          <w:t xml:space="preserve">.  </w:t>
        </w:r>
      </w:ins>
      <w:ins w:id="4626" w:author="Jim Kulp" w:date="2010-01-25T16:50:00Z">
        <w:r w:rsidR="00A20BB7">
          <w:rPr>
            <w:rFonts w:cs="Arial"/>
            <w:color w:val="000000"/>
          </w:rPr>
          <w:t xml:space="preserve">Conversion to UTC or UNIX/POSIX requires a table of leap seconds.  </w:t>
        </w:r>
      </w:ins>
      <w:ins w:id="4627" w:author="Jim Kulp" w:date="2010-01-25T17:06:00Z">
        <w:r w:rsidR="006225AE">
          <w:rPr>
            <w:rFonts w:cs="Arial"/>
            <w:color w:val="000000"/>
          </w:rPr>
          <w:t>GPS</w:t>
        </w:r>
      </w:ins>
      <w:ins w:id="4628" w:author="Jim Kulp" w:date="2010-01-25T16:50:00Z">
        <w:r w:rsidR="00A20BB7">
          <w:rPr>
            <w:rFonts w:cs="Arial"/>
            <w:color w:val="000000"/>
          </w:rPr>
          <w:t xml:space="preserve"> is chosen rather than UTC or POSIX so that workers will never deal with leap seconds </w:t>
        </w:r>
      </w:ins>
      <w:ins w:id="4629" w:author="Jim Kulp" w:date="2010-01-25T16:52:00Z">
        <w:r w:rsidR="00A20BB7">
          <w:rPr>
            <w:rFonts w:cs="Arial"/>
            <w:color w:val="000000"/>
          </w:rPr>
          <w:t>when performing time calculations.</w:t>
        </w:r>
      </w:ins>
      <w:ins w:id="4630" w:author="Jim Kulp" w:date="2010-01-25T16:55:00Z">
        <w:r w:rsidR="00A20BB7">
          <w:rPr>
            <w:rFonts w:cs="Arial"/>
            <w:color w:val="000000"/>
          </w:rPr>
          <w:t xml:space="preserve">  There have been 24 leap seconds since 1972.</w:t>
        </w:r>
      </w:ins>
    </w:p>
    <w:p w:rsidR="00C406D8" w:rsidRDefault="004A2BF5" w:rsidP="004A2BF5">
      <w:pPr>
        <w:numPr>
          <w:ins w:id="4631" w:author="Jim Kulp" w:date="2010-01-25T15:41:00Z"/>
        </w:numPr>
        <w:spacing w:before="240" w:after="240"/>
        <w:rPr>
          <w:ins w:id="4632" w:author="Jim Kulp" w:date="2010-01-25T15:52:00Z"/>
          <w:rFonts w:cs="Arial"/>
          <w:color w:val="000000"/>
        </w:rPr>
      </w:pPr>
      <w:ins w:id="4633" w:author="Jim Kulp" w:date="2010-01-25T15:41:00Z">
        <w:r w:rsidRPr="004A2BF5">
          <w:rPr>
            <w:rFonts w:cs="Arial"/>
            <w:color w:val="000000"/>
          </w:rPr>
          <w:t>This (OCP) profile specifies that the infrastructure is the master</w:t>
        </w:r>
        <w:r w:rsidR="00C406D8">
          <w:rPr>
            <w:rFonts w:cs="Arial"/>
            <w:color w:val="000000"/>
          </w:rPr>
          <w:t xml:space="preserve">, and the worker is the slave, with the time </w:t>
        </w:r>
      </w:ins>
      <w:ins w:id="4634" w:author="Jim Kulp" w:date="2010-01-25T15:49:00Z">
        <w:r w:rsidR="00C406D8">
          <w:rPr>
            <w:rFonts w:cs="Arial"/>
            <w:color w:val="000000"/>
          </w:rPr>
          <w:t xml:space="preserve">constantly </w:t>
        </w:r>
      </w:ins>
      <w:ins w:id="4635" w:author="Jim Kulp" w:date="2010-01-25T15:46:00Z">
        <w:r w:rsidR="00C406D8">
          <w:rPr>
            <w:rFonts w:cs="Arial"/>
            <w:color w:val="000000"/>
          </w:rPr>
          <w:t xml:space="preserve">“written” from the infrastructure to the worker.  </w:t>
        </w:r>
      </w:ins>
      <w:ins w:id="4636" w:author="Jim Kulp" w:date="2010-01-25T15:51:00Z">
        <w:r w:rsidR="00C406D8">
          <w:rPr>
            <w:rFonts w:cs="Arial"/>
            <w:color w:val="000000"/>
          </w:rPr>
          <w:t>Thus the time is constantly and trivially available as long as the worker requests it (via very simple flow control)</w:t>
        </w:r>
      </w:ins>
      <w:ins w:id="4637" w:author="Jim Kulp" w:date="2010-01-25T15:52:00Z">
        <w:r w:rsidR="00C406D8">
          <w:rPr>
            <w:rFonts w:cs="Arial"/>
            <w:color w:val="000000"/>
          </w:rPr>
          <w:t>.</w:t>
        </w:r>
      </w:ins>
      <w:ins w:id="4638" w:author="Jim Kulp" w:date="2010-01-25T17:07:00Z">
        <w:r w:rsidR="00655C27">
          <w:rPr>
            <w:rFonts w:cs="Arial"/>
            <w:color w:val="000000"/>
          </w:rPr>
          <w:t xml:space="preserve">  Workers can ignore flow control and OCP signal tieoff rules</w:t>
        </w:r>
        <w:r w:rsidR="00CF0701">
          <w:rPr>
            <w:rFonts w:cs="Arial"/>
            <w:color w:val="000000"/>
          </w:rPr>
          <w:t xml:space="preserve"> will enable time to be always available.</w:t>
        </w:r>
      </w:ins>
    </w:p>
    <w:p w:rsidR="004A2BF5" w:rsidRPr="004A2BF5" w:rsidRDefault="004A2BF5" w:rsidP="004A2BF5">
      <w:pPr>
        <w:numPr>
          <w:ins w:id="4639" w:author="Jim Kulp" w:date="2010-01-25T15:52:00Z"/>
        </w:numPr>
        <w:spacing w:before="240" w:after="240"/>
        <w:rPr>
          <w:ins w:id="4640" w:author="Jim Kulp" w:date="2010-01-25T15:41:00Z"/>
          <w:rFonts w:cs="Arial"/>
          <w:color w:val="000000"/>
        </w:rPr>
      </w:pPr>
      <w:ins w:id="4641" w:author="Jim Kulp" w:date="2010-01-25T15:41:00Z">
        <w:r w:rsidRPr="004A2BF5">
          <w:rPr>
            <w:rFonts w:cs="Arial"/>
            <w:color w:val="000000"/>
          </w:rPr>
          <w:t xml:space="preserve">As in all WIP interfaces on a worker, the worker author chooses the clock domain in which the </w:t>
        </w:r>
      </w:ins>
      <w:ins w:id="4642" w:author="Jim Kulp" w:date="2010-01-25T21:45:00Z">
        <w:r w:rsidR="007A01D2">
          <w:rPr>
            <w:rFonts w:cs="Arial"/>
            <w:color w:val="000000"/>
          </w:rPr>
          <w:t>interface</w:t>
        </w:r>
      </w:ins>
      <w:ins w:id="4643" w:author="Jim Kulp" w:date="2010-01-25T15:41:00Z">
        <w:r w:rsidRPr="004A2BF5">
          <w:rPr>
            <w:rFonts w:cs="Arial"/>
            <w:color w:val="000000"/>
          </w:rPr>
          <w:t xml:space="preserve"> operates (the domain of the OCP clock signal associated with that </w:t>
        </w:r>
      </w:ins>
      <w:ins w:id="4644" w:author="Jim Kulp" w:date="2010-01-25T15:47:00Z">
        <w:r w:rsidR="00C406D8">
          <w:rPr>
            <w:rFonts w:cs="Arial"/>
            <w:color w:val="000000"/>
          </w:rPr>
          <w:t>interface</w:t>
        </w:r>
      </w:ins>
      <w:ins w:id="4645" w:author="Jim Kulp" w:date="2010-01-25T15:41:00Z">
        <w:r w:rsidRPr="004A2BF5">
          <w:rPr>
            <w:rFonts w:cs="Arial"/>
            <w:color w:val="000000"/>
          </w:rPr>
          <w:t xml:space="preserve">).  The worker author would typically choose the same clock domain as </w:t>
        </w:r>
      </w:ins>
      <w:ins w:id="4646" w:author="Jim Kulp" w:date="2010-01-25T15:50:00Z">
        <w:r w:rsidR="00C406D8">
          <w:rPr>
            <w:rFonts w:cs="Arial"/>
            <w:color w:val="000000"/>
          </w:rPr>
          <w:t xml:space="preserve">one of </w:t>
        </w:r>
      </w:ins>
      <w:ins w:id="4647" w:author="Jim Kulp" w:date="2010-01-25T15:41:00Z">
        <w:r w:rsidRPr="004A2BF5">
          <w:rPr>
            <w:rFonts w:cs="Arial"/>
            <w:color w:val="000000"/>
          </w:rPr>
          <w:t xml:space="preserve">its data input and/or output </w:t>
        </w:r>
      </w:ins>
      <w:ins w:id="4648" w:author="Jim Kulp" w:date="2010-01-25T15:50:00Z">
        <w:r w:rsidR="00C406D8">
          <w:rPr>
            <w:rFonts w:cs="Arial"/>
            <w:color w:val="000000"/>
          </w:rPr>
          <w:t>interfaces</w:t>
        </w:r>
      </w:ins>
      <w:ins w:id="4649" w:author="Jim Kulp" w:date="2010-01-25T15:41:00Z">
        <w:r w:rsidRPr="004A2BF5">
          <w:rPr>
            <w:rFonts w:cs="Arial"/>
            <w:color w:val="000000"/>
          </w:rPr>
          <w:t xml:space="preserve">, but if it is specified to be </w:t>
        </w:r>
      </w:ins>
      <w:ins w:id="4650" w:author="Jim Kulp" w:date="2010-01-25T21:46:00Z">
        <w:r w:rsidR="007A01D2">
          <w:rPr>
            <w:rFonts w:cs="Arial"/>
            <w:color w:val="000000"/>
          </w:rPr>
          <w:t xml:space="preserve">in </w:t>
        </w:r>
      </w:ins>
      <w:ins w:id="4651" w:author="Jim Kulp" w:date="2010-01-25T15:41:00Z">
        <w:r w:rsidRPr="004A2BF5">
          <w:rPr>
            <w:rFonts w:cs="Arial"/>
            <w:color w:val="000000"/>
          </w:rPr>
          <w:t xml:space="preserve">its own clock domain, it will </w:t>
        </w:r>
      </w:ins>
      <w:ins w:id="4652" w:author="Jim Kulp" w:date="2010-01-25T21:46:00Z">
        <w:r w:rsidR="007A01D2">
          <w:rPr>
            <w:rFonts w:cs="Arial"/>
            <w:color w:val="000000"/>
          </w:rPr>
          <w:t>l</w:t>
        </w:r>
      </w:ins>
      <w:ins w:id="4653" w:author="Jim Kulp" w:date="2010-01-25T15:50:00Z">
        <w:r w:rsidR="00C406D8">
          <w:rPr>
            <w:rFonts w:cs="Arial"/>
            <w:color w:val="000000"/>
          </w:rPr>
          <w:t xml:space="preserve">ikely </w:t>
        </w:r>
      </w:ins>
      <w:ins w:id="4654" w:author="Jim Kulp" w:date="2010-01-25T15:41:00Z">
        <w:r w:rsidRPr="004A2BF5">
          <w:rPr>
            <w:rFonts w:cs="Arial"/>
            <w:color w:val="000000"/>
          </w:rPr>
          <w:t xml:space="preserve">be in a clock domain </w:t>
        </w:r>
      </w:ins>
      <w:ins w:id="4655" w:author="Jim Kulp" w:date="2010-01-25T15:47:00Z">
        <w:r w:rsidR="00C406D8">
          <w:rPr>
            <w:rFonts w:cs="Arial"/>
            <w:color w:val="000000"/>
          </w:rPr>
          <w:t>of the</w:t>
        </w:r>
      </w:ins>
      <w:ins w:id="4656" w:author="Jim Kulp" w:date="2010-01-25T15:41:00Z">
        <w:r w:rsidRPr="004A2BF5">
          <w:rPr>
            <w:rFonts w:cs="Arial"/>
            <w:color w:val="000000"/>
          </w:rPr>
          <w:t xml:space="preserve"> timekeeping infrastructure</w:t>
        </w:r>
      </w:ins>
      <w:ins w:id="4657" w:author="Jim Kulp" w:date="2010-01-25T15:50:00Z">
        <w:r w:rsidR="00C406D8">
          <w:rPr>
            <w:rFonts w:cs="Arial"/>
            <w:color w:val="000000"/>
          </w:rPr>
          <w:t xml:space="preserve"> itself</w:t>
        </w:r>
      </w:ins>
      <w:ins w:id="4658" w:author="Jim Kulp" w:date="2010-01-25T15:48:00Z">
        <w:r w:rsidR="00C406D8">
          <w:rPr>
            <w:rFonts w:cs="Arial"/>
            <w:color w:val="000000"/>
          </w:rPr>
          <w:t>.</w:t>
        </w:r>
      </w:ins>
    </w:p>
    <w:p w:rsidR="004A2BF5" w:rsidRPr="004A2BF5" w:rsidRDefault="004A2BF5" w:rsidP="004A2BF5">
      <w:pPr>
        <w:numPr>
          <w:ins w:id="4659" w:author="Jim Kulp" w:date="2010-01-25T15:41:00Z"/>
        </w:numPr>
        <w:spacing w:before="240" w:after="240"/>
        <w:rPr>
          <w:ins w:id="4660" w:author="Jim Kulp" w:date="2010-01-25T15:41:00Z"/>
          <w:rFonts w:cs="Arial"/>
          <w:color w:val="000000"/>
        </w:rPr>
      </w:pPr>
      <w:ins w:id="4661" w:author="Jim Kulp" w:date="2010-01-25T15:41:00Z">
        <w:r w:rsidRPr="004A2BF5">
          <w:rPr>
            <w:rFonts w:cs="Arial"/>
            <w:color w:val="000000"/>
          </w:rPr>
          <w:t>The WTI is configured (per OCP) such that the time is delivered via (qualified by) a</w:t>
        </w:r>
      </w:ins>
      <w:ins w:id="4662" w:author="Jim Kulp" w:date="2010-01-25T15:52:00Z">
        <w:r w:rsidR="00C406D8">
          <w:rPr>
            <w:rFonts w:cs="Arial"/>
            <w:color w:val="000000"/>
          </w:rPr>
          <w:t>n</w:t>
        </w:r>
      </w:ins>
      <w:ins w:id="4663" w:author="Jim Kulp" w:date="2010-01-25T15:41:00Z">
        <w:r w:rsidR="00C406D8">
          <w:rPr>
            <w:rFonts w:cs="Arial"/>
            <w:color w:val="000000"/>
          </w:rPr>
          <w:t xml:space="preserve"> OCP </w:t>
        </w:r>
      </w:ins>
      <w:ins w:id="4664" w:author="Jim Kulp" w:date="2010-01-25T15:52:00Z">
        <w:r w:rsidR="00C406D8">
          <w:rPr>
            <w:rFonts w:cs="Arial"/>
            <w:color w:val="000000"/>
          </w:rPr>
          <w:t>“</w:t>
        </w:r>
      </w:ins>
      <w:ins w:id="4665" w:author="Jim Kulp" w:date="2010-01-25T15:41:00Z">
        <w:r w:rsidR="00C406D8">
          <w:rPr>
            <w:rFonts w:cs="Arial"/>
            <w:color w:val="000000"/>
          </w:rPr>
          <w:t>write</w:t>
        </w:r>
      </w:ins>
      <w:ins w:id="4666" w:author="Jim Kulp" w:date="2010-01-25T15:52:00Z">
        <w:r w:rsidR="00C406D8">
          <w:rPr>
            <w:rFonts w:cs="Arial"/>
            <w:color w:val="000000"/>
          </w:rPr>
          <w:t>”</w:t>
        </w:r>
      </w:ins>
      <w:ins w:id="4667" w:author="Jim Kulp" w:date="2010-01-25T15:41:00Z">
        <w:r w:rsidRPr="004A2BF5">
          <w:rPr>
            <w:rFonts w:cs="Arial"/>
            <w:color w:val="000000"/>
          </w:rPr>
          <w:t xml:space="preserve"> command on every clock cyc</w:t>
        </w:r>
        <w:r w:rsidR="00C406D8">
          <w:rPr>
            <w:rFonts w:cs="Arial"/>
            <w:color w:val="000000"/>
          </w:rPr>
          <w:t>le when the time value is valid and the worker allows, via flow control</w:t>
        </w:r>
      </w:ins>
      <w:ins w:id="4668" w:author="Jim Kulp" w:date="2010-01-25T15:53:00Z">
        <w:r w:rsidR="00C406D8">
          <w:rPr>
            <w:rFonts w:cs="Arial"/>
            <w:color w:val="000000"/>
          </w:rPr>
          <w:t xml:space="preserve"> (SThreadBusy)</w:t>
        </w:r>
      </w:ins>
      <w:ins w:id="4669" w:author="Jim Kulp" w:date="2010-01-25T15:41:00Z">
        <w:r w:rsidR="00C406D8">
          <w:rPr>
            <w:rFonts w:cs="Arial"/>
            <w:color w:val="000000"/>
          </w:rPr>
          <w:t>, the time value to be presented.</w:t>
        </w:r>
      </w:ins>
      <w:ins w:id="4670" w:author="Jim Kulp" w:date="2010-01-25T15:54:00Z">
        <w:r w:rsidR="00C406D8">
          <w:rPr>
            <w:rFonts w:cs="Arial"/>
            <w:color w:val="000000"/>
          </w:rPr>
          <w:t xml:space="preserve">  This flow control aspect of WTI allows </w:t>
        </w:r>
        <w:r w:rsidR="00450987">
          <w:rPr>
            <w:rFonts w:cs="Arial"/>
            <w:color w:val="000000"/>
          </w:rPr>
          <w:t xml:space="preserve">the worker to indicate to the infrastructure when it actually needs to know the time, enabling </w:t>
        </w:r>
      </w:ins>
      <w:ins w:id="4671" w:author="Jim Kulp" w:date="2010-01-25T15:55:00Z">
        <w:r w:rsidR="00450987">
          <w:rPr>
            <w:rFonts w:cs="Arial"/>
            <w:color w:val="000000"/>
          </w:rPr>
          <w:t xml:space="preserve">the </w:t>
        </w:r>
      </w:ins>
      <w:ins w:id="4672" w:author="Jim Kulp" w:date="2010-01-25T15:54:00Z">
        <w:r w:rsidR="00450987">
          <w:rPr>
            <w:rFonts w:cs="Arial"/>
            <w:color w:val="000000"/>
          </w:rPr>
          <w:t>infrastructure</w:t>
        </w:r>
      </w:ins>
      <w:ins w:id="4673" w:author="Jim Kulp" w:date="2010-01-25T15:55:00Z">
        <w:r w:rsidR="00450987">
          <w:rPr>
            <w:rFonts w:cs="Arial"/>
            <w:color w:val="000000"/>
          </w:rPr>
          <w:t xml:space="preserve"> the possibility to make power optimizations</w:t>
        </w:r>
      </w:ins>
      <w:ins w:id="4674" w:author="Jim Kulp" w:date="2010-01-25T17:20:00Z">
        <w:r w:rsidR="005D0C28">
          <w:rPr>
            <w:rFonts w:cs="Arial"/>
            <w:color w:val="000000"/>
          </w:rPr>
          <w:t xml:space="preserve"> when the worker does not need the time value</w:t>
        </w:r>
      </w:ins>
      <w:ins w:id="4675" w:author="Jim Kulp" w:date="2010-01-25T15:55:00Z">
        <w:r w:rsidR="00450987">
          <w:rPr>
            <w:rFonts w:cs="Arial"/>
            <w:color w:val="000000"/>
          </w:rPr>
          <w:t xml:space="preserve">.  The presence of the </w:t>
        </w:r>
      </w:ins>
      <w:ins w:id="4676" w:author="Jim Kulp" w:date="2010-01-25T15:56:00Z">
        <w:r w:rsidR="00450987">
          <w:rPr>
            <w:rFonts w:cs="Arial"/>
            <w:color w:val="000000"/>
          </w:rPr>
          <w:t>OCP “</w:t>
        </w:r>
      </w:ins>
      <w:ins w:id="4677" w:author="Jim Kulp" w:date="2010-01-25T15:55:00Z">
        <w:r w:rsidR="00450987">
          <w:rPr>
            <w:rFonts w:cs="Arial"/>
            <w:color w:val="000000"/>
          </w:rPr>
          <w:t>write</w:t>
        </w:r>
      </w:ins>
      <w:ins w:id="4678" w:author="Jim Kulp" w:date="2010-01-25T15:56:00Z">
        <w:r w:rsidR="00450987">
          <w:rPr>
            <w:rFonts w:cs="Arial"/>
            <w:color w:val="000000"/>
          </w:rPr>
          <w:t>”</w:t>
        </w:r>
      </w:ins>
      <w:ins w:id="4679" w:author="Jim Kulp" w:date="2010-01-25T15:55:00Z">
        <w:r w:rsidR="00450987">
          <w:rPr>
            <w:rFonts w:cs="Arial"/>
            <w:color w:val="000000"/>
          </w:rPr>
          <w:t xml:space="preserve"> command</w:t>
        </w:r>
      </w:ins>
      <w:ins w:id="4680" w:author="Jim Kulp" w:date="2010-01-25T15:56:00Z">
        <w:r w:rsidR="00450987">
          <w:rPr>
            <w:rFonts w:cs="Arial"/>
            <w:color w:val="000000"/>
          </w:rPr>
          <w:t xml:space="preserve"> indicates valid time.  The absence of the OCP “write” command indicates that time is not available (not valid).</w:t>
        </w:r>
      </w:ins>
    </w:p>
    <w:p w:rsidR="00450987" w:rsidRDefault="00450987" w:rsidP="00033DC3">
      <w:pPr>
        <w:keepNext/>
        <w:numPr>
          <w:ins w:id="4681" w:author="Jim Kulp" w:date="2010-01-25T15:59:00Z"/>
        </w:numPr>
        <w:rPr>
          <w:ins w:id="4682" w:author="Jim Kulp" w:date="2010-01-25T15:59:00Z"/>
        </w:rPr>
      </w:pPr>
      <w:ins w:id="4683" w:author="Jim Kulp" w:date="2010-01-25T15:59:00Z">
        <w:r>
          <w:t>So to know time, the worker author specifies a WTI, and the number of data bits on both sides of the radix point.</w:t>
        </w:r>
      </w:ins>
    </w:p>
    <w:p w:rsidR="00033DC3" w:rsidRPr="001E2B1B" w:rsidDel="005E5723" w:rsidRDefault="00450987" w:rsidP="00033DC3">
      <w:pPr>
        <w:pStyle w:val="Heading2"/>
        <w:numPr>
          <w:ins w:id="4684" w:author="Jim Kulp" w:date="2010-01-24T18:44:00Z"/>
        </w:numPr>
        <w:rPr>
          <w:ins w:id="4685" w:author="Jim Kulp" w:date="2010-01-24T18:44:00Z"/>
        </w:rPr>
      </w:pPr>
      <w:bookmarkStart w:id="4686" w:name="_Toc141235517"/>
      <w:ins w:id="4687" w:author="Jim Kulp" w:date="2010-01-24T18:44:00Z">
        <w:r>
          <w:t>WT</w:t>
        </w:r>
        <w:r w:rsidR="00033DC3" w:rsidRPr="001E2B1B">
          <w:t>I Worker Attributes</w:t>
        </w:r>
        <w:bookmarkEnd w:id="4686"/>
      </w:ins>
    </w:p>
    <w:p w:rsidR="00033DC3" w:rsidRDefault="00033DC3" w:rsidP="00033DC3">
      <w:pPr>
        <w:numPr>
          <w:ins w:id="4688" w:author="Jim Kulp" w:date="2010-01-24T18:44:00Z"/>
        </w:numPr>
        <w:rPr>
          <w:ins w:id="4689" w:author="Jim Kulp" w:date="2010-01-24T18:44:00Z"/>
        </w:rPr>
      </w:pPr>
      <w:ins w:id="4690" w:author="Jim Kulp" w:date="2010-01-24T18:44:00Z">
        <w:r>
          <w:rPr>
            <w:rFonts w:cs="Arial"/>
            <w:color w:val="000000"/>
          </w:rPr>
          <w:t>W</w:t>
        </w:r>
        <w:r w:rsidRPr="001E2B1B">
          <w:rPr>
            <w:rFonts w:cs="Arial"/>
            <w:color w:val="000000"/>
          </w:rPr>
          <w:t>orker author</w:t>
        </w:r>
        <w:r>
          <w:rPr>
            <w:rFonts w:cs="Arial"/>
            <w:color w:val="000000"/>
          </w:rPr>
          <w:t>s</w:t>
        </w:r>
        <w:r w:rsidR="00450987">
          <w:rPr>
            <w:rFonts w:cs="Arial"/>
            <w:color w:val="000000"/>
          </w:rPr>
          <w:t xml:space="preserve"> using a WT</w:t>
        </w:r>
        <w:r>
          <w:rPr>
            <w:rFonts w:cs="Arial"/>
            <w:color w:val="000000"/>
          </w:rPr>
          <w:t>I specify their</w:t>
        </w:r>
        <w:r w:rsidRPr="001E2B1B">
          <w:rPr>
            <w:rFonts w:cs="Arial"/>
            <w:color w:val="000000"/>
          </w:rPr>
          <w:t xml:space="preserve"> implementation choices </w:t>
        </w:r>
        <w:r>
          <w:rPr>
            <w:rFonts w:cs="Arial"/>
            <w:color w:val="000000"/>
          </w:rPr>
          <w:t>via the following attributes</w:t>
        </w:r>
        <w:r w:rsidRPr="001E2B1B">
          <w:rPr>
            <w:rFonts w:cs="Arial"/>
            <w:color w:val="000000"/>
          </w:rPr>
          <w:t>, from which all OCP configuration parameters and signals are derived</w:t>
        </w:r>
      </w:ins>
      <w:ins w:id="4691" w:author="Jim Kulp" w:date="2010-01-25T16:01:00Z">
        <w:r w:rsidR="00450987">
          <w:rPr>
            <w:rFonts w:cs="Arial"/>
            <w:color w:val="000000"/>
          </w:rPr>
          <w:t>.</w:t>
        </w:r>
      </w:ins>
    </w:p>
    <w:p w:rsidR="00033DC3" w:rsidRDefault="00033DC3" w:rsidP="00033DC3">
      <w:pPr>
        <w:numPr>
          <w:ins w:id="4692" w:author="Jim Kulp" w:date="2010-01-24T18:44:00Z"/>
        </w:numPr>
        <w:rPr>
          <w:ins w:id="4693" w:author="Jim Kulp" w:date="2010-01-25T16:02:00Z"/>
        </w:rPr>
      </w:pPr>
      <w:ins w:id="4694" w:author="Jim Kulp" w:date="2010-01-24T18:44:00Z">
        <w:r>
          <w:t>The Clock and ClockSignal attributes, described in sec</w:t>
        </w:r>
        <w:r w:rsidR="00450987">
          <w:t>tion 2.6, are applicable to WT</w:t>
        </w:r>
        <w:r>
          <w:t>I.</w:t>
        </w:r>
      </w:ins>
    </w:p>
    <w:p w:rsidR="00450987" w:rsidRPr="001E2B1B" w:rsidRDefault="00450987" w:rsidP="00033DC3">
      <w:pPr>
        <w:numPr>
          <w:ins w:id="4695" w:author="Jim Kulp" w:date="2010-01-25T16:02:00Z"/>
        </w:numPr>
        <w:rPr>
          <w:ins w:id="4696" w:author="Jim Kulp" w:date="2010-01-24T18:44:00Z"/>
        </w:rPr>
      </w:pPr>
      <w:ins w:id="4697" w:author="Jim Kulp" w:date="2010-01-25T16:02:00Z">
        <w:r>
          <w:t xml:space="preserve">The default attribute </w:t>
        </w:r>
      </w:ins>
      <w:ins w:id="4698" w:author="Jim Kulp" w:date="2010-01-25T17:21:00Z">
        <w:r w:rsidR="009121B9">
          <w:t>settings</w:t>
        </w:r>
      </w:ins>
      <w:ins w:id="4699" w:author="Jim Kulp" w:date="2010-01-25T16:02:00Z">
        <w:r>
          <w:t xml:space="preserve"> provide </w:t>
        </w:r>
      </w:ins>
      <w:ins w:id="4700" w:author="Jim Kulp" w:date="2010-01-25T17:08:00Z">
        <w:r w:rsidR="00CF0701">
          <w:t>GPS time</w:t>
        </w:r>
      </w:ins>
      <w:ins w:id="4701" w:author="Jim Kulp" w:date="2010-01-25T16:02:00Z">
        <w:r>
          <w:t xml:space="preserve"> in </w:t>
        </w:r>
      </w:ins>
      <w:ins w:id="4702" w:author="Jim Kulp" w:date="2010-01-25T17:21:00Z">
        <w:r w:rsidR="009121B9">
          <w:t xml:space="preserve">integer </w:t>
        </w:r>
      </w:ins>
      <w:ins w:id="4703" w:author="Jim Kulp" w:date="2010-01-25T16:02:00Z">
        <w:r>
          <w:t>seconds.</w:t>
        </w:r>
      </w:ins>
    </w:p>
    <w:p w:rsidR="00033DC3" w:rsidRDefault="00450987" w:rsidP="00033DC3">
      <w:pPr>
        <w:pStyle w:val="Heading3"/>
        <w:numPr>
          <w:ins w:id="4704" w:author="Jim Kulp" w:date="2010-01-24T18:44:00Z"/>
        </w:numPr>
        <w:rPr>
          <w:ins w:id="4705" w:author="Jim Kulp" w:date="2010-01-24T18:44:00Z"/>
        </w:rPr>
      </w:pPr>
      <w:bookmarkStart w:id="4706" w:name="_Toc141235518"/>
      <w:ins w:id="4707" w:author="Jim Kulp" w:date="2010-01-24T18:44:00Z">
        <w:r>
          <w:t>WT</w:t>
        </w:r>
        <w:r w:rsidR="00033DC3" w:rsidRPr="001E2B1B">
          <w:t>I Attribute Summary</w:t>
        </w:r>
        <w:bookmarkEnd w:id="4706"/>
      </w:ins>
    </w:p>
    <w:p w:rsidR="00033DC3" w:rsidRPr="001E2B1B" w:rsidRDefault="00033DC3" w:rsidP="00033DC3">
      <w:pPr>
        <w:pStyle w:val="Caption"/>
        <w:keepNext/>
        <w:numPr>
          <w:ins w:id="4708" w:author="Jim Kulp" w:date="2010-01-24T18:44:00Z"/>
        </w:numPr>
        <w:rPr>
          <w:ins w:id="4709" w:author="Jim Kulp" w:date="2010-01-24T18:44:00Z"/>
        </w:rPr>
      </w:pPr>
      <w:ins w:id="4710" w:author="Jim Kulp" w:date="2010-01-24T18:44:00Z">
        <w:r w:rsidRPr="001E2B1B">
          <w:t xml:space="preserve">Table </w:t>
        </w:r>
        <w:r w:rsidR="0094753D">
          <w:fldChar w:fldCharType="begin"/>
        </w:r>
        <w:r>
          <w:instrText xml:space="preserve"> SEQ Table \* ARABIC </w:instrText>
        </w:r>
        <w:r w:rsidR="0094753D">
          <w:fldChar w:fldCharType="separate"/>
        </w:r>
      </w:ins>
      <w:ins w:id="4711" w:author="Jim Kulp" w:date="2010-07-20T09:47:00Z">
        <w:r w:rsidR="00AF5D6E">
          <w:rPr>
            <w:noProof/>
          </w:rPr>
          <w:t>26</w:t>
        </w:r>
      </w:ins>
      <w:ins w:id="4712" w:author="Jim Kulp" w:date="2010-01-24T18:44:00Z">
        <w:r w:rsidR="0094753D">
          <w:fldChar w:fldCharType="end"/>
        </w:r>
        <w:r w:rsidR="009121B9">
          <w:t xml:space="preserve"> – WT</w:t>
        </w:r>
        <w:r w:rsidRPr="001E2B1B">
          <w:t>I Worker Canonical Attribute Table</w:t>
        </w:r>
      </w:ins>
    </w:p>
    <w:tbl>
      <w:tblPr>
        <w:tblStyle w:val="TableGrid"/>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
      <w:tblGrid>
        <w:gridCol w:w="1998"/>
        <w:gridCol w:w="1260"/>
        <w:gridCol w:w="1080"/>
        <w:gridCol w:w="5130"/>
        <w:tblGridChange w:id="4713">
          <w:tblGrid>
            <w:gridCol w:w="1998"/>
            <w:gridCol w:w="1260"/>
            <w:gridCol w:w="1080"/>
            <w:gridCol w:w="5130"/>
          </w:tblGrid>
        </w:tblGridChange>
      </w:tblGrid>
      <w:tr w:rsidR="00033DC3" w:rsidRPr="00B83918">
        <w:trPr>
          <w:ins w:id="4714" w:author="Jim Kulp" w:date="2010-01-24T18:44:00Z"/>
        </w:trPr>
        <w:tc>
          <w:tcPr>
            <w:tcW w:w="1998" w:type="dxa"/>
            <w:tcBorders>
              <w:top w:val="single" w:sz="4" w:space="0" w:color="000000"/>
              <w:bottom w:val="single" w:sz="6" w:space="0" w:color="000000"/>
            </w:tcBorders>
            <w:shd w:val="clear" w:color="auto" w:fill="F3F3F3"/>
            <w:vAlign w:val="center"/>
          </w:tcPr>
          <w:p w:rsidR="00033DC3" w:rsidRPr="00B83918" w:rsidRDefault="00033DC3" w:rsidP="00C00329">
            <w:pPr>
              <w:keepNext/>
              <w:numPr>
                <w:ins w:id="4715" w:author="Jim Kulp" w:date="2010-01-24T18:44:00Z"/>
              </w:numPr>
              <w:jc w:val="center"/>
              <w:rPr>
                <w:ins w:id="4716" w:author="Jim Kulp" w:date="2010-01-24T18:44:00Z"/>
                <w:rFonts w:ascii="Verdana" w:hAnsi="Verdana"/>
                <w:b/>
                <w:sz w:val="20"/>
              </w:rPr>
            </w:pPr>
            <w:ins w:id="4717" w:author="Jim Kulp" w:date="2010-01-24T18:44:00Z">
              <w:r w:rsidRPr="00B83918">
                <w:rPr>
                  <w:rFonts w:ascii="Verdana" w:hAnsi="Verdana"/>
                  <w:b/>
                  <w:sz w:val="20"/>
                </w:rPr>
                <w:t>Attribute Name</w:t>
              </w:r>
            </w:ins>
          </w:p>
        </w:tc>
        <w:tc>
          <w:tcPr>
            <w:tcW w:w="1260" w:type="dxa"/>
            <w:tcBorders>
              <w:top w:val="single" w:sz="4" w:space="0" w:color="000000"/>
              <w:bottom w:val="single" w:sz="6" w:space="0" w:color="000000"/>
            </w:tcBorders>
            <w:shd w:val="clear" w:color="auto" w:fill="F3F3F3"/>
            <w:vAlign w:val="center"/>
          </w:tcPr>
          <w:p w:rsidR="00033DC3" w:rsidRPr="00B83918" w:rsidRDefault="00033DC3" w:rsidP="00C00329">
            <w:pPr>
              <w:numPr>
                <w:ins w:id="4718" w:author="Jim Kulp" w:date="2010-01-24T18:44:00Z"/>
              </w:numPr>
              <w:jc w:val="center"/>
              <w:rPr>
                <w:ins w:id="4719" w:author="Jim Kulp" w:date="2010-01-24T18:44:00Z"/>
                <w:rFonts w:ascii="Verdana" w:hAnsi="Verdana"/>
                <w:b/>
                <w:sz w:val="20"/>
              </w:rPr>
            </w:pPr>
            <w:ins w:id="4720" w:author="Jim Kulp" w:date="2010-01-24T18:44:00Z">
              <w:r w:rsidRPr="00B83918">
                <w:rPr>
                  <w:rFonts w:ascii="Verdana" w:hAnsi="Verdana"/>
                  <w:b/>
                  <w:sz w:val="20"/>
                </w:rPr>
                <w:t>Type</w:t>
              </w:r>
              <w:r w:rsidRPr="00B83918">
                <w:rPr>
                  <w:rFonts w:ascii="Verdana" w:hAnsi="Verdana"/>
                  <w:b/>
                  <w:sz w:val="20"/>
                </w:rPr>
                <w:br/>
              </w:r>
              <w:r w:rsidRPr="00B83918">
                <w:rPr>
                  <w:rFonts w:ascii="Verdana" w:hAnsi="Verdana"/>
                  <w:sz w:val="16"/>
                  <w:szCs w:val="16"/>
                </w:rPr>
                <w:t>(per XML Schema)</w:t>
              </w:r>
            </w:ins>
          </w:p>
        </w:tc>
        <w:tc>
          <w:tcPr>
            <w:tcW w:w="1080" w:type="dxa"/>
            <w:tcBorders>
              <w:top w:val="single" w:sz="4" w:space="0" w:color="000000"/>
              <w:bottom w:val="single" w:sz="6" w:space="0" w:color="000000"/>
            </w:tcBorders>
            <w:shd w:val="clear" w:color="auto" w:fill="F3F3F3"/>
            <w:vAlign w:val="center"/>
          </w:tcPr>
          <w:p w:rsidR="00033DC3" w:rsidRPr="00B83918" w:rsidRDefault="00033DC3" w:rsidP="00C00329">
            <w:pPr>
              <w:numPr>
                <w:ins w:id="4721" w:author="Jim Kulp" w:date="2010-01-24T18:44:00Z"/>
              </w:numPr>
              <w:jc w:val="center"/>
              <w:rPr>
                <w:ins w:id="4722" w:author="Jim Kulp" w:date="2010-01-24T18:44:00Z"/>
                <w:rFonts w:ascii="Verdana" w:hAnsi="Verdana"/>
                <w:b/>
                <w:sz w:val="20"/>
              </w:rPr>
            </w:pPr>
            <w:ins w:id="4723" w:author="Jim Kulp" w:date="2010-01-24T18:44:00Z">
              <w:r w:rsidRPr="00B83918">
                <w:rPr>
                  <w:rFonts w:ascii="Verdana" w:hAnsi="Verdana"/>
                  <w:b/>
                  <w:sz w:val="20"/>
                </w:rPr>
                <w:t>Default</w:t>
              </w:r>
              <w:r w:rsidRPr="00B83918">
                <w:rPr>
                  <w:rFonts w:ascii="Verdana" w:hAnsi="Verdana"/>
                  <w:b/>
                  <w:sz w:val="20"/>
                </w:rPr>
                <w:br/>
                <w:t>value</w:t>
              </w:r>
            </w:ins>
          </w:p>
        </w:tc>
        <w:tc>
          <w:tcPr>
            <w:tcW w:w="5130" w:type="dxa"/>
            <w:tcBorders>
              <w:top w:val="single" w:sz="4" w:space="0" w:color="000000"/>
              <w:bottom w:val="single" w:sz="6" w:space="0" w:color="000000"/>
            </w:tcBorders>
            <w:shd w:val="clear" w:color="auto" w:fill="F3F3F3"/>
          </w:tcPr>
          <w:p w:rsidR="00033DC3" w:rsidRPr="00B83918" w:rsidRDefault="00033DC3" w:rsidP="00C00329">
            <w:pPr>
              <w:numPr>
                <w:ins w:id="4724" w:author="Jim Kulp" w:date="2010-01-24T18:44:00Z"/>
              </w:numPr>
              <w:jc w:val="center"/>
              <w:rPr>
                <w:ins w:id="4725" w:author="Jim Kulp" w:date="2010-01-24T18:44:00Z"/>
                <w:rFonts w:ascii="Verdana" w:hAnsi="Verdana"/>
                <w:b/>
                <w:sz w:val="20"/>
              </w:rPr>
            </w:pPr>
            <w:ins w:id="4726" w:author="Jim Kulp" w:date="2010-01-24T18:44:00Z">
              <w:r w:rsidRPr="00B83918">
                <w:rPr>
                  <w:rFonts w:ascii="Verdana" w:hAnsi="Verdana"/>
                  <w:b/>
                  <w:sz w:val="20"/>
                </w:rPr>
                <w:t>Description</w:t>
              </w:r>
            </w:ins>
          </w:p>
          <w:p w:rsidR="00033DC3" w:rsidRPr="00B83918" w:rsidRDefault="00033DC3" w:rsidP="00C00329">
            <w:pPr>
              <w:numPr>
                <w:ins w:id="4727" w:author="Jim Kulp" w:date="2010-01-24T18:44:00Z"/>
              </w:numPr>
              <w:jc w:val="center"/>
              <w:rPr>
                <w:ins w:id="4728" w:author="Jim Kulp" w:date="2010-01-24T18:44:00Z"/>
                <w:rFonts w:ascii="Verdana" w:hAnsi="Verdana"/>
                <w:sz w:val="16"/>
                <w:szCs w:val="16"/>
              </w:rPr>
            </w:pPr>
            <w:ins w:id="4729" w:author="Jim Kulp" w:date="2010-01-24T18:44:00Z">
              <w:r w:rsidRPr="00B83918">
                <w:rPr>
                  <w:rFonts w:ascii="Verdana" w:hAnsi="Verdana"/>
                  <w:sz w:val="16"/>
                  <w:szCs w:val="16"/>
                </w:rPr>
                <w:t>(OCP configuration parameters affected by this choice)</w:t>
              </w:r>
            </w:ins>
          </w:p>
        </w:tc>
      </w:tr>
      <w:tr w:rsidR="00033DC3" w:rsidRPr="001E2B1B">
        <w:trPr>
          <w:ins w:id="4730" w:author="Jim Kulp" w:date="2010-01-24T18:44:00Z"/>
        </w:trPr>
        <w:tc>
          <w:tcPr>
            <w:tcW w:w="1998" w:type="dxa"/>
            <w:tcBorders>
              <w:top w:val="single" w:sz="6" w:space="0" w:color="000000"/>
              <w:bottom w:val="single" w:sz="6" w:space="0" w:color="000000"/>
            </w:tcBorders>
            <w:shd w:val="clear" w:color="auto" w:fill="D6E3BC" w:themeFill="accent3" w:themeFillTint="66"/>
            <w:vAlign w:val="center"/>
          </w:tcPr>
          <w:p w:rsidR="00033DC3" w:rsidRPr="001E2B1B" w:rsidRDefault="00450987" w:rsidP="00C00329">
            <w:pPr>
              <w:pStyle w:val="ICTableEntry"/>
              <w:numPr>
                <w:ins w:id="4731" w:author="Jim Kulp" w:date="2010-01-24T18:44:00Z"/>
              </w:numPr>
              <w:rPr>
                <w:ins w:id="4732" w:author="Jim Kulp" w:date="2010-01-24T18:44:00Z"/>
              </w:rPr>
            </w:pPr>
            <w:ins w:id="4733" w:author="Jim Kulp" w:date="2010-01-24T18:44:00Z">
              <w:r>
                <w:t>SecondsWidth</w:t>
              </w:r>
            </w:ins>
          </w:p>
        </w:tc>
        <w:tc>
          <w:tcPr>
            <w:tcW w:w="1260" w:type="dxa"/>
            <w:tcBorders>
              <w:top w:val="single" w:sz="6" w:space="0" w:color="000000"/>
              <w:bottom w:val="single" w:sz="6" w:space="0" w:color="000000"/>
            </w:tcBorders>
            <w:shd w:val="clear" w:color="auto" w:fill="D6E3BC" w:themeFill="accent3" w:themeFillTint="66"/>
            <w:vAlign w:val="center"/>
          </w:tcPr>
          <w:p w:rsidR="00033DC3" w:rsidRPr="001E2B1B" w:rsidRDefault="00033DC3" w:rsidP="00C00329">
            <w:pPr>
              <w:pStyle w:val="ICTableEntry"/>
              <w:numPr>
                <w:ins w:id="4734" w:author="Jim Kulp" w:date="2010-01-24T18:44:00Z"/>
              </w:numPr>
              <w:rPr>
                <w:ins w:id="4735" w:author="Jim Kulp" w:date="2010-01-24T18:44:00Z"/>
              </w:rPr>
            </w:pPr>
            <w:ins w:id="4736" w:author="Jim Kulp" w:date="2010-01-24T18:44:00Z">
              <w:r w:rsidRPr="001E2B1B">
                <w:t>unsignedInt</w:t>
              </w:r>
            </w:ins>
          </w:p>
        </w:tc>
        <w:tc>
          <w:tcPr>
            <w:tcW w:w="1080" w:type="dxa"/>
            <w:tcBorders>
              <w:top w:val="single" w:sz="6" w:space="0" w:color="000000"/>
              <w:bottom w:val="single" w:sz="6" w:space="0" w:color="000000"/>
            </w:tcBorders>
            <w:shd w:val="clear" w:color="auto" w:fill="D6E3BC" w:themeFill="accent3" w:themeFillTint="66"/>
            <w:vAlign w:val="center"/>
          </w:tcPr>
          <w:p w:rsidR="00033DC3" w:rsidRPr="001E2B1B" w:rsidRDefault="00450987" w:rsidP="00C00329">
            <w:pPr>
              <w:pStyle w:val="ICTableEntry"/>
              <w:numPr>
                <w:ins w:id="4737" w:author="Jim Kulp" w:date="2010-01-24T18:44:00Z"/>
              </w:numPr>
              <w:rPr>
                <w:ins w:id="4738" w:author="Jim Kulp" w:date="2010-01-24T18:44:00Z"/>
              </w:rPr>
            </w:pPr>
            <w:ins w:id="4739" w:author="Jim Kulp" w:date="2010-01-24T18:44:00Z">
              <w:r>
                <w:t>32</w:t>
              </w:r>
            </w:ins>
          </w:p>
        </w:tc>
        <w:tc>
          <w:tcPr>
            <w:tcW w:w="5130" w:type="dxa"/>
            <w:tcBorders>
              <w:top w:val="single" w:sz="6" w:space="0" w:color="000000"/>
              <w:bottom w:val="single" w:sz="6" w:space="0" w:color="000000"/>
            </w:tcBorders>
            <w:shd w:val="clear" w:color="auto" w:fill="D6E3BC" w:themeFill="accent3" w:themeFillTint="66"/>
            <w:vAlign w:val="center"/>
          </w:tcPr>
          <w:p w:rsidR="00000000" w:rsidRDefault="00033DC3">
            <w:pPr>
              <w:pStyle w:val="ICTableEntry"/>
              <w:numPr>
                <w:ins w:id="4740" w:author="Jim Kulp" w:date="2010-01-24T18:44:00Z"/>
              </w:numPr>
              <w:rPr>
                <w:ins w:id="4741" w:author="Jim Kulp" w:date="2010-01-24T18:44:00Z"/>
              </w:rPr>
              <w:pPrChange w:id="4742" w:author="Jim Kulp" w:date="2010-01-25T17:21:00Z">
                <w:pPr>
                  <w:pStyle w:val="ICTableEntry"/>
                </w:pPr>
              </w:pPrChange>
            </w:pPr>
            <w:ins w:id="4743" w:author="Jim Kulp" w:date="2010-01-24T18:44:00Z">
              <w:r w:rsidRPr="001E2B1B">
                <w:t>Physical width in bit</w:t>
              </w:r>
              <w:r>
                <w:t>s/wires</w:t>
              </w:r>
              <w:r w:rsidRPr="001E2B1B">
                <w:t xml:space="preserve"> of </w:t>
              </w:r>
              <w:r w:rsidR="009121B9">
                <w:t>of the data path used to convey whole seconds of GPS time.</w:t>
              </w:r>
            </w:ins>
          </w:p>
        </w:tc>
      </w:tr>
      <w:tr w:rsidR="00033DC3" w:rsidRPr="001E2B1B">
        <w:tblPrEx>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ExChange w:id="4744" w:author="Jim Kulp" w:date="2010-01-25T17:53:00Z">
            <w:tblPrEx>
              <w:tblW w:w="946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tblPrEx>
          </w:tblPrExChange>
        </w:tblPrEx>
        <w:trPr>
          <w:ins w:id="4745" w:author="Jim Kulp" w:date="2010-01-24T18:44:00Z"/>
        </w:trPr>
        <w:tc>
          <w:tcPr>
            <w:tcW w:w="1998" w:type="dxa"/>
            <w:tcBorders>
              <w:top w:val="single" w:sz="6" w:space="0" w:color="000000"/>
              <w:bottom w:val="single" w:sz="6" w:space="0" w:color="000000"/>
            </w:tcBorders>
            <w:shd w:val="clear" w:color="auto" w:fill="D6E3BC" w:themeFill="accent3" w:themeFillTint="66"/>
            <w:vAlign w:val="center"/>
            <w:tcPrChange w:id="4746" w:author="Jim Kulp" w:date="2010-01-25T17:53:00Z">
              <w:tcPr>
                <w:tcW w:w="1998" w:type="dxa"/>
                <w:tcBorders>
                  <w:top w:val="single" w:sz="6" w:space="0" w:color="000000"/>
                </w:tcBorders>
                <w:shd w:val="clear" w:color="auto" w:fill="D6E3BC" w:themeFill="accent3" w:themeFillTint="66"/>
                <w:vAlign w:val="center"/>
              </w:tcPr>
            </w:tcPrChange>
          </w:tcPr>
          <w:p w:rsidR="00033DC3" w:rsidRPr="001E2B1B" w:rsidRDefault="00450987" w:rsidP="00C00329">
            <w:pPr>
              <w:pStyle w:val="ICTableEntry"/>
              <w:numPr>
                <w:ins w:id="4747" w:author="Jim Kulp" w:date="2010-01-24T18:44:00Z"/>
              </w:numPr>
              <w:rPr>
                <w:ins w:id="4748" w:author="Jim Kulp" w:date="2010-01-24T18:44:00Z"/>
              </w:rPr>
            </w:pPr>
            <w:ins w:id="4749" w:author="Jim Kulp" w:date="2010-01-24T18:44:00Z">
              <w:r>
                <w:t>Fraction</w:t>
              </w:r>
              <w:r w:rsidR="00033DC3">
                <w:t>Width</w:t>
              </w:r>
            </w:ins>
          </w:p>
        </w:tc>
        <w:tc>
          <w:tcPr>
            <w:tcW w:w="1260" w:type="dxa"/>
            <w:tcBorders>
              <w:top w:val="single" w:sz="6" w:space="0" w:color="000000"/>
              <w:bottom w:val="single" w:sz="6" w:space="0" w:color="000000"/>
            </w:tcBorders>
            <w:shd w:val="clear" w:color="auto" w:fill="D6E3BC" w:themeFill="accent3" w:themeFillTint="66"/>
            <w:vAlign w:val="center"/>
            <w:tcPrChange w:id="4750" w:author="Jim Kulp" w:date="2010-01-25T17:53:00Z">
              <w:tcPr>
                <w:tcW w:w="1260" w:type="dxa"/>
                <w:tcBorders>
                  <w:top w:val="single" w:sz="6" w:space="0" w:color="000000"/>
                </w:tcBorders>
                <w:shd w:val="clear" w:color="auto" w:fill="D6E3BC" w:themeFill="accent3" w:themeFillTint="66"/>
                <w:vAlign w:val="center"/>
              </w:tcPr>
            </w:tcPrChange>
          </w:tcPr>
          <w:p w:rsidR="00033DC3" w:rsidRPr="001E2B1B" w:rsidRDefault="00033DC3" w:rsidP="00C00329">
            <w:pPr>
              <w:pStyle w:val="ICTableEntry"/>
              <w:numPr>
                <w:ins w:id="4751" w:author="Jim Kulp" w:date="2010-01-24T18:44:00Z"/>
              </w:numPr>
              <w:rPr>
                <w:ins w:id="4752" w:author="Jim Kulp" w:date="2010-01-24T18:44:00Z"/>
              </w:rPr>
            </w:pPr>
            <w:ins w:id="4753" w:author="Jim Kulp" w:date="2010-01-24T18:44:00Z">
              <w:r w:rsidRPr="001E2B1B">
                <w:t>unsignedInt</w:t>
              </w:r>
            </w:ins>
          </w:p>
        </w:tc>
        <w:tc>
          <w:tcPr>
            <w:tcW w:w="1080" w:type="dxa"/>
            <w:tcBorders>
              <w:top w:val="single" w:sz="6" w:space="0" w:color="000000"/>
              <w:bottom w:val="single" w:sz="6" w:space="0" w:color="000000"/>
            </w:tcBorders>
            <w:shd w:val="clear" w:color="auto" w:fill="D6E3BC" w:themeFill="accent3" w:themeFillTint="66"/>
            <w:vAlign w:val="center"/>
            <w:tcPrChange w:id="4754" w:author="Jim Kulp" w:date="2010-01-25T17:53:00Z">
              <w:tcPr>
                <w:tcW w:w="1080" w:type="dxa"/>
                <w:tcBorders>
                  <w:top w:val="single" w:sz="6" w:space="0" w:color="000000"/>
                </w:tcBorders>
                <w:shd w:val="clear" w:color="auto" w:fill="D6E3BC" w:themeFill="accent3" w:themeFillTint="66"/>
                <w:vAlign w:val="center"/>
              </w:tcPr>
            </w:tcPrChange>
          </w:tcPr>
          <w:p w:rsidR="00033DC3" w:rsidRPr="001E2B1B" w:rsidRDefault="00450987" w:rsidP="00C00329">
            <w:pPr>
              <w:pStyle w:val="ICTableEntry"/>
              <w:numPr>
                <w:ins w:id="4755" w:author="Jim Kulp" w:date="2010-01-24T18:44:00Z"/>
              </w:numPr>
              <w:rPr>
                <w:ins w:id="4756" w:author="Jim Kulp" w:date="2010-01-24T18:44:00Z"/>
              </w:rPr>
            </w:pPr>
            <w:ins w:id="4757" w:author="Jim Kulp" w:date="2010-01-24T18:44:00Z">
              <w:r>
                <w:t>0</w:t>
              </w:r>
            </w:ins>
          </w:p>
        </w:tc>
        <w:tc>
          <w:tcPr>
            <w:tcW w:w="5130" w:type="dxa"/>
            <w:tcBorders>
              <w:top w:val="single" w:sz="6" w:space="0" w:color="000000"/>
              <w:bottom w:val="single" w:sz="6" w:space="0" w:color="000000"/>
            </w:tcBorders>
            <w:shd w:val="clear" w:color="auto" w:fill="D6E3BC" w:themeFill="accent3" w:themeFillTint="66"/>
            <w:vAlign w:val="center"/>
            <w:tcPrChange w:id="4758" w:author="Jim Kulp" w:date="2010-01-25T17:53:00Z">
              <w:tcPr>
                <w:tcW w:w="5130" w:type="dxa"/>
                <w:tcBorders>
                  <w:top w:val="single" w:sz="6" w:space="0" w:color="000000"/>
                </w:tcBorders>
                <w:shd w:val="clear" w:color="auto" w:fill="D6E3BC" w:themeFill="accent3" w:themeFillTint="66"/>
                <w:vAlign w:val="center"/>
              </w:tcPr>
            </w:tcPrChange>
          </w:tcPr>
          <w:p w:rsidR="00000000" w:rsidRDefault="009121B9">
            <w:pPr>
              <w:pStyle w:val="ICTableEntry"/>
              <w:numPr>
                <w:ins w:id="4759" w:author="Jim Kulp" w:date="2010-01-24T18:44:00Z"/>
              </w:numPr>
              <w:rPr>
                <w:ins w:id="4760" w:author="Jim Kulp" w:date="2010-01-24T18:44:00Z"/>
              </w:rPr>
              <w:pPrChange w:id="4761" w:author="Jim Kulp" w:date="2010-01-25T17:22:00Z">
                <w:pPr>
                  <w:pStyle w:val="ICTableEntry"/>
                </w:pPr>
              </w:pPrChange>
            </w:pPr>
            <w:ins w:id="4762" w:author="Jim Kulp" w:date="2010-01-25T17:22:00Z">
              <w:r w:rsidRPr="001E2B1B">
                <w:t>Physical width in bit</w:t>
              </w:r>
              <w:r>
                <w:t>s/wires</w:t>
              </w:r>
              <w:r w:rsidRPr="001E2B1B">
                <w:t xml:space="preserve"> of </w:t>
              </w:r>
              <w:r>
                <w:t xml:space="preserve">of the data path used to convey fractional seconds of GPS time. </w:t>
              </w:r>
            </w:ins>
            <w:ins w:id="4763" w:author="Jim Kulp" w:date="2010-01-24T18:44:00Z">
              <w:r w:rsidR="00033DC3">
                <w:br/>
              </w:r>
            </w:ins>
            <w:ins w:id="4764" w:author="Jim Kulp" w:date="2010-01-25T17:22:00Z">
              <w:r>
                <w:t>The MSB is the first bit to the right of the radix point.</w:t>
              </w:r>
            </w:ins>
          </w:p>
        </w:tc>
      </w:tr>
      <w:tr w:rsidR="004E2068" w:rsidRPr="001E2B1B">
        <w:trPr>
          <w:ins w:id="4765" w:author="Jim Kulp" w:date="2010-01-25T17:53:00Z"/>
        </w:trPr>
        <w:tc>
          <w:tcPr>
            <w:tcW w:w="1998" w:type="dxa"/>
            <w:tcBorders>
              <w:top w:val="single" w:sz="6" w:space="0" w:color="000000"/>
            </w:tcBorders>
            <w:shd w:val="clear" w:color="auto" w:fill="D6E3BC" w:themeFill="accent3" w:themeFillTint="66"/>
            <w:vAlign w:val="center"/>
          </w:tcPr>
          <w:p w:rsidR="004E2068" w:rsidRDefault="004E2068" w:rsidP="00C00329">
            <w:pPr>
              <w:pStyle w:val="ICTableEntry"/>
              <w:numPr>
                <w:ins w:id="4766" w:author="Jim Kulp" w:date="2010-01-24T18:44:00Z"/>
              </w:numPr>
              <w:rPr>
                <w:ins w:id="4767" w:author="Jim Kulp" w:date="2010-01-25T17:53:00Z"/>
              </w:rPr>
            </w:pPr>
            <w:ins w:id="4768" w:author="Jim Kulp" w:date="2010-01-25T17:53:00Z">
              <w:r>
                <w:t>AllowUnavailable</w:t>
              </w:r>
            </w:ins>
          </w:p>
        </w:tc>
        <w:tc>
          <w:tcPr>
            <w:tcW w:w="1260" w:type="dxa"/>
            <w:tcBorders>
              <w:top w:val="single" w:sz="6" w:space="0" w:color="000000"/>
            </w:tcBorders>
            <w:shd w:val="clear" w:color="auto" w:fill="D6E3BC" w:themeFill="accent3" w:themeFillTint="66"/>
            <w:vAlign w:val="center"/>
          </w:tcPr>
          <w:p w:rsidR="004E2068" w:rsidRPr="001E2B1B" w:rsidRDefault="004E2068" w:rsidP="00C00329">
            <w:pPr>
              <w:pStyle w:val="ICTableEntry"/>
              <w:numPr>
                <w:ins w:id="4769" w:author="Jim Kulp" w:date="2010-01-24T18:44:00Z"/>
              </w:numPr>
              <w:rPr>
                <w:ins w:id="4770" w:author="Jim Kulp" w:date="2010-01-25T17:53:00Z"/>
              </w:rPr>
            </w:pPr>
            <w:ins w:id="4771" w:author="Jim Kulp" w:date="2010-01-25T17:53:00Z">
              <w:r>
                <w:t>boolean</w:t>
              </w:r>
            </w:ins>
          </w:p>
        </w:tc>
        <w:tc>
          <w:tcPr>
            <w:tcW w:w="1080" w:type="dxa"/>
            <w:tcBorders>
              <w:top w:val="single" w:sz="6" w:space="0" w:color="000000"/>
            </w:tcBorders>
            <w:shd w:val="clear" w:color="auto" w:fill="D6E3BC" w:themeFill="accent3" w:themeFillTint="66"/>
            <w:vAlign w:val="center"/>
          </w:tcPr>
          <w:p w:rsidR="004E2068" w:rsidRDefault="004E2068" w:rsidP="00C00329">
            <w:pPr>
              <w:pStyle w:val="ICTableEntry"/>
              <w:numPr>
                <w:ins w:id="4772" w:author="Jim Kulp" w:date="2010-01-24T18:44:00Z"/>
              </w:numPr>
              <w:rPr>
                <w:ins w:id="4773" w:author="Jim Kulp" w:date="2010-01-25T17:53:00Z"/>
              </w:rPr>
            </w:pPr>
            <w:ins w:id="4774" w:author="Jim Kulp" w:date="2010-01-25T17:58:00Z">
              <w:r>
                <w:t>false</w:t>
              </w:r>
            </w:ins>
          </w:p>
        </w:tc>
        <w:tc>
          <w:tcPr>
            <w:tcW w:w="5130" w:type="dxa"/>
            <w:tcBorders>
              <w:top w:val="single" w:sz="6" w:space="0" w:color="000000"/>
            </w:tcBorders>
            <w:shd w:val="clear" w:color="auto" w:fill="D6E3BC" w:themeFill="accent3" w:themeFillTint="66"/>
            <w:vAlign w:val="center"/>
          </w:tcPr>
          <w:p w:rsidR="00000000" w:rsidRDefault="004E2068">
            <w:pPr>
              <w:pStyle w:val="ICTableEntry"/>
              <w:numPr>
                <w:ins w:id="4775" w:author="Jim Kulp" w:date="2010-01-24T18:44:00Z"/>
              </w:numPr>
              <w:rPr>
                <w:ins w:id="4776" w:author="Jim Kulp" w:date="2010-01-25T17:53:00Z"/>
              </w:rPr>
              <w:pPrChange w:id="4777" w:author="Jim Kulp" w:date="2010-01-25T17:58:00Z">
                <w:pPr>
                  <w:pStyle w:val="ICTableEntry"/>
                </w:pPr>
              </w:pPrChange>
            </w:pPr>
            <w:ins w:id="4778" w:author="Jim Kulp" w:date="2010-01-25T17:53:00Z">
              <w:r>
                <w:t>Indicates</w:t>
              </w:r>
            </w:ins>
            <w:ins w:id="4779" w:author="Jim Kulp" w:date="2010-01-25T17:58:00Z">
              <w:r>
                <w:t>, when true,</w:t>
              </w:r>
            </w:ins>
            <w:ins w:id="4780" w:author="Jim Kulp" w:date="2010-01-25T17:53:00Z">
              <w:r>
                <w:t xml:space="preserve"> that the worker is prepared to deal with the time value being unavailable.</w:t>
              </w:r>
            </w:ins>
          </w:p>
        </w:tc>
      </w:tr>
    </w:tbl>
    <w:p w:rsidR="00033DC3" w:rsidRPr="001E2B1B" w:rsidRDefault="009121B9" w:rsidP="00033DC3">
      <w:pPr>
        <w:pStyle w:val="Heading3"/>
        <w:numPr>
          <w:ins w:id="4781" w:author="Jim Kulp" w:date="2010-01-24T18:44:00Z"/>
        </w:numPr>
        <w:rPr>
          <w:ins w:id="4782" w:author="Jim Kulp" w:date="2010-01-24T18:44:00Z"/>
        </w:rPr>
      </w:pPr>
      <w:bookmarkStart w:id="4783" w:name="_Toc141235519"/>
      <w:ins w:id="4784" w:author="Jim Kulp" w:date="2010-01-24T18:44:00Z">
        <w:r>
          <w:t>WT</w:t>
        </w:r>
        <w:r w:rsidR="00033DC3" w:rsidRPr="001E2B1B">
          <w:t>I Attribute Details</w:t>
        </w:r>
        <w:bookmarkEnd w:id="4783"/>
      </w:ins>
    </w:p>
    <w:p w:rsidR="00033DC3" w:rsidRDefault="00033DC3" w:rsidP="00033DC3">
      <w:pPr>
        <w:numPr>
          <w:ins w:id="4785" w:author="Jim Kulp" w:date="2010-01-24T18:44:00Z"/>
        </w:numPr>
        <w:rPr>
          <w:ins w:id="4786" w:author="Jim Kulp" w:date="2010-01-24T18:44:00Z"/>
        </w:rPr>
      </w:pPr>
      <w:ins w:id="4787" w:author="Jim Kulp" w:date="2010-01-24T18:44:00Z">
        <w:r w:rsidRPr="001E2B1B">
          <w:t>This subsection contains the per-attribute details of choices available for a W</w:t>
        </w:r>
      </w:ins>
      <w:ins w:id="4788" w:author="Jim Kulp" w:date="2010-03-03T18:47:00Z">
        <w:r w:rsidR="00241A95">
          <w:t>T</w:t>
        </w:r>
      </w:ins>
      <w:ins w:id="4789" w:author="Jim Kulp" w:date="2010-01-24T18:44:00Z">
        <w:r w:rsidRPr="001E2B1B">
          <w:t>I on a worker.</w:t>
        </w:r>
      </w:ins>
    </w:p>
    <w:p w:rsidR="00033DC3" w:rsidRDefault="009121B9" w:rsidP="00033DC3">
      <w:pPr>
        <w:numPr>
          <w:ins w:id="4790" w:author="Jim Kulp" w:date="2010-01-24T18:44:00Z"/>
        </w:numPr>
        <w:rPr>
          <w:ins w:id="4791" w:author="Jim Kulp" w:date="2010-01-24T18:44:00Z"/>
        </w:rPr>
      </w:pPr>
      <w:ins w:id="4792" w:author="Jim Kulp" w:date="2010-01-24T18:44:00Z">
        <w:r>
          <w:t>The two attributes, SecondsWidth, and FractionWidth, specify the number of bits to the left and right, respectively, of the radix point, of the fixed point binary value made available to the worker, on the OCP data signals (MData)</w:t>
        </w:r>
      </w:ins>
      <w:ins w:id="4793" w:author="Jim Kulp" w:date="2010-01-25T17:25:00Z">
        <w:r>
          <w:t>.  The data path width is the sum of these two attributes.</w:t>
        </w:r>
      </w:ins>
    </w:p>
    <w:p w:rsidR="00033DC3" w:rsidRPr="001E2B1B" w:rsidDel="005E5723" w:rsidRDefault="009121B9" w:rsidP="00033DC3">
      <w:pPr>
        <w:pStyle w:val="Heading2"/>
        <w:numPr>
          <w:ins w:id="4794" w:author="Jim Kulp" w:date="2010-01-24T18:44:00Z"/>
        </w:numPr>
        <w:rPr>
          <w:ins w:id="4795" w:author="Jim Kulp" w:date="2010-01-24T18:44:00Z"/>
        </w:rPr>
      </w:pPr>
      <w:bookmarkStart w:id="4796" w:name="_Toc141235520"/>
      <w:ins w:id="4797" w:author="Jim Kulp" w:date="2010-01-24T18:44:00Z">
        <w:r>
          <w:t>WT</w:t>
        </w:r>
        <w:r w:rsidR="00033DC3" w:rsidRPr="001E2B1B">
          <w:t>I OCP Profile</w:t>
        </w:r>
        <w:r w:rsidR="00033DC3">
          <w:t>/Configuration Parameters</w:t>
        </w:r>
        <w:bookmarkEnd w:id="4796"/>
      </w:ins>
    </w:p>
    <w:p w:rsidR="00033DC3" w:rsidRPr="001E2B1B" w:rsidRDefault="009121B9" w:rsidP="00033DC3">
      <w:pPr>
        <w:pStyle w:val="Body"/>
        <w:numPr>
          <w:ins w:id="4798" w:author="Jim Kulp" w:date="2010-01-24T18:44:00Z"/>
        </w:numPr>
        <w:rPr>
          <w:ins w:id="4799" w:author="Jim Kulp" w:date="2010-01-24T18:44:00Z"/>
        </w:rPr>
      </w:pPr>
      <w:ins w:id="4800" w:author="Jim Kulp" w:date="2010-01-24T18:44:00Z">
        <w:r>
          <w:t>The WT</w:t>
        </w:r>
        <w:r w:rsidR="00033DC3" w:rsidRPr="001E2B1B">
          <w:t xml:space="preserve">I OCP profile is </w:t>
        </w:r>
        <w:r>
          <w:t>the aspect of the WT</w:t>
        </w:r>
        <w:r w:rsidR="00033DC3" w:rsidRPr="001E2B1B">
          <w:t>I that has to do with OCP configuration parameters and signal configuration.  This section describes the concrete, complete, and un</w:t>
        </w:r>
        <w:r w:rsidR="00033DC3">
          <w:t>am</w:t>
        </w:r>
        <w:r>
          <w:t>biguous transformation from WT</w:t>
        </w:r>
        <w:r w:rsidR="00033DC3" w:rsidRPr="001E2B1B">
          <w:t>I WIP attributes described above, to the OCP configuration parameter</w:t>
        </w:r>
        <w:r w:rsidR="00033DC3">
          <w:t>s</w:t>
        </w:r>
        <w:r w:rsidR="00033DC3" w:rsidRPr="001E2B1B">
          <w:t xml:space="preserve"> inferred from those attributes.  This transformation is implemented in automation tools.</w:t>
        </w:r>
      </w:ins>
    </w:p>
    <w:p w:rsidR="00033DC3" w:rsidRPr="001E2B1B" w:rsidRDefault="00033DC3" w:rsidP="00033DC3">
      <w:pPr>
        <w:numPr>
          <w:ins w:id="4801" w:author="Jim Kulp" w:date="2010-01-24T18:44:00Z"/>
        </w:numPr>
        <w:rPr>
          <w:ins w:id="4802" w:author="Jim Kulp" w:date="2010-01-24T18:44:00Z"/>
        </w:rPr>
      </w:pPr>
      <w:ins w:id="4803" w:author="Jim Kulp" w:date="2010-01-24T18:44:00Z">
        <w:r w:rsidRPr="001E2B1B">
          <w:t>The table below lists only those parameters that are different from the OCP configuration parameter defaults (per the OCP specification).</w:t>
        </w:r>
      </w:ins>
    </w:p>
    <w:p w:rsidR="00033DC3" w:rsidRPr="001E2B1B" w:rsidRDefault="00033DC3" w:rsidP="00033DC3">
      <w:pPr>
        <w:pStyle w:val="Caption"/>
        <w:keepNext/>
        <w:numPr>
          <w:ins w:id="4804" w:author="Jim Kulp" w:date="2010-01-24T18:44:00Z"/>
        </w:numPr>
        <w:rPr>
          <w:ins w:id="4805" w:author="Jim Kulp" w:date="2010-01-24T18:44:00Z"/>
        </w:rPr>
      </w:pPr>
      <w:ins w:id="4806" w:author="Jim Kulp" w:date="2010-01-24T18:44:00Z">
        <w:r w:rsidRPr="001E2B1B">
          <w:t xml:space="preserve">Table </w:t>
        </w:r>
        <w:r w:rsidR="0094753D">
          <w:fldChar w:fldCharType="begin"/>
        </w:r>
        <w:r>
          <w:instrText xml:space="preserve"> SEQ Table \* ARABIC </w:instrText>
        </w:r>
        <w:r w:rsidR="0094753D">
          <w:fldChar w:fldCharType="separate"/>
        </w:r>
      </w:ins>
      <w:ins w:id="4807" w:author="Jim Kulp" w:date="2010-07-20T09:47:00Z">
        <w:r w:rsidR="00AF5D6E">
          <w:rPr>
            <w:noProof/>
          </w:rPr>
          <w:t>27</w:t>
        </w:r>
      </w:ins>
      <w:ins w:id="4808" w:author="Jim Kulp" w:date="2010-01-24T18:44:00Z">
        <w:r w:rsidR="0094753D">
          <w:fldChar w:fldCharType="end"/>
        </w:r>
        <w:r w:rsidRPr="001E2B1B">
          <w:t xml:space="preserve"> – Worker </w:t>
        </w:r>
      </w:ins>
      <w:ins w:id="4809" w:author="Jim Kulp" w:date="2010-01-25T17:27:00Z">
        <w:r w:rsidR="009121B9">
          <w:t>Time</w:t>
        </w:r>
      </w:ins>
      <w:ins w:id="4810" w:author="Jim Kulp" w:date="2010-01-24T18:44:00Z">
        <w:r w:rsidRPr="001E2B1B">
          <w:t xml:space="preserve"> Interface OCP Configuration Parameter Settings </w:t>
        </w:r>
      </w:ins>
    </w:p>
    <w:tbl>
      <w:tblPr>
        <w:tblStyle w:val="TableGrid"/>
        <w:tblW w:w="955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tblPr>
      <w:tblGrid>
        <w:gridCol w:w="2421"/>
        <w:gridCol w:w="1084"/>
        <w:gridCol w:w="6053"/>
      </w:tblGrid>
      <w:tr w:rsidR="00033DC3" w:rsidRPr="00111D2C">
        <w:trPr>
          <w:ins w:id="4811" w:author="Jim Kulp" w:date="2010-01-24T18:44:00Z"/>
        </w:trPr>
        <w:tc>
          <w:tcPr>
            <w:tcW w:w="2421" w:type="dxa"/>
            <w:tcBorders>
              <w:top w:val="single" w:sz="4" w:space="0" w:color="008080"/>
              <w:left w:val="single" w:sz="4" w:space="0" w:color="008080"/>
              <w:bottom w:val="single" w:sz="4" w:space="0" w:color="008080"/>
              <w:right w:val="single" w:sz="4" w:space="0" w:color="008080"/>
            </w:tcBorders>
            <w:shd w:val="clear" w:color="auto" w:fill="F3F3F3"/>
            <w:vAlign w:val="center"/>
          </w:tcPr>
          <w:p w:rsidR="00033DC3" w:rsidRPr="00111D2C" w:rsidRDefault="00033DC3" w:rsidP="00C00329">
            <w:pPr>
              <w:keepNext/>
              <w:numPr>
                <w:ins w:id="4812" w:author="Jim Kulp" w:date="2010-01-24T18:44:00Z"/>
              </w:numPr>
              <w:jc w:val="center"/>
              <w:rPr>
                <w:ins w:id="4813" w:author="Jim Kulp" w:date="2010-01-24T18:44:00Z"/>
                <w:rFonts w:ascii="Verdana" w:hAnsi="Verdana"/>
                <w:b/>
                <w:sz w:val="20"/>
              </w:rPr>
            </w:pPr>
            <w:ins w:id="4814" w:author="Jim Kulp" w:date="2010-01-24T18:44:00Z">
              <w:r w:rsidRPr="00111D2C">
                <w:rPr>
                  <w:rFonts w:ascii="Verdana" w:hAnsi="Verdana"/>
                  <w:b/>
                  <w:sz w:val="20"/>
                </w:rPr>
                <w:t>OCP Configuration Parameter</w:t>
              </w:r>
            </w:ins>
          </w:p>
        </w:tc>
        <w:tc>
          <w:tcPr>
            <w:tcW w:w="1084" w:type="dxa"/>
            <w:tcBorders>
              <w:top w:val="single" w:sz="4" w:space="0" w:color="008080"/>
              <w:left w:val="single" w:sz="4" w:space="0" w:color="008080"/>
              <w:bottom w:val="single" w:sz="4" w:space="0" w:color="008080"/>
              <w:right w:val="single" w:sz="4" w:space="0" w:color="008080"/>
            </w:tcBorders>
            <w:shd w:val="clear" w:color="auto" w:fill="F3F3F3"/>
            <w:vAlign w:val="center"/>
          </w:tcPr>
          <w:p w:rsidR="00033DC3" w:rsidRPr="00111D2C" w:rsidRDefault="00033DC3" w:rsidP="00C00329">
            <w:pPr>
              <w:keepNext/>
              <w:numPr>
                <w:ins w:id="4815" w:author="Jim Kulp" w:date="2010-01-24T18:44:00Z"/>
              </w:numPr>
              <w:jc w:val="center"/>
              <w:rPr>
                <w:ins w:id="4816" w:author="Jim Kulp" w:date="2010-01-24T18:44:00Z"/>
                <w:rFonts w:ascii="Verdana" w:hAnsi="Verdana"/>
                <w:b/>
                <w:sz w:val="20"/>
              </w:rPr>
            </w:pPr>
            <w:ins w:id="4817" w:author="Jim Kulp" w:date="2010-01-24T18:44:00Z">
              <w:r w:rsidRPr="00111D2C">
                <w:rPr>
                  <w:rFonts w:ascii="Verdana" w:hAnsi="Verdana"/>
                  <w:b/>
                  <w:sz w:val="20"/>
                </w:rPr>
                <w:t>Value</w:t>
              </w:r>
            </w:ins>
          </w:p>
        </w:tc>
        <w:tc>
          <w:tcPr>
            <w:tcW w:w="6053" w:type="dxa"/>
            <w:tcBorders>
              <w:top w:val="single" w:sz="4" w:space="0" w:color="008080"/>
              <w:left w:val="single" w:sz="4" w:space="0" w:color="008080"/>
              <w:bottom w:val="single" w:sz="4" w:space="0" w:color="008080"/>
              <w:right w:val="single" w:sz="4" w:space="0" w:color="008080"/>
            </w:tcBorders>
            <w:shd w:val="clear" w:color="auto" w:fill="F3F3F3"/>
          </w:tcPr>
          <w:p w:rsidR="00033DC3" w:rsidRPr="00111D2C" w:rsidRDefault="00033DC3" w:rsidP="00C00329">
            <w:pPr>
              <w:keepNext/>
              <w:numPr>
                <w:ins w:id="4818" w:author="Jim Kulp" w:date="2010-01-24T18:44:00Z"/>
              </w:numPr>
              <w:jc w:val="center"/>
              <w:rPr>
                <w:ins w:id="4819" w:author="Jim Kulp" w:date="2010-01-24T18:44:00Z"/>
                <w:rFonts w:ascii="Verdana" w:hAnsi="Verdana"/>
                <w:b/>
                <w:sz w:val="20"/>
              </w:rPr>
            </w:pPr>
            <w:ins w:id="4820" w:author="Jim Kulp" w:date="2010-01-24T18:44:00Z">
              <w:r w:rsidRPr="00111D2C">
                <w:rPr>
                  <w:rFonts w:ascii="Verdana" w:hAnsi="Verdana"/>
                  <w:b/>
                  <w:sz w:val="20"/>
                </w:rPr>
                <w:t>Description</w:t>
              </w:r>
            </w:ins>
          </w:p>
          <w:p w:rsidR="00033DC3" w:rsidRPr="00111D2C" w:rsidRDefault="00033DC3" w:rsidP="00C00329">
            <w:pPr>
              <w:keepNext/>
              <w:numPr>
                <w:ins w:id="4821" w:author="Jim Kulp" w:date="2010-01-24T18:44:00Z"/>
              </w:numPr>
              <w:jc w:val="center"/>
              <w:rPr>
                <w:ins w:id="4822" w:author="Jim Kulp" w:date="2010-01-24T18:44:00Z"/>
                <w:rFonts w:ascii="Verdana" w:hAnsi="Verdana"/>
                <w:sz w:val="16"/>
                <w:szCs w:val="16"/>
              </w:rPr>
            </w:pPr>
            <w:ins w:id="4823" w:author="Jim Kulp" w:date="2010-01-24T18:44:00Z">
              <w:r w:rsidRPr="00111D2C">
                <w:rPr>
                  <w:rFonts w:ascii="Verdana" w:hAnsi="Verdana"/>
                  <w:sz w:val="16"/>
                  <w:szCs w:val="16"/>
                </w:rPr>
                <w:t>(How OCP parameter is determined if not constant, and any tieoffs)</w:t>
              </w:r>
            </w:ins>
          </w:p>
        </w:tc>
      </w:tr>
      <w:tr w:rsidR="00033DC3" w:rsidRPr="001E2B1B">
        <w:trPr>
          <w:ins w:id="4824" w:author="Jim Kulp" w:date="2010-01-24T18:44:00Z"/>
        </w:trPr>
        <w:tc>
          <w:tcPr>
            <w:tcW w:w="2421" w:type="dxa"/>
            <w:tcBorders>
              <w:top w:val="single" w:sz="4" w:space="0" w:color="008080"/>
              <w:bottom w:val="single" w:sz="6" w:space="0" w:color="000000"/>
            </w:tcBorders>
            <w:shd w:val="clear" w:color="auto" w:fill="FFFFFF"/>
            <w:vAlign w:val="center"/>
          </w:tcPr>
          <w:p w:rsidR="00033DC3" w:rsidRPr="001E2B1B" w:rsidRDefault="006F1AEB" w:rsidP="00C00329">
            <w:pPr>
              <w:pStyle w:val="ICTableEntry"/>
              <w:numPr>
                <w:ins w:id="4825" w:author="Jim Kulp" w:date="2010-01-24T18:44:00Z"/>
              </w:numPr>
              <w:rPr>
                <w:ins w:id="4826" w:author="Jim Kulp" w:date="2010-01-24T18:44:00Z"/>
              </w:rPr>
            </w:pPr>
            <w:ins w:id="4827" w:author="Jim Kulp" w:date="2010-01-24T18:44:00Z">
              <w:r>
                <w:t>addr</w:t>
              </w:r>
            </w:ins>
          </w:p>
        </w:tc>
        <w:tc>
          <w:tcPr>
            <w:tcW w:w="1084" w:type="dxa"/>
            <w:tcBorders>
              <w:top w:val="single" w:sz="4" w:space="0" w:color="008080"/>
              <w:bottom w:val="single" w:sz="6" w:space="0" w:color="000000"/>
            </w:tcBorders>
            <w:shd w:val="clear" w:color="auto" w:fill="FFFFFF"/>
            <w:vAlign w:val="center"/>
          </w:tcPr>
          <w:p w:rsidR="00033DC3" w:rsidRPr="001E2B1B" w:rsidRDefault="006F1AEB" w:rsidP="00CF55FC">
            <w:pPr>
              <w:pStyle w:val="ICTableEntry"/>
              <w:numPr>
                <w:ins w:id="4828" w:author="Jim Kulp" w:date="2010-01-24T18:44:00Z"/>
              </w:numPr>
              <w:rPr>
                <w:ins w:id="4829" w:author="Jim Kulp" w:date="2010-01-24T18:44:00Z"/>
              </w:rPr>
            </w:pPr>
            <w:ins w:id="4830" w:author="Jim Kulp" w:date="2010-01-24T18:44:00Z">
              <w:r>
                <w:t>0</w:t>
              </w:r>
            </w:ins>
          </w:p>
        </w:tc>
        <w:tc>
          <w:tcPr>
            <w:tcW w:w="6053" w:type="dxa"/>
            <w:tcBorders>
              <w:top w:val="single" w:sz="4" w:space="0" w:color="008080"/>
              <w:bottom w:val="single" w:sz="6" w:space="0" w:color="000000"/>
            </w:tcBorders>
            <w:shd w:val="clear" w:color="auto" w:fill="FFFFFF"/>
            <w:vAlign w:val="center"/>
          </w:tcPr>
          <w:p w:rsidR="00033DC3" w:rsidRPr="001E2B1B" w:rsidRDefault="00033DC3" w:rsidP="00935271">
            <w:pPr>
              <w:pStyle w:val="ICTableEntry"/>
              <w:numPr>
                <w:ins w:id="4831" w:author="Jim Kulp" w:date="2010-01-24T18:44:00Z"/>
              </w:numPr>
              <w:rPr>
                <w:ins w:id="4832" w:author="Jim Kulp" w:date="2010-01-24T18:44:00Z"/>
              </w:rPr>
            </w:pPr>
          </w:p>
        </w:tc>
      </w:tr>
      <w:tr w:rsidR="00033DC3" w:rsidRPr="001E2B1B">
        <w:trPr>
          <w:ins w:id="4833" w:author="Jim Kulp" w:date="2010-01-24T18:44:00Z"/>
        </w:trPr>
        <w:tc>
          <w:tcPr>
            <w:tcW w:w="2421" w:type="dxa"/>
            <w:tcBorders>
              <w:top w:val="single" w:sz="6" w:space="0" w:color="000000"/>
              <w:bottom w:val="single" w:sz="6" w:space="0" w:color="000000"/>
            </w:tcBorders>
            <w:shd w:val="clear" w:color="auto" w:fill="FFFFFF"/>
            <w:vAlign w:val="center"/>
          </w:tcPr>
          <w:p w:rsidR="00033DC3" w:rsidRPr="001E2B1B" w:rsidRDefault="006F1AEB" w:rsidP="00C00329">
            <w:pPr>
              <w:pStyle w:val="ICTableEntry"/>
              <w:numPr>
                <w:ins w:id="4834" w:author="Jim Kulp" w:date="2010-01-24T18:44:00Z"/>
              </w:numPr>
              <w:rPr>
                <w:ins w:id="4835" w:author="Jim Kulp" w:date="2010-01-24T18:44:00Z"/>
              </w:rPr>
            </w:pPr>
            <w:ins w:id="4836" w:author="Jim Kulp" w:date="2010-01-25T17:35:00Z">
              <w:r>
                <w:t>cmdaccept</w:t>
              </w:r>
            </w:ins>
          </w:p>
        </w:tc>
        <w:tc>
          <w:tcPr>
            <w:tcW w:w="1084" w:type="dxa"/>
            <w:tcBorders>
              <w:top w:val="single" w:sz="6" w:space="0" w:color="000000"/>
              <w:bottom w:val="single" w:sz="6" w:space="0" w:color="000000"/>
            </w:tcBorders>
            <w:shd w:val="clear" w:color="auto" w:fill="FFFFFF"/>
            <w:vAlign w:val="center"/>
          </w:tcPr>
          <w:p w:rsidR="00033DC3" w:rsidRPr="001E2B1B" w:rsidRDefault="006F1AEB" w:rsidP="00C00329">
            <w:pPr>
              <w:pStyle w:val="ICTableEntry"/>
              <w:numPr>
                <w:ins w:id="4837" w:author="Jim Kulp" w:date="2010-01-24T18:44:00Z"/>
              </w:numPr>
              <w:rPr>
                <w:ins w:id="4838" w:author="Jim Kulp" w:date="2010-01-24T18:44:00Z"/>
              </w:rPr>
            </w:pPr>
            <w:ins w:id="4839" w:author="Jim Kulp" w:date="2010-01-24T18:44:00Z">
              <w:r>
                <w:t>0</w:t>
              </w:r>
            </w:ins>
          </w:p>
        </w:tc>
        <w:tc>
          <w:tcPr>
            <w:tcW w:w="6053" w:type="dxa"/>
            <w:tcBorders>
              <w:top w:val="single" w:sz="6" w:space="0" w:color="000000"/>
              <w:bottom w:val="single" w:sz="6" w:space="0" w:color="000000"/>
            </w:tcBorders>
            <w:shd w:val="clear" w:color="auto" w:fill="FFFFFF"/>
            <w:vAlign w:val="center"/>
          </w:tcPr>
          <w:p w:rsidR="00033DC3" w:rsidRPr="009C0272" w:rsidRDefault="00033DC3" w:rsidP="00C00329">
            <w:pPr>
              <w:pStyle w:val="ICTableEntry"/>
              <w:numPr>
                <w:ins w:id="4840" w:author="Jim Kulp" w:date="2010-01-24T18:44:00Z"/>
              </w:numPr>
              <w:rPr>
                <w:ins w:id="4841" w:author="Jim Kulp" w:date="2010-01-24T18:44:00Z"/>
              </w:rPr>
            </w:pPr>
          </w:p>
        </w:tc>
      </w:tr>
      <w:tr w:rsidR="006F1AEB" w:rsidRPr="001E2B1B">
        <w:trPr>
          <w:ins w:id="4842" w:author="Jim Kulp" w:date="2010-01-25T17:36:00Z"/>
        </w:trPr>
        <w:tc>
          <w:tcPr>
            <w:tcW w:w="2421" w:type="dxa"/>
            <w:tcBorders>
              <w:top w:val="single" w:sz="6" w:space="0" w:color="000000"/>
              <w:bottom w:val="single" w:sz="6" w:space="0" w:color="000000"/>
            </w:tcBorders>
            <w:shd w:val="clear" w:color="auto" w:fill="FFFFFF"/>
            <w:vAlign w:val="center"/>
          </w:tcPr>
          <w:p w:rsidR="006F1AEB" w:rsidRDefault="006F1AEB" w:rsidP="00C00329">
            <w:pPr>
              <w:pStyle w:val="ICTableEntry"/>
              <w:numPr>
                <w:ins w:id="4843" w:author="Jim Kulp" w:date="2010-01-24T18:44:00Z"/>
              </w:numPr>
              <w:rPr>
                <w:ins w:id="4844" w:author="Jim Kulp" w:date="2010-01-25T17:36:00Z"/>
              </w:rPr>
            </w:pPr>
            <w:ins w:id="4845" w:author="Jim Kulp" w:date="2010-01-25T17:36:00Z">
              <w:r>
                <w:t>data_</w:t>
              </w:r>
            </w:ins>
            <w:ins w:id="4846" w:author="Jim Kulp" w:date="2010-01-25T17:37:00Z">
              <w:r>
                <w:t>wdth</w:t>
              </w:r>
            </w:ins>
          </w:p>
        </w:tc>
        <w:tc>
          <w:tcPr>
            <w:tcW w:w="1084" w:type="dxa"/>
            <w:tcBorders>
              <w:top w:val="single" w:sz="6" w:space="0" w:color="000000"/>
              <w:bottom w:val="single" w:sz="6" w:space="0" w:color="000000"/>
            </w:tcBorders>
            <w:shd w:val="clear" w:color="auto" w:fill="FFFFFF"/>
            <w:vAlign w:val="center"/>
          </w:tcPr>
          <w:p w:rsidR="006F1AEB" w:rsidRDefault="006F1AEB" w:rsidP="00CF55FC">
            <w:pPr>
              <w:pStyle w:val="ICTableEntry"/>
              <w:numPr>
                <w:ins w:id="4847" w:author="Jim Kulp" w:date="2010-01-24T18:44:00Z"/>
              </w:numPr>
              <w:rPr>
                <w:ins w:id="4848" w:author="Jim Kulp" w:date="2010-01-25T17:36:00Z"/>
              </w:rPr>
            </w:pPr>
            <w:ins w:id="4849" w:author="Jim Kulp" w:date="2010-01-25T17:37:00Z">
              <w:r>
                <w:t>W</w:t>
              </w:r>
            </w:ins>
          </w:p>
        </w:tc>
        <w:tc>
          <w:tcPr>
            <w:tcW w:w="6053" w:type="dxa"/>
            <w:tcBorders>
              <w:top w:val="single" w:sz="6" w:space="0" w:color="000000"/>
              <w:bottom w:val="single" w:sz="6" w:space="0" w:color="000000"/>
            </w:tcBorders>
            <w:shd w:val="clear" w:color="auto" w:fill="FFFFFF"/>
            <w:vAlign w:val="center"/>
          </w:tcPr>
          <w:p w:rsidR="006F1AEB" w:rsidRPr="001E2B1B" w:rsidRDefault="006F1AEB" w:rsidP="00CF55FC">
            <w:pPr>
              <w:pStyle w:val="ICTableEntry"/>
              <w:numPr>
                <w:ins w:id="4850" w:author="Jim Kulp" w:date="2010-01-24T18:44:00Z"/>
              </w:numPr>
              <w:rPr>
                <w:ins w:id="4851" w:author="Jim Kulp" w:date="2010-01-25T17:36:00Z"/>
              </w:rPr>
            </w:pPr>
            <w:ins w:id="4852" w:author="Jim Kulp" w:date="2010-01-25T17:37:00Z">
              <w:r>
                <w:t>W = SecondsWidth + FractionWidth</w:t>
              </w:r>
            </w:ins>
          </w:p>
        </w:tc>
      </w:tr>
      <w:tr w:rsidR="00F66B4C" w:rsidRPr="001E2B1B">
        <w:trPr>
          <w:ins w:id="4853" w:author="Jim Kulp" w:date="2010-01-25T17:41:00Z"/>
        </w:trPr>
        <w:tc>
          <w:tcPr>
            <w:tcW w:w="2421" w:type="dxa"/>
            <w:tcBorders>
              <w:top w:val="single" w:sz="6" w:space="0" w:color="000000"/>
              <w:bottom w:val="single" w:sz="6" w:space="0" w:color="000000"/>
            </w:tcBorders>
            <w:shd w:val="clear" w:color="auto" w:fill="FFFFFF"/>
            <w:vAlign w:val="center"/>
          </w:tcPr>
          <w:p w:rsidR="00F66B4C" w:rsidRDefault="00F66B4C" w:rsidP="00C00329">
            <w:pPr>
              <w:pStyle w:val="ICTableEntry"/>
              <w:numPr>
                <w:ins w:id="4854" w:author="Jim Kulp" w:date="2010-01-24T18:44:00Z"/>
              </w:numPr>
              <w:rPr>
                <w:ins w:id="4855" w:author="Jim Kulp" w:date="2010-01-25T17:41:00Z"/>
              </w:rPr>
            </w:pPr>
            <w:ins w:id="4856" w:author="Jim Kulp" w:date="2010-01-25T17:41:00Z">
              <w:r>
                <w:t>mreset</w:t>
              </w:r>
            </w:ins>
          </w:p>
        </w:tc>
        <w:tc>
          <w:tcPr>
            <w:tcW w:w="1084" w:type="dxa"/>
            <w:tcBorders>
              <w:top w:val="single" w:sz="6" w:space="0" w:color="000000"/>
              <w:bottom w:val="single" w:sz="6" w:space="0" w:color="000000"/>
            </w:tcBorders>
            <w:shd w:val="clear" w:color="auto" w:fill="FFFFFF"/>
            <w:vAlign w:val="center"/>
          </w:tcPr>
          <w:p w:rsidR="00F66B4C" w:rsidRDefault="00F66B4C" w:rsidP="00CF55FC">
            <w:pPr>
              <w:pStyle w:val="ICTableEntry"/>
              <w:numPr>
                <w:ins w:id="4857" w:author="Jim Kulp" w:date="2010-01-24T18:44:00Z"/>
              </w:numPr>
              <w:rPr>
                <w:ins w:id="4858" w:author="Jim Kulp" w:date="2010-01-25T17:41:00Z"/>
              </w:rPr>
            </w:pPr>
            <w:ins w:id="4859" w:author="Jim Kulp" w:date="2010-01-25T17:41:00Z">
              <w:r>
                <w:t>0</w:t>
              </w:r>
            </w:ins>
          </w:p>
        </w:tc>
        <w:tc>
          <w:tcPr>
            <w:tcW w:w="6053" w:type="dxa"/>
            <w:tcBorders>
              <w:top w:val="single" w:sz="6" w:space="0" w:color="000000"/>
              <w:bottom w:val="single" w:sz="6" w:space="0" w:color="000000"/>
            </w:tcBorders>
            <w:shd w:val="clear" w:color="auto" w:fill="FFFFFF"/>
            <w:vAlign w:val="center"/>
          </w:tcPr>
          <w:p w:rsidR="00F66B4C" w:rsidRPr="001E2B1B" w:rsidRDefault="00F66B4C" w:rsidP="00CF55FC">
            <w:pPr>
              <w:pStyle w:val="ICTableEntry"/>
              <w:numPr>
                <w:ins w:id="4860" w:author="Jim Kulp" w:date="2010-01-24T18:44:00Z"/>
              </w:numPr>
              <w:rPr>
                <w:ins w:id="4861" w:author="Jim Kulp" w:date="2010-01-25T17:41:00Z"/>
              </w:rPr>
            </w:pPr>
          </w:p>
        </w:tc>
      </w:tr>
      <w:tr w:rsidR="00033DC3" w:rsidRPr="001E2B1B">
        <w:trPr>
          <w:ins w:id="4862" w:author="Jim Kulp" w:date="2010-01-24T18:44:00Z"/>
        </w:trPr>
        <w:tc>
          <w:tcPr>
            <w:tcW w:w="2421" w:type="dxa"/>
            <w:tcBorders>
              <w:top w:val="single" w:sz="6" w:space="0" w:color="000000"/>
              <w:bottom w:val="single" w:sz="6" w:space="0" w:color="000000"/>
            </w:tcBorders>
            <w:shd w:val="clear" w:color="auto" w:fill="FFFFFF"/>
            <w:vAlign w:val="center"/>
          </w:tcPr>
          <w:p w:rsidR="00033DC3" w:rsidRPr="001E2B1B" w:rsidRDefault="006F1AEB" w:rsidP="00C00329">
            <w:pPr>
              <w:pStyle w:val="ICTableEntry"/>
              <w:numPr>
                <w:ins w:id="4863" w:author="Jim Kulp" w:date="2010-01-24T18:44:00Z"/>
              </w:numPr>
              <w:rPr>
                <w:ins w:id="4864" w:author="Jim Kulp" w:date="2010-01-24T18:44:00Z"/>
              </w:rPr>
            </w:pPr>
            <w:ins w:id="4865" w:author="Jim Kulp" w:date="2010-01-25T17:35:00Z">
              <w:r>
                <w:t>read</w:t>
              </w:r>
            </w:ins>
            <w:ins w:id="4866" w:author="Jim Kulp" w:date="2010-01-25T17:36:00Z">
              <w:r>
                <w:t>_enable</w:t>
              </w:r>
            </w:ins>
          </w:p>
        </w:tc>
        <w:tc>
          <w:tcPr>
            <w:tcW w:w="1084" w:type="dxa"/>
            <w:tcBorders>
              <w:top w:val="single" w:sz="6" w:space="0" w:color="000000"/>
              <w:bottom w:val="single" w:sz="6" w:space="0" w:color="000000"/>
            </w:tcBorders>
            <w:shd w:val="clear" w:color="auto" w:fill="FFFFFF"/>
            <w:vAlign w:val="center"/>
          </w:tcPr>
          <w:p w:rsidR="00033DC3" w:rsidRPr="001E2B1B" w:rsidRDefault="006F1AEB" w:rsidP="00CF55FC">
            <w:pPr>
              <w:pStyle w:val="ICTableEntry"/>
              <w:numPr>
                <w:ins w:id="4867" w:author="Jim Kulp" w:date="2010-01-24T18:44:00Z"/>
              </w:numPr>
              <w:rPr>
                <w:ins w:id="4868" w:author="Jim Kulp" w:date="2010-01-24T18:44:00Z"/>
              </w:rPr>
            </w:pPr>
            <w:ins w:id="4869" w:author="Jim Kulp" w:date="2010-01-24T18:44:00Z">
              <w:r>
                <w:t>0</w:t>
              </w:r>
            </w:ins>
          </w:p>
        </w:tc>
        <w:tc>
          <w:tcPr>
            <w:tcW w:w="6053" w:type="dxa"/>
            <w:tcBorders>
              <w:top w:val="single" w:sz="6" w:space="0" w:color="000000"/>
              <w:bottom w:val="single" w:sz="6" w:space="0" w:color="000000"/>
            </w:tcBorders>
            <w:shd w:val="clear" w:color="auto" w:fill="FFFFFF"/>
            <w:vAlign w:val="center"/>
          </w:tcPr>
          <w:p w:rsidR="00033DC3" w:rsidRPr="001E2B1B" w:rsidRDefault="00033DC3" w:rsidP="00CF55FC">
            <w:pPr>
              <w:pStyle w:val="ICTableEntry"/>
              <w:numPr>
                <w:ins w:id="4870" w:author="Jim Kulp" w:date="2010-01-24T18:44:00Z"/>
              </w:numPr>
              <w:rPr>
                <w:ins w:id="4871" w:author="Jim Kulp" w:date="2010-01-24T18:44:00Z"/>
              </w:rPr>
            </w:pPr>
          </w:p>
        </w:tc>
      </w:tr>
      <w:tr w:rsidR="00033DC3" w:rsidRPr="001E2B1B">
        <w:trPr>
          <w:ins w:id="4872" w:author="Jim Kulp" w:date="2010-01-24T18:44:00Z"/>
        </w:trPr>
        <w:tc>
          <w:tcPr>
            <w:tcW w:w="2421"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873" w:author="Jim Kulp" w:date="2010-01-24T18:44:00Z"/>
              </w:numPr>
              <w:rPr>
                <w:ins w:id="4874" w:author="Jim Kulp" w:date="2010-01-24T18:44:00Z"/>
              </w:rPr>
            </w:pPr>
            <w:ins w:id="4875" w:author="Jim Kulp" w:date="2010-01-25T17:39:00Z">
              <w:r>
                <w:t>resp</w:t>
              </w:r>
            </w:ins>
          </w:p>
        </w:tc>
        <w:tc>
          <w:tcPr>
            <w:tcW w:w="1084"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876" w:author="Jim Kulp" w:date="2010-01-24T18:44:00Z"/>
              </w:numPr>
              <w:rPr>
                <w:ins w:id="4877" w:author="Jim Kulp" w:date="2010-01-24T18:44:00Z"/>
              </w:rPr>
            </w:pPr>
            <w:ins w:id="4878" w:author="Jim Kulp" w:date="2010-01-24T18:44:00Z">
              <w:r>
                <w:t>0</w:t>
              </w:r>
            </w:ins>
          </w:p>
        </w:tc>
        <w:tc>
          <w:tcPr>
            <w:tcW w:w="6053" w:type="dxa"/>
            <w:tcBorders>
              <w:top w:val="single" w:sz="6" w:space="0" w:color="000000"/>
              <w:bottom w:val="single" w:sz="6" w:space="0" w:color="000000"/>
            </w:tcBorders>
            <w:shd w:val="clear" w:color="auto" w:fill="FFFFFF"/>
            <w:vAlign w:val="center"/>
          </w:tcPr>
          <w:p w:rsidR="00033DC3" w:rsidRPr="001E2B1B" w:rsidRDefault="00033DC3" w:rsidP="00C00329">
            <w:pPr>
              <w:pStyle w:val="ICTableEntry"/>
              <w:numPr>
                <w:ins w:id="4879" w:author="Jim Kulp" w:date="2010-01-24T18:44:00Z"/>
              </w:numPr>
              <w:rPr>
                <w:ins w:id="4880" w:author="Jim Kulp" w:date="2010-01-24T18:44:00Z"/>
              </w:rPr>
            </w:pPr>
          </w:p>
        </w:tc>
      </w:tr>
      <w:tr w:rsidR="00033DC3" w:rsidRPr="001E2B1B">
        <w:trPr>
          <w:ins w:id="4881" w:author="Jim Kulp" w:date="2010-01-24T18:44:00Z"/>
        </w:trPr>
        <w:tc>
          <w:tcPr>
            <w:tcW w:w="2421"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882" w:author="Jim Kulp" w:date="2010-01-24T18:44:00Z"/>
              </w:numPr>
              <w:rPr>
                <w:ins w:id="4883" w:author="Jim Kulp" w:date="2010-01-24T18:44:00Z"/>
              </w:rPr>
            </w:pPr>
            <w:ins w:id="4884" w:author="Jim Kulp" w:date="2010-01-25T17:39:00Z">
              <w:r>
                <w:t>sdata</w:t>
              </w:r>
            </w:ins>
          </w:p>
        </w:tc>
        <w:tc>
          <w:tcPr>
            <w:tcW w:w="1084"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885" w:author="Jim Kulp" w:date="2010-01-24T18:44:00Z"/>
              </w:numPr>
              <w:rPr>
                <w:ins w:id="4886" w:author="Jim Kulp" w:date="2010-01-24T18:44:00Z"/>
              </w:rPr>
            </w:pPr>
            <w:ins w:id="4887" w:author="Jim Kulp" w:date="2010-01-24T18:44:00Z">
              <w:r>
                <w:t>0</w:t>
              </w:r>
            </w:ins>
          </w:p>
        </w:tc>
        <w:tc>
          <w:tcPr>
            <w:tcW w:w="6053" w:type="dxa"/>
            <w:tcBorders>
              <w:top w:val="single" w:sz="6" w:space="0" w:color="000000"/>
              <w:bottom w:val="single" w:sz="6" w:space="0" w:color="000000"/>
            </w:tcBorders>
            <w:shd w:val="clear" w:color="auto" w:fill="FFFFFF"/>
            <w:vAlign w:val="center"/>
          </w:tcPr>
          <w:p w:rsidR="00033DC3" w:rsidRPr="001E2B1B" w:rsidRDefault="00033DC3" w:rsidP="00C00329">
            <w:pPr>
              <w:pStyle w:val="ICTableEntry"/>
              <w:numPr>
                <w:ins w:id="4888" w:author="Jim Kulp" w:date="2010-01-24T18:44:00Z"/>
              </w:numPr>
              <w:rPr>
                <w:ins w:id="4889" w:author="Jim Kulp" w:date="2010-01-24T18:44:00Z"/>
              </w:rPr>
            </w:pPr>
          </w:p>
        </w:tc>
      </w:tr>
      <w:tr w:rsidR="00F66B4C" w:rsidRPr="001E2B1B">
        <w:trPr>
          <w:ins w:id="4890" w:author="Jim Kulp" w:date="2010-01-25T17:41:00Z"/>
        </w:trPr>
        <w:tc>
          <w:tcPr>
            <w:tcW w:w="2421" w:type="dxa"/>
            <w:tcBorders>
              <w:top w:val="single" w:sz="6" w:space="0" w:color="000000"/>
              <w:bottom w:val="single" w:sz="6" w:space="0" w:color="000000"/>
            </w:tcBorders>
            <w:shd w:val="clear" w:color="auto" w:fill="FFFFFF"/>
            <w:vAlign w:val="center"/>
          </w:tcPr>
          <w:p w:rsidR="00F66B4C" w:rsidRDefault="00F66B4C" w:rsidP="00C00329">
            <w:pPr>
              <w:pStyle w:val="ICTableEntry"/>
              <w:numPr>
                <w:ins w:id="4891" w:author="Jim Kulp" w:date="2010-01-24T18:44:00Z"/>
              </w:numPr>
              <w:rPr>
                <w:ins w:id="4892" w:author="Jim Kulp" w:date="2010-01-25T17:41:00Z"/>
              </w:rPr>
            </w:pPr>
            <w:ins w:id="4893" w:author="Jim Kulp" w:date="2010-01-25T17:41:00Z">
              <w:r>
                <w:t>sreset</w:t>
              </w:r>
            </w:ins>
          </w:p>
        </w:tc>
        <w:tc>
          <w:tcPr>
            <w:tcW w:w="1084" w:type="dxa"/>
            <w:tcBorders>
              <w:top w:val="single" w:sz="6" w:space="0" w:color="000000"/>
              <w:bottom w:val="single" w:sz="6" w:space="0" w:color="000000"/>
            </w:tcBorders>
            <w:shd w:val="clear" w:color="auto" w:fill="FFFFFF"/>
            <w:vAlign w:val="center"/>
          </w:tcPr>
          <w:p w:rsidR="00F66B4C" w:rsidRDefault="00F66B4C" w:rsidP="00C00329">
            <w:pPr>
              <w:pStyle w:val="ICTableEntry"/>
              <w:numPr>
                <w:ins w:id="4894" w:author="Jim Kulp" w:date="2010-01-24T18:44:00Z"/>
              </w:numPr>
              <w:rPr>
                <w:ins w:id="4895" w:author="Jim Kulp" w:date="2010-01-25T17:41:00Z"/>
              </w:rPr>
            </w:pPr>
            <w:ins w:id="4896" w:author="Jim Kulp" w:date="2010-01-25T17:41:00Z">
              <w:r>
                <w:t>1</w:t>
              </w:r>
            </w:ins>
          </w:p>
        </w:tc>
        <w:tc>
          <w:tcPr>
            <w:tcW w:w="6053" w:type="dxa"/>
            <w:tcBorders>
              <w:top w:val="single" w:sz="6" w:space="0" w:color="000000"/>
              <w:bottom w:val="single" w:sz="6" w:space="0" w:color="000000"/>
            </w:tcBorders>
            <w:shd w:val="clear" w:color="auto" w:fill="FFFFFF"/>
            <w:vAlign w:val="center"/>
          </w:tcPr>
          <w:p w:rsidR="00F66B4C" w:rsidRDefault="00F66B4C" w:rsidP="00C00329">
            <w:pPr>
              <w:pStyle w:val="ICTableEntry"/>
              <w:numPr>
                <w:ins w:id="4897" w:author="Jim Kulp" w:date="2010-01-24T18:44:00Z"/>
              </w:numPr>
              <w:rPr>
                <w:ins w:id="4898" w:author="Jim Kulp" w:date="2010-01-25T17:41:00Z"/>
              </w:rPr>
            </w:pPr>
            <w:ins w:id="4899" w:author="Jim Kulp" w:date="2010-01-25T17:42:00Z">
              <w:r>
                <w:t>Worker must propagate its WCI reset</w:t>
              </w:r>
            </w:ins>
          </w:p>
        </w:tc>
      </w:tr>
      <w:tr w:rsidR="00033DC3" w:rsidRPr="001E2B1B">
        <w:trPr>
          <w:ins w:id="4900" w:author="Jim Kulp" w:date="2010-01-24T18:44:00Z"/>
        </w:trPr>
        <w:tc>
          <w:tcPr>
            <w:tcW w:w="2421"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901" w:author="Jim Kulp" w:date="2010-01-24T18:44:00Z"/>
              </w:numPr>
              <w:rPr>
                <w:ins w:id="4902" w:author="Jim Kulp" w:date="2010-01-24T18:44:00Z"/>
              </w:rPr>
            </w:pPr>
            <w:ins w:id="4903" w:author="Jim Kulp" w:date="2010-01-25T17:40:00Z">
              <w:r>
                <w:t>sthreadbusy</w:t>
              </w:r>
            </w:ins>
          </w:p>
        </w:tc>
        <w:tc>
          <w:tcPr>
            <w:tcW w:w="1084"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904" w:author="Jim Kulp" w:date="2010-01-24T18:44:00Z"/>
              </w:numPr>
              <w:rPr>
                <w:ins w:id="4905" w:author="Jim Kulp" w:date="2010-01-24T18:44:00Z"/>
              </w:rPr>
            </w:pPr>
            <w:ins w:id="4906" w:author="Jim Kulp" w:date="2010-01-24T18:44:00Z">
              <w:r>
                <w:t>1</w:t>
              </w:r>
            </w:ins>
          </w:p>
        </w:tc>
        <w:tc>
          <w:tcPr>
            <w:tcW w:w="6053" w:type="dxa"/>
            <w:tcBorders>
              <w:top w:val="single" w:sz="6" w:space="0" w:color="000000"/>
              <w:bottom w:val="single" w:sz="6" w:space="0" w:color="000000"/>
            </w:tcBorders>
            <w:shd w:val="clear" w:color="auto" w:fill="FFFFFF"/>
            <w:vAlign w:val="center"/>
          </w:tcPr>
          <w:p w:rsidR="00033DC3" w:rsidRPr="001E2B1B" w:rsidRDefault="00F66B4C" w:rsidP="00C00329">
            <w:pPr>
              <w:pStyle w:val="ICTableEntry"/>
              <w:numPr>
                <w:ins w:id="4907" w:author="Jim Kulp" w:date="2010-01-24T18:44:00Z"/>
              </w:numPr>
              <w:rPr>
                <w:ins w:id="4908" w:author="Jim Kulp" w:date="2010-01-24T18:44:00Z"/>
              </w:rPr>
            </w:pPr>
            <w:ins w:id="4909" w:author="Jim Kulp" w:date="2010-01-25T17:40:00Z">
              <w:r>
                <w:t>Normal tieoff applies: signal is always deasserted</w:t>
              </w:r>
            </w:ins>
          </w:p>
        </w:tc>
      </w:tr>
      <w:tr w:rsidR="00C91021" w:rsidRPr="001E2B1B">
        <w:trPr>
          <w:ins w:id="4910" w:author="Jim Kulp" w:date="2010-01-25T18:09:00Z"/>
        </w:trPr>
        <w:tc>
          <w:tcPr>
            <w:tcW w:w="2421"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11" w:author="Jim Kulp" w:date="2010-01-24T18:44:00Z"/>
              </w:numPr>
              <w:rPr>
                <w:ins w:id="4912" w:author="Jim Kulp" w:date="2010-01-25T18:09:00Z"/>
              </w:rPr>
            </w:pPr>
            <w:ins w:id="4913" w:author="Jim Kulp" w:date="2010-01-25T18:24:00Z">
              <w:r>
                <w:t>sthreadbusy_exact</w:t>
              </w:r>
            </w:ins>
          </w:p>
        </w:tc>
        <w:tc>
          <w:tcPr>
            <w:tcW w:w="1084"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14" w:author="Jim Kulp" w:date="2010-01-24T18:44:00Z"/>
              </w:numPr>
              <w:rPr>
                <w:ins w:id="4915" w:author="Jim Kulp" w:date="2010-01-25T18:09:00Z"/>
              </w:rPr>
            </w:pPr>
            <w:ins w:id="4916" w:author="Jim Kulp" w:date="2010-01-25T18:24:00Z">
              <w:r>
                <w:t>1</w:t>
              </w:r>
            </w:ins>
          </w:p>
        </w:tc>
        <w:tc>
          <w:tcPr>
            <w:tcW w:w="6053"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17" w:author="Jim Kulp" w:date="2010-01-24T18:44:00Z"/>
              </w:numPr>
              <w:rPr>
                <w:ins w:id="4918" w:author="Jim Kulp" w:date="2010-01-25T18:09:00Z"/>
              </w:rPr>
            </w:pPr>
            <w:ins w:id="4919" w:author="Jim Kulp" w:date="2010-01-25T18:25:00Z">
              <w:r>
                <w:t>Well defined sthreadbusy semantics per OCP</w:t>
              </w:r>
            </w:ins>
          </w:p>
        </w:tc>
      </w:tr>
      <w:tr w:rsidR="00C91021" w:rsidRPr="001E2B1B">
        <w:trPr>
          <w:ins w:id="4920" w:author="Jim Kulp" w:date="2010-01-25T18:09:00Z"/>
        </w:trPr>
        <w:tc>
          <w:tcPr>
            <w:tcW w:w="2421"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21" w:author="Jim Kulp" w:date="2010-01-24T18:44:00Z"/>
              </w:numPr>
              <w:rPr>
                <w:ins w:id="4922" w:author="Jim Kulp" w:date="2010-01-25T18:09:00Z"/>
              </w:rPr>
            </w:pPr>
            <w:ins w:id="4923" w:author="Jim Kulp" w:date="2010-01-25T18:25:00Z">
              <w:r>
                <w:t>sthreadbusy_pipelined</w:t>
              </w:r>
            </w:ins>
          </w:p>
        </w:tc>
        <w:tc>
          <w:tcPr>
            <w:tcW w:w="1084"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24" w:author="Jim Kulp" w:date="2010-01-24T18:44:00Z"/>
              </w:numPr>
              <w:rPr>
                <w:ins w:id="4925" w:author="Jim Kulp" w:date="2010-01-25T18:09:00Z"/>
              </w:rPr>
            </w:pPr>
            <w:ins w:id="4926" w:author="Jim Kulp" w:date="2010-01-25T18:25:00Z">
              <w:r>
                <w:t>1</w:t>
              </w:r>
            </w:ins>
          </w:p>
        </w:tc>
        <w:tc>
          <w:tcPr>
            <w:tcW w:w="6053" w:type="dxa"/>
            <w:tcBorders>
              <w:top w:val="single" w:sz="6" w:space="0" w:color="000000"/>
              <w:bottom w:val="single" w:sz="6" w:space="0" w:color="000000"/>
            </w:tcBorders>
            <w:shd w:val="clear" w:color="auto" w:fill="FFFFFF"/>
            <w:vAlign w:val="center"/>
          </w:tcPr>
          <w:p w:rsidR="00C91021" w:rsidRDefault="00315006" w:rsidP="00C00329">
            <w:pPr>
              <w:pStyle w:val="ICTableEntry"/>
              <w:numPr>
                <w:ins w:id="4927" w:author="Jim Kulp" w:date="2010-01-24T18:44:00Z"/>
              </w:numPr>
              <w:rPr>
                <w:ins w:id="4928" w:author="Jim Kulp" w:date="2010-01-25T18:09:00Z"/>
              </w:rPr>
            </w:pPr>
            <w:ins w:id="4929" w:author="Jim Kulp" w:date="2010-01-25T18:25:00Z">
              <w:r>
                <w:t>SthreadBusy at a clock permits command in next cycle.</w:t>
              </w:r>
            </w:ins>
          </w:p>
        </w:tc>
      </w:tr>
    </w:tbl>
    <w:p w:rsidR="00033DC3" w:rsidRPr="001E2B1B" w:rsidRDefault="00280879" w:rsidP="00033DC3">
      <w:pPr>
        <w:pStyle w:val="Heading2"/>
        <w:numPr>
          <w:ins w:id="4930" w:author="Jim Kulp" w:date="2010-01-24T18:44:00Z"/>
        </w:numPr>
        <w:rPr>
          <w:ins w:id="4931" w:author="Jim Kulp" w:date="2010-01-24T18:44:00Z"/>
        </w:rPr>
      </w:pPr>
      <w:bookmarkStart w:id="4932" w:name="_Toc141235521"/>
      <w:ins w:id="4933" w:author="Jim Kulp" w:date="2010-01-24T18:44:00Z">
        <w:r>
          <w:t>WT</w:t>
        </w:r>
        <w:r w:rsidR="00033DC3">
          <w:t>I OCP Signals</w:t>
        </w:r>
        <w:bookmarkEnd w:id="4932"/>
      </w:ins>
    </w:p>
    <w:p w:rsidR="00033DC3" w:rsidRDefault="00033DC3" w:rsidP="00033DC3">
      <w:pPr>
        <w:numPr>
          <w:ins w:id="4934" w:author="Jim Kulp" w:date="2010-01-24T18:44:00Z"/>
        </w:numPr>
        <w:rPr>
          <w:ins w:id="4935" w:author="Jim Kulp" w:date="2010-01-24T18:44:00Z"/>
        </w:rPr>
      </w:pPr>
      <w:ins w:id="4936" w:author="Jim Kulp" w:date="2010-01-24T18:44:00Z">
        <w:r w:rsidRPr="001E2B1B">
          <w:t>Signal configuration is determined by the interface configuration parameters and as called out in the “OCP Signal Configuration Parameter” table in the OCP specification. The tables below show the signal</w:t>
        </w:r>
        <w:r>
          <w:t>s</w:t>
        </w:r>
        <w:r w:rsidRPr="001E2B1B">
          <w:t xml:space="preserve"> from master-to-slave</w:t>
        </w:r>
        <w:r>
          <w:t xml:space="preserve"> and slave-to-master</w:t>
        </w:r>
        <w:r w:rsidRPr="001E2B1B">
          <w:t>. The positional order of signals is alphabetical.</w:t>
        </w:r>
      </w:ins>
    </w:p>
    <w:p w:rsidR="00033DC3" w:rsidRPr="001E2B1B" w:rsidRDefault="00033DC3" w:rsidP="00033DC3">
      <w:pPr>
        <w:pStyle w:val="Caption"/>
        <w:keepNext/>
        <w:numPr>
          <w:ins w:id="4937" w:author="Jim Kulp" w:date="2010-01-24T18:44:00Z"/>
        </w:numPr>
        <w:rPr>
          <w:ins w:id="4938" w:author="Jim Kulp" w:date="2010-01-24T18:44:00Z"/>
        </w:rPr>
      </w:pPr>
      <w:ins w:id="4939" w:author="Jim Kulp" w:date="2010-01-24T18:44:00Z">
        <w:r w:rsidRPr="001E2B1B">
          <w:t xml:space="preserve">Table </w:t>
        </w:r>
        <w:r w:rsidR="0094753D">
          <w:fldChar w:fldCharType="begin"/>
        </w:r>
        <w:r>
          <w:instrText xml:space="preserve"> SEQ Table \* ARABIC </w:instrText>
        </w:r>
        <w:r w:rsidR="0094753D">
          <w:fldChar w:fldCharType="separate"/>
        </w:r>
      </w:ins>
      <w:ins w:id="4940" w:author="Jim Kulp" w:date="2010-07-20T09:47:00Z">
        <w:r w:rsidR="00AF5D6E">
          <w:rPr>
            <w:noProof/>
          </w:rPr>
          <w:t>28</w:t>
        </w:r>
      </w:ins>
      <w:ins w:id="4941" w:author="Jim Kulp" w:date="2010-01-24T18:44:00Z">
        <w:r w:rsidR="0094753D">
          <w:fldChar w:fldCharType="end"/>
        </w:r>
        <w:r w:rsidRPr="001E2B1B">
          <w:t xml:space="preserve"> – Worker </w:t>
        </w:r>
      </w:ins>
      <w:ins w:id="4942" w:author="Jim Kulp" w:date="2010-01-25T17:43:00Z">
        <w:r w:rsidR="00280879">
          <w:t>Time</w:t>
        </w:r>
      </w:ins>
      <w:ins w:id="4943" w:author="Jim Kulp" w:date="2010-01-24T18:44:00Z">
        <w:r w:rsidRPr="001E2B1B">
          <w:t xml:space="preserve"> Interface Signals Driven by the Master, to the Slave</w:t>
        </w:r>
      </w:ins>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Change w:id="4944" w:author="Jim Kulp" w:date="2010-01-25T17:47:00Z">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PrChange>
      </w:tblPr>
      <w:tblGrid>
        <w:gridCol w:w="1638"/>
        <w:gridCol w:w="1980"/>
        <w:gridCol w:w="2790"/>
        <w:gridCol w:w="3150"/>
        <w:tblGridChange w:id="4945">
          <w:tblGrid>
            <w:gridCol w:w="1638"/>
            <w:gridCol w:w="1980"/>
            <w:gridCol w:w="2610"/>
            <w:gridCol w:w="3330"/>
          </w:tblGrid>
        </w:tblGridChange>
      </w:tblGrid>
      <w:tr w:rsidR="00033DC3" w:rsidRPr="00111D2C">
        <w:trPr>
          <w:ins w:id="4946" w:author="Jim Kulp" w:date="2010-01-24T18:44:00Z"/>
        </w:trPr>
        <w:tc>
          <w:tcPr>
            <w:tcW w:w="1638" w:type="dxa"/>
            <w:shd w:val="clear" w:color="auto" w:fill="F3F3F3"/>
            <w:vAlign w:val="center"/>
            <w:tcPrChange w:id="4947" w:author="Jim Kulp" w:date="2010-01-25T17:47:00Z">
              <w:tcPr>
                <w:tcW w:w="1638" w:type="dxa"/>
                <w:shd w:val="clear" w:color="auto" w:fill="F3F3F3"/>
                <w:vAlign w:val="center"/>
              </w:tcPr>
            </w:tcPrChange>
          </w:tcPr>
          <w:p w:rsidR="00033DC3" w:rsidRPr="00111D2C" w:rsidRDefault="00033DC3" w:rsidP="00C00329">
            <w:pPr>
              <w:keepNext/>
              <w:numPr>
                <w:ins w:id="4948" w:author="Jim Kulp" w:date="2010-01-24T18:44:00Z"/>
              </w:numPr>
              <w:jc w:val="center"/>
              <w:rPr>
                <w:ins w:id="4949" w:author="Jim Kulp" w:date="2010-01-24T18:44:00Z"/>
                <w:rFonts w:ascii="Verdana" w:hAnsi="Verdana"/>
                <w:b/>
                <w:sz w:val="20"/>
              </w:rPr>
            </w:pPr>
            <w:ins w:id="4950" w:author="Jim Kulp" w:date="2010-01-24T18:44:00Z">
              <w:r w:rsidRPr="00111D2C">
                <w:rPr>
                  <w:rFonts w:ascii="Verdana" w:hAnsi="Verdana"/>
                  <w:b/>
                  <w:sz w:val="20"/>
                </w:rPr>
                <w:t>OCP</w:t>
              </w:r>
              <w:r w:rsidRPr="00111D2C">
                <w:rPr>
                  <w:rFonts w:ascii="Verdana" w:hAnsi="Verdana"/>
                  <w:b/>
                  <w:sz w:val="20"/>
                </w:rPr>
                <w:br/>
                <w:t>Signal</w:t>
              </w:r>
            </w:ins>
          </w:p>
        </w:tc>
        <w:tc>
          <w:tcPr>
            <w:tcW w:w="1980" w:type="dxa"/>
            <w:tcBorders>
              <w:bottom w:val="single" w:sz="4" w:space="0" w:color="008080"/>
            </w:tcBorders>
            <w:shd w:val="clear" w:color="auto" w:fill="F3F3F3"/>
            <w:vAlign w:val="center"/>
            <w:tcPrChange w:id="4951" w:author="Jim Kulp" w:date="2010-01-25T17:47:00Z">
              <w:tcPr>
                <w:tcW w:w="1980" w:type="dxa"/>
                <w:tcBorders>
                  <w:bottom w:val="single" w:sz="4" w:space="0" w:color="008080"/>
                </w:tcBorders>
                <w:shd w:val="clear" w:color="auto" w:fill="F3F3F3"/>
                <w:vAlign w:val="center"/>
              </w:tcPr>
            </w:tcPrChange>
          </w:tcPr>
          <w:p w:rsidR="00033DC3" w:rsidRPr="00111D2C" w:rsidRDefault="00033DC3" w:rsidP="00C00329">
            <w:pPr>
              <w:keepNext/>
              <w:numPr>
                <w:ins w:id="4952" w:author="Jim Kulp" w:date="2010-01-24T18:44:00Z"/>
              </w:numPr>
              <w:jc w:val="center"/>
              <w:rPr>
                <w:ins w:id="4953" w:author="Jim Kulp" w:date="2010-01-24T18:44:00Z"/>
                <w:rFonts w:ascii="Verdana" w:hAnsi="Verdana"/>
                <w:b/>
                <w:sz w:val="20"/>
              </w:rPr>
            </w:pPr>
            <w:ins w:id="4954" w:author="Jim Kulp" w:date="2010-01-24T18:44:00Z">
              <w:r w:rsidRPr="00111D2C">
                <w:rPr>
                  <w:rFonts w:ascii="Verdana" w:hAnsi="Verdana"/>
                  <w:b/>
                  <w:sz w:val="20"/>
                </w:rPr>
                <w:t>When</w:t>
              </w:r>
              <w:r w:rsidRPr="00111D2C">
                <w:rPr>
                  <w:rFonts w:ascii="Verdana" w:hAnsi="Verdana"/>
                  <w:b/>
                  <w:sz w:val="20"/>
                </w:rPr>
                <w:br/>
                <w:t>Included</w:t>
              </w:r>
            </w:ins>
          </w:p>
        </w:tc>
        <w:tc>
          <w:tcPr>
            <w:tcW w:w="2790" w:type="dxa"/>
            <w:tcBorders>
              <w:bottom w:val="single" w:sz="4" w:space="0" w:color="008080"/>
            </w:tcBorders>
            <w:shd w:val="clear" w:color="auto" w:fill="F3F3F3"/>
            <w:vAlign w:val="center"/>
            <w:tcPrChange w:id="4955" w:author="Jim Kulp" w:date="2010-01-25T17:47:00Z">
              <w:tcPr>
                <w:tcW w:w="2610" w:type="dxa"/>
                <w:tcBorders>
                  <w:bottom w:val="single" w:sz="4" w:space="0" w:color="008080"/>
                </w:tcBorders>
                <w:shd w:val="clear" w:color="auto" w:fill="F3F3F3"/>
                <w:vAlign w:val="center"/>
              </w:tcPr>
            </w:tcPrChange>
          </w:tcPr>
          <w:p w:rsidR="00033DC3" w:rsidRPr="00111D2C" w:rsidRDefault="00033DC3" w:rsidP="00C00329">
            <w:pPr>
              <w:keepNext/>
              <w:numPr>
                <w:ins w:id="4956" w:author="Jim Kulp" w:date="2010-01-24T18:44:00Z"/>
              </w:numPr>
              <w:jc w:val="center"/>
              <w:rPr>
                <w:ins w:id="4957" w:author="Jim Kulp" w:date="2010-01-24T18:44:00Z"/>
                <w:rFonts w:ascii="Verdana" w:hAnsi="Verdana"/>
                <w:b/>
                <w:sz w:val="20"/>
              </w:rPr>
            </w:pPr>
            <w:ins w:id="4958" w:author="Jim Kulp" w:date="2010-01-24T18:44:00Z">
              <w:r w:rsidRPr="00111D2C">
                <w:rPr>
                  <w:rFonts w:ascii="Verdana" w:hAnsi="Verdana"/>
                  <w:b/>
                  <w:sz w:val="20"/>
                </w:rPr>
                <w:t>Width</w:t>
              </w:r>
            </w:ins>
          </w:p>
        </w:tc>
        <w:tc>
          <w:tcPr>
            <w:tcW w:w="3150" w:type="dxa"/>
            <w:tcBorders>
              <w:bottom w:val="single" w:sz="4" w:space="0" w:color="008080"/>
            </w:tcBorders>
            <w:shd w:val="clear" w:color="auto" w:fill="F3F3F3"/>
            <w:vAlign w:val="center"/>
            <w:tcPrChange w:id="4959" w:author="Jim Kulp" w:date="2010-01-25T17:47:00Z">
              <w:tcPr>
                <w:tcW w:w="3330" w:type="dxa"/>
                <w:tcBorders>
                  <w:bottom w:val="single" w:sz="4" w:space="0" w:color="008080"/>
                </w:tcBorders>
                <w:shd w:val="clear" w:color="auto" w:fill="F3F3F3"/>
                <w:vAlign w:val="center"/>
              </w:tcPr>
            </w:tcPrChange>
          </w:tcPr>
          <w:p w:rsidR="00033DC3" w:rsidRPr="00111D2C" w:rsidRDefault="00033DC3" w:rsidP="00C00329">
            <w:pPr>
              <w:keepNext/>
              <w:numPr>
                <w:ins w:id="4960" w:author="Jim Kulp" w:date="2010-01-24T18:44:00Z"/>
              </w:numPr>
              <w:jc w:val="center"/>
              <w:rPr>
                <w:ins w:id="4961" w:author="Jim Kulp" w:date="2010-01-24T18:44:00Z"/>
                <w:rFonts w:ascii="Verdana" w:hAnsi="Verdana"/>
                <w:b/>
                <w:sz w:val="20"/>
              </w:rPr>
            </w:pPr>
            <w:ins w:id="4962" w:author="Jim Kulp" w:date="2010-01-24T18:44:00Z">
              <w:r w:rsidRPr="00111D2C">
                <w:rPr>
                  <w:rFonts w:ascii="Verdana" w:hAnsi="Verdana"/>
                  <w:b/>
                  <w:sz w:val="20"/>
                </w:rPr>
                <w:t>Usage</w:t>
              </w:r>
            </w:ins>
          </w:p>
        </w:tc>
      </w:tr>
      <w:tr w:rsidR="00033DC3" w:rsidRPr="001E2B1B">
        <w:trPr>
          <w:ins w:id="4963" w:author="Jim Kulp" w:date="2010-01-24T18:44:00Z"/>
        </w:trPr>
        <w:tc>
          <w:tcPr>
            <w:tcW w:w="1638" w:type="dxa"/>
            <w:vAlign w:val="center"/>
            <w:tcPrChange w:id="4964" w:author="Jim Kulp" w:date="2010-01-25T17:47:00Z">
              <w:tcPr>
                <w:tcW w:w="1638" w:type="dxa"/>
                <w:vAlign w:val="center"/>
              </w:tcPr>
            </w:tcPrChange>
          </w:tcPr>
          <w:p w:rsidR="00033DC3" w:rsidRPr="001E2B1B" w:rsidRDefault="00033DC3" w:rsidP="00C00329">
            <w:pPr>
              <w:pStyle w:val="ICTableEntry"/>
              <w:numPr>
                <w:ins w:id="4965" w:author="Jim Kulp" w:date="2010-01-24T18:44:00Z"/>
              </w:numPr>
              <w:rPr>
                <w:ins w:id="4966" w:author="Jim Kulp" w:date="2010-01-24T18:44:00Z"/>
              </w:rPr>
            </w:pPr>
            <w:ins w:id="4967" w:author="Jim Kulp" w:date="2010-01-24T18:44:00Z">
              <w:r w:rsidRPr="001E2B1B">
                <w:t>MCmd</w:t>
              </w:r>
            </w:ins>
          </w:p>
        </w:tc>
        <w:tc>
          <w:tcPr>
            <w:tcW w:w="1980" w:type="dxa"/>
            <w:tcBorders>
              <w:bottom w:val="single" w:sz="4" w:space="0" w:color="008080"/>
            </w:tcBorders>
            <w:vAlign w:val="center"/>
            <w:tcPrChange w:id="4968" w:author="Jim Kulp" w:date="2010-01-25T17:47:00Z">
              <w:tcPr>
                <w:tcW w:w="1980" w:type="dxa"/>
                <w:tcBorders>
                  <w:bottom w:val="single" w:sz="4" w:space="0" w:color="008080"/>
                </w:tcBorders>
                <w:vAlign w:val="center"/>
              </w:tcPr>
            </w:tcPrChange>
          </w:tcPr>
          <w:p w:rsidR="00033DC3" w:rsidRPr="001E2B1B" w:rsidRDefault="00033DC3" w:rsidP="00C00329">
            <w:pPr>
              <w:pStyle w:val="ICTableEntry"/>
              <w:numPr>
                <w:ins w:id="4969" w:author="Jim Kulp" w:date="2010-01-24T18:44:00Z"/>
              </w:numPr>
              <w:rPr>
                <w:ins w:id="4970" w:author="Jim Kulp" w:date="2010-01-24T18:44:00Z"/>
              </w:rPr>
            </w:pPr>
            <w:ins w:id="4971" w:author="Jim Kulp" w:date="2010-01-24T18:44:00Z">
              <w:r>
                <w:t>always</w:t>
              </w:r>
            </w:ins>
          </w:p>
        </w:tc>
        <w:tc>
          <w:tcPr>
            <w:tcW w:w="2790" w:type="dxa"/>
            <w:shd w:val="clear" w:color="auto" w:fill="FFFFFF"/>
            <w:vAlign w:val="center"/>
            <w:tcPrChange w:id="4972" w:author="Jim Kulp" w:date="2010-01-25T17:47:00Z">
              <w:tcPr>
                <w:tcW w:w="2610" w:type="dxa"/>
                <w:shd w:val="clear" w:color="auto" w:fill="FFFFFF"/>
                <w:vAlign w:val="center"/>
              </w:tcPr>
            </w:tcPrChange>
          </w:tcPr>
          <w:p w:rsidR="00033DC3" w:rsidRPr="001E2B1B" w:rsidRDefault="00033DC3" w:rsidP="00C00329">
            <w:pPr>
              <w:pStyle w:val="ICTableEntry"/>
              <w:numPr>
                <w:ins w:id="4973" w:author="Jim Kulp" w:date="2010-01-24T18:44:00Z"/>
              </w:numPr>
              <w:rPr>
                <w:ins w:id="4974" w:author="Jim Kulp" w:date="2010-01-24T18:44:00Z"/>
              </w:rPr>
            </w:pPr>
            <w:ins w:id="4975" w:author="Jim Kulp" w:date="2010-01-24T18:44:00Z">
              <w:r>
                <w:t>3</w:t>
              </w:r>
            </w:ins>
          </w:p>
        </w:tc>
        <w:tc>
          <w:tcPr>
            <w:tcW w:w="3150" w:type="dxa"/>
            <w:tcBorders>
              <w:bottom w:val="single" w:sz="4" w:space="0" w:color="008080"/>
            </w:tcBorders>
            <w:vAlign w:val="center"/>
            <w:tcPrChange w:id="4976" w:author="Jim Kulp" w:date="2010-01-25T17:47:00Z">
              <w:tcPr>
                <w:tcW w:w="3330" w:type="dxa"/>
                <w:tcBorders>
                  <w:bottom w:val="single" w:sz="4" w:space="0" w:color="008080"/>
                </w:tcBorders>
                <w:vAlign w:val="center"/>
              </w:tcPr>
            </w:tcPrChange>
          </w:tcPr>
          <w:p w:rsidR="0021121D" w:rsidRDefault="0004230C" w:rsidP="0004230C">
            <w:pPr>
              <w:pStyle w:val="ICTableEntry"/>
              <w:numPr>
                <w:ins w:id="4977" w:author="Jim Kulp" w:date="2010-01-25T18:28:00Z"/>
              </w:numPr>
              <w:rPr>
                <w:ins w:id="4978" w:author="Jim Kulp" w:date="2010-01-25T17:45:00Z"/>
              </w:rPr>
            </w:pPr>
            <w:ins w:id="4979" w:author="Jim Kulp" w:date="2010-01-25T17:44:00Z">
              <w:r>
                <w:t xml:space="preserve">MCmd == </w:t>
              </w:r>
            </w:ins>
            <w:ins w:id="4980" w:author="Jim Kulp" w:date="2010-01-24T18:44:00Z">
              <w:r w:rsidR="00033DC3">
                <w:t>WRITE</w:t>
              </w:r>
            </w:ins>
            <w:ins w:id="4981" w:author="Jim Kulp" w:date="2010-01-25T17:45:00Z">
              <w:r>
                <w:t xml:space="preserve"> when time is available</w:t>
              </w:r>
            </w:ins>
            <w:ins w:id="4982" w:author="Jim Kulp" w:date="2010-01-25T17:46:00Z">
              <w:r>
                <w:t xml:space="preserve"> on MData</w:t>
              </w:r>
            </w:ins>
            <w:ins w:id="4983" w:author="Jim Kulp" w:date="2010-01-25T17:45:00Z">
              <w:r w:rsidR="0021121D">
                <w:t>, else IDLE.</w:t>
              </w:r>
            </w:ins>
          </w:p>
          <w:p w:rsidR="00000000" w:rsidRDefault="0021121D">
            <w:pPr>
              <w:pStyle w:val="ICTableEntry"/>
              <w:numPr>
                <w:ins w:id="4984" w:author="Jim Kulp" w:date="2010-01-25T18:28:00Z"/>
              </w:numPr>
              <w:rPr>
                <w:ins w:id="4985" w:author="Jim Kulp" w:date="2010-01-24T18:44:00Z"/>
              </w:rPr>
              <w:pPrChange w:id="4986" w:author="Jim Kulp" w:date="2010-01-25T17:46:00Z">
                <w:pPr>
                  <w:pStyle w:val="ICTableEntry"/>
                  <w:ind w:left="360"/>
                </w:pPr>
              </w:pPrChange>
            </w:pPr>
            <w:ins w:id="4987" w:author="Jim Kulp" w:date="2010-01-25T18:28:00Z">
              <w:r>
                <w:t>IDLE only before “start” or if AllowUnavailabe == true.</w:t>
              </w:r>
            </w:ins>
          </w:p>
        </w:tc>
      </w:tr>
      <w:tr w:rsidR="00033DC3" w:rsidRPr="001E2B1B">
        <w:trPr>
          <w:ins w:id="4988" w:author="Jim Kulp" w:date="2010-01-24T18:44:00Z"/>
        </w:trPr>
        <w:tc>
          <w:tcPr>
            <w:tcW w:w="1638" w:type="dxa"/>
            <w:vAlign w:val="center"/>
            <w:tcPrChange w:id="4989" w:author="Jim Kulp" w:date="2010-01-25T17:47:00Z">
              <w:tcPr>
                <w:tcW w:w="1638" w:type="dxa"/>
                <w:vAlign w:val="center"/>
              </w:tcPr>
            </w:tcPrChange>
          </w:tcPr>
          <w:p w:rsidR="00033DC3" w:rsidRPr="001E2B1B" w:rsidRDefault="00033DC3" w:rsidP="00C00329">
            <w:pPr>
              <w:pStyle w:val="ICTableEntry"/>
              <w:numPr>
                <w:ins w:id="4990" w:author="Jim Kulp" w:date="2010-01-24T18:44:00Z"/>
              </w:numPr>
              <w:rPr>
                <w:ins w:id="4991" w:author="Jim Kulp" w:date="2010-01-24T18:44:00Z"/>
              </w:rPr>
            </w:pPr>
            <w:ins w:id="4992" w:author="Jim Kulp" w:date="2010-01-24T18:44:00Z">
              <w:r w:rsidRPr="001E2B1B">
                <w:t>MData</w:t>
              </w:r>
            </w:ins>
          </w:p>
        </w:tc>
        <w:tc>
          <w:tcPr>
            <w:tcW w:w="1980" w:type="dxa"/>
            <w:shd w:val="clear" w:color="auto" w:fill="FFFFFF"/>
            <w:vAlign w:val="center"/>
            <w:tcPrChange w:id="4993" w:author="Jim Kulp" w:date="2010-01-25T17:47:00Z">
              <w:tcPr>
                <w:tcW w:w="1980" w:type="dxa"/>
                <w:shd w:val="clear" w:color="auto" w:fill="FFFFFF"/>
                <w:vAlign w:val="center"/>
              </w:tcPr>
            </w:tcPrChange>
          </w:tcPr>
          <w:p w:rsidR="00033DC3" w:rsidRPr="001E2B1B" w:rsidRDefault="00033DC3" w:rsidP="00C00329">
            <w:pPr>
              <w:pStyle w:val="ICTableEntry"/>
              <w:numPr>
                <w:ins w:id="4994" w:author="Jim Kulp" w:date="2010-01-24T18:44:00Z"/>
              </w:numPr>
              <w:rPr>
                <w:ins w:id="4995" w:author="Jim Kulp" w:date="2010-01-24T18:44:00Z"/>
              </w:rPr>
            </w:pPr>
            <w:ins w:id="4996" w:author="Jim Kulp" w:date="2010-01-24T18:44:00Z">
              <w:r>
                <w:t>always</w:t>
              </w:r>
            </w:ins>
          </w:p>
        </w:tc>
        <w:tc>
          <w:tcPr>
            <w:tcW w:w="2790" w:type="dxa"/>
            <w:shd w:val="clear" w:color="auto" w:fill="FFFFFF"/>
            <w:vAlign w:val="center"/>
            <w:tcPrChange w:id="4997" w:author="Jim Kulp" w:date="2010-01-25T17:47:00Z">
              <w:tcPr>
                <w:tcW w:w="2610" w:type="dxa"/>
                <w:shd w:val="clear" w:color="auto" w:fill="FFFFFF"/>
                <w:vAlign w:val="center"/>
              </w:tcPr>
            </w:tcPrChange>
          </w:tcPr>
          <w:p w:rsidR="00033DC3" w:rsidRPr="001E2B1B" w:rsidRDefault="0004230C" w:rsidP="00C00329">
            <w:pPr>
              <w:pStyle w:val="ICTableEntry"/>
              <w:numPr>
                <w:ins w:id="4998" w:author="Jim Kulp" w:date="2010-01-24T18:44:00Z"/>
              </w:numPr>
              <w:rPr>
                <w:ins w:id="4999" w:author="Jim Kulp" w:date="2010-01-24T18:44:00Z"/>
              </w:rPr>
            </w:pPr>
            <w:ins w:id="5000" w:author="Jim Kulp" w:date="2010-01-25T17:47:00Z">
              <w:r>
                <w:t>SecondsWidth + FractionWidth</w:t>
              </w:r>
            </w:ins>
          </w:p>
        </w:tc>
        <w:tc>
          <w:tcPr>
            <w:tcW w:w="3150" w:type="dxa"/>
            <w:tcBorders>
              <w:bottom w:val="single" w:sz="4" w:space="0" w:color="008080"/>
            </w:tcBorders>
            <w:shd w:val="clear" w:color="auto" w:fill="FFFFFF"/>
            <w:vAlign w:val="center"/>
            <w:tcPrChange w:id="5001" w:author="Jim Kulp" w:date="2010-01-25T17:47:00Z">
              <w:tcPr>
                <w:tcW w:w="3330" w:type="dxa"/>
                <w:tcBorders>
                  <w:bottom w:val="single" w:sz="4" w:space="0" w:color="008080"/>
                </w:tcBorders>
                <w:shd w:val="clear" w:color="auto" w:fill="FFFFFF"/>
                <w:vAlign w:val="center"/>
              </w:tcPr>
            </w:tcPrChange>
          </w:tcPr>
          <w:p w:rsidR="00033DC3" w:rsidRPr="001E2B1B" w:rsidRDefault="0004230C" w:rsidP="00C00329">
            <w:pPr>
              <w:pStyle w:val="ICTableEntry"/>
              <w:numPr>
                <w:ins w:id="5002" w:author="Jim Kulp" w:date="2010-01-24T18:44:00Z"/>
              </w:numPr>
              <w:rPr>
                <w:ins w:id="5003" w:author="Jim Kulp" w:date="2010-01-24T18:44:00Z"/>
              </w:rPr>
            </w:pPr>
            <w:ins w:id="5004" w:author="Jim Kulp" w:date="2010-01-25T17:47:00Z">
              <w:r>
                <w:t>Time value, fixed point</w:t>
              </w:r>
            </w:ins>
          </w:p>
        </w:tc>
      </w:tr>
    </w:tbl>
    <w:p w:rsidR="00033DC3" w:rsidRPr="001E2B1B" w:rsidRDefault="00033DC3" w:rsidP="00033DC3">
      <w:pPr>
        <w:pStyle w:val="Caption"/>
        <w:keepNext/>
        <w:numPr>
          <w:ins w:id="5005" w:author="Jim Kulp" w:date="2010-01-24T18:44:00Z"/>
        </w:numPr>
        <w:rPr>
          <w:ins w:id="5006" w:author="Jim Kulp" w:date="2010-01-24T18:44:00Z"/>
        </w:rPr>
      </w:pPr>
      <w:ins w:id="5007" w:author="Jim Kulp" w:date="2010-01-24T18:44:00Z">
        <w:r w:rsidRPr="001E2B1B">
          <w:t xml:space="preserve">Table </w:t>
        </w:r>
        <w:r w:rsidR="0094753D">
          <w:fldChar w:fldCharType="begin"/>
        </w:r>
        <w:r>
          <w:instrText xml:space="preserve"> SEQ Table \* ARABIC </w:instrText>
        </w:r>
        <w:r w:rsidR="0094753D">
          <w:fldChar w:fldCharType="separate"/>
        </w:r>
      </w:ins>
      <w:ins w:id="5008" w:author="Jim Kulp" w:date="2010-07-20T09:47:00Z">
        <w:r w:rsidR="00AF5D6E">
          <w:rPr>
            <w:noProof/>
          </w:rPr>
          <w:t>29</w:t>
        </w:r>
      </w:ins>
      <w:ins w:id="5009" w:author="Jim Kulp" w:date="2010-01-24T18:44:00Z">
        <w:r w:rsidR="0094753D">
          <w:fldChar w:fldCharType="end"/>
        </w:r>
        <w:r w:rsidRPr="001E2B1B">
          <w:t xml:space="preserve"> – Worker </w:t>
        </w:r>
      </w:ins>
      <w:ins w:id="5010" w:author="Jim Kulp" w:date="2010-01-25T17:48:00Z">
        <w:r w:rsidR="0004230C">
          <w:t>Time</w:t>
        </w:r>
      </w:ins>
      <w:ins w:id="5011" w:author="Jim Kulp" w:date="2010-01-24T18:44:00Z">
        <w:r w:rsidRPr="001E2B1B">
          <w:t xml:space="preserve"> Interface Signals Driven by the Slave, to the Master </w:t>
        </w:r>
      </w:ins>
    </w:p>
    <w:tbl>
      <w:tblPr>
        <w:tblStyle w:val="TableGrid"/>
        <w:tblW w:w="9558"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Layout w:type="fixed"/>
        <w:tblLook w:val="01E0"/>
      </w:tblPr>
      <w:tblGrid>
        <w:gridCol w:w="1278"/>
        <w:gridCol w:w="1620"/>
        <w:gridCol w:w="2520"/>
        <w:gridCol w:w="4140"/>
      </w:tblGrid>
      <w:tr w:rsidR="00033DC3" w:rsidRPr="00111D2C">
        <w:trPr>
          <w:ins w:id="5012" w:author="Jim Kulp" w:date="2010-01-24T18:44:00Z"/>
        </w:trPr>
        <w:tc>
          <w:tcPr>
            <w:tcW w:w="1278" w:type="dxa"/>
            <w:shd w:val="clear" w:color="auto" w:fill="F3F3F3"/>
            <w:vAlign w:val="center"/>
          </w:tcPr>
          <w:p w:rsidR="00033DC3" w:rsidRPr="00111D2C" w:rsidRDefault="00033DC3" w:rsidP="00C00329">
            <w:pPr>
              <w:keepNext/>
              <w:numPr>
                <w:ins w:id="5013" w:author="Jim Kulp" w:date="2010-01-24T18:44:00Z"/>
              </w:numPr>
              <w:jc w:val="center"/>
              <w:rPr>
                <w:ins w:id="5014" w:author="Jim Kulp" w:date="2010-01-24T18:44:00Z"/>
                <w:rFonts w:ascii="Verdana" w:hAnsi="Verdana"/>
                <w:b/>
                <w:sz w:val="20"/>
              </w:rPr>
            </w:pPr>
            <w:ins w:id="5015" w:author="Jim Kulp" w:date="2010-01-24T18:44:00Z">
              <w:r w:rsidRPr="00111D2C">
                <w:rPr>
                  <w:rFonts w:ascii="Verdana" w:hAnsi="Verdana"/>
                  <w:b/>
                  <w:sz w:val="20"/>
                </w:rPr>
                <w:t>OCP</w:t>
              </w:r>
              <w:r w:rsidRPr="00111D2C">
                <w:rPr>
                  <w:rFonts w:ascii="Verdana" w:hAnsi="Verdana"/>
                  <w:b/>
                  <w:sz w:val="20"/>
                </w:rPr>
                <w:br/>
                <w:t>Signal</w:t>
              </w:r>
            </w:ins>
          </w:p>
        </w:tc>
        <w:tc>
          <w:tcPr>
            <w:tcW w:w="1620" w:type="dxa"/>
            <w:tcBorders>
              <w:bottom w:val="single" w:sz="4" w:space="0" w:color="008080"/>
            </w:tcBorders>
            <w:shd w:val="clear" w:color="auto" w:fill="F3F3F3"/>
            <w:vAlign w:val="center"/>
          </w:tcPr>
          <w:p w:rsidR="00033DC3" w:rsidRPr="00111D2C" w:rsidRDefault="00033DC3" w:rsidP="00C00329">
            <w:pPr>
              <w:keepNext/>
              <w:numPr>
                <w:ins w:id="5016" w:author="Jim Kulp" w:date="2010-01-24T18:44:00Z"/>
              </w:numPr>
              <w:jc w:val="center"/>
              <w:rPr>
                <w:ins w:id="5017" w:author="Jim Kulp" w:date="2010-01-24T18:44:00Z"/>
                <w:rFonts w:ascii="Verdana" w:hAnsi="Verdana"/>
                <w:b/>
                <w:sz w:val="20"/>
              </w:rPr>
            </w:pPr>
            <w:ins w:id="5018" w:author="Jim Kulp" w:date="2010-01-24T18:44:00Z">
              <w:r w:rsidRPr="00111D2C">
                <w:rPr>
                  <w:rFonts w:ascii="Verdana" w:hAnsi="Verdana"/>
                  <w:b/>
                  <w:sz w:val="20"/>
                </w:rPr>
                <w:t>When</w:t>
              </w:r>
              <w:r w:rsidRPr="00111D2C">
                <w:rPr>
                  <w:rFonts w:ascii="Verdana" w:hAnsi="Verdana"/>
                  <w:b/>
                  <w:sz w:val="20"/>
                </w:rPr>
                <w:br/>
                <w:t>Included</w:t>
              </w:r>
            </w:ins>
          </w:p>
        </w:tc>
        <w:tc>
          <w:tcPr>
            <w:tcW w:w="2520" w:type="dxa"/>
            <w:tcBorders>
              <w:bottom w:val="single" w:sz="4" w:space="0" w:color="008080"/>
            </w:tcBorders>
            <w:shd w:val="clear" w:color="auto" w:fill="F3F3F3"/>
            <w:vAlign w:val="center"/>
          </w:tcPr>
          <w:p w:rsidR="00033DC3" w:rsidRPr="00111D2C" w:rsidRDefault="00033DC3" w:rsidP="00C00329">
            <w:pPr>
              <w:keepNext/>
              <w:numPr>
                <w:ins w:id="5019" w:author="Jim Kulp" w:date="2010-01-24T18:44:00Z"/>
              </w:numPr>
              <w:jc w:val="center"/>
              <w:rPr>
                <w:ins w:id="5020" w:author="Jim Kulp" w:date="2010-01-24T18:44:00Z"/>
                <w:rFonts w:ascii="Verdana" w:hAnsi="Verdana"/>
                <w:b/>
                <w:sz w:val="20"/>
              </w:rPr>
            </w:pPr>
            <w:ins w:id="5021" w:author="Jim Kulp" w:date="2010-01-24T18:44:00Z">
              <w:r w:rsidRPr="00111D2C">
                <w:rPr>
                  <w:rFonts w:ascii="Verdana" w:hAnsi="Verdana"/>
                  <w:b/>
                  <w:sz w:val="20"/>
                </w:rPr>
                <w:t>Width</w:t>
              </w:r>
            </w:ins>
          </w:p>
        </w:tc>
        <w:tc>
          <w:tcPr>
            <w:tcW w:w="4140" w:type="dxa"/>
            <w:tcBorders>
              <w:bottom w:val="single" w:sz="4" w:space="0" w:color="008080"/>
            </w:tcBorders>
            <w:shd w:val="clear" w:color="auto" w:fill="F3F3F3"/>
            <w:vAlign w:val="center"/>
          </w:tcPr>
          <w:p w:rsidR="00033DC3" w:rsidRPr="00111D2C" w:rsidRDefault="00033DC3" w:rsidP="00C00329">
            <w:pPr>
              <w:keepNext/>
              <w:numPr>
                <w:ins w:id="5022" w:author="Jim Kulp" w:date="2010-01-24T18:44:00Z"/>
              </w:numPr>
              <w:jc w:val="center"/>
              <w:rPr>
                <w:ins w:id="5023" w:author="Jim Kulp" w:date="2010-01-24T18:44:00Z"/>
                <w:rFonts w:ascii="Verdana" w:hAnsi="Verdana"/>
                <w:b/>
                <w:sz w:val="20"/>
              </w:rPr>
            </w:pPr>
            <w:ins w:id="5024" w:author="Jim Kulp" w:date="2010-01-24T18:44:00Z">
              <w:r w:rsidRPr="00111D2C">
                <w:rPr>
                  <w:rFonts w:ascii="Verdana" w:hAnsi="Verdana"/>
                  <w:b/>
                  <w:sz w:val="20"/>
                </w:rPr>
                <w:t>Usage</w:t>
              </w:r>
            </w:ins>
          </w:p>
        </w:tc>
      </w:tr>
      <w:tr w:rsidR="00033DC3" w:rsidRPr="001E2B1B">
        <w:trPr>
          <w:ins w:id="5025" w:author="Jim Kulp" w:date="2010-01-24T18:44:00Z"/>
        </w:trPr>
        <w:tc>
          <w:tcPr>
            <w:tcW w:w="1278" w:type="dxa"/>
            <w:vAlign w:val="center"/>
          </w:tcPr>
          <w:p w:rsidR="00000000" w:rsidRDefault="00033DC3">
            <w:pPr>
              <w:pStyle w:val="ICTableEntry"/>
              <w:numPr>
                <w:ins w:id="5026" w:author="Jim Kulp" w:date="2010-01-24T18:44:00Z"/>
              </w:numPr>
              <w:rPr>
                <w:ins w:id="5027" w:author="Jim Kulp" w:date="2010-01-24T18:44:00Z"/>
              </w:rPr>
              <w:pPrChange w:id="5028" w:author="Jim Kulp" w:date="2010-01-25T17:48:00Z">
                <w:pPr>
                  <w:pStyle w:val="ICTableEntry"/>
                </w:pPr>
              </w:pPrChange>
            </w:pPr>
            <w:ins w:id="5029" w:author="Jim Kulp" w:date="2010-01-24T18:44:00Z">
              <w:r>
                <w:t>S</w:t>
              </w:r>
            </w:ins>
            <w:ins w:id="5030" w:author="Jim Kulp" w:date="2010-01-25T17:48:00Z">
              <w:r w:rsidR="0004230C">
                <w:t>Reset_n</w:t>
              </w:r>
            </w:ins>
          </w:p>
        </w:tc>
        <w:tc>
          <w:tcPr>
            <w:tcW w:w="1620" w:type="dxa"/>
            <w:shd w:val="clear" w:color="auto" w:fill="FFFFFF"/>
            <w:vAlign w:val="center"/>
          </w:tcPr>
          <w:p w:rsidR="00033DC3" w:rsidRPr="001E2B1B" w:rsidRDefault="0004230C" w:rsidP="00C00329">
            <w:pPr>
              <w:pStyle w:val="ICTableEntry"/>
              <w:numPr>
                <w:ins w:id="5031" w:author="Jim Kulp" w:date="2010-01-24T18:44:00Z"/>
              </w:numPr>
              <w:rPr>
                <w:ins w:id="5032" w:author="Jim Kulp" w:date="2010-01-24T18:44:00Z"/>
              </w:rPr>
            </w:pPr>
            <w:ins w:id="5033" w:author="Jim Kulp" w:date="2010-01-25T17:48:00Z">
              <w:r>
                <w:t>always</w:t>
              </w:r>
            </w:ins>
          </w:p>
        </w:tc>
        <w:tc>
          <w:tcPr>
            <w:tcW w:w="2520" w:type="dxa"/>
            <w:shd w:val="clear" w:color="auto" w:fill="FFFFFF"/>
            <w:vAlign w:val="center"/>
          </w:tcPr>
          <w:p w:rsidR="00033DC3" w:rsidRPr="001E2B1B" w:rsidRDefault="00033DC3" w:rsidP="00C00329">
            <w:pPr>
              <w:pStyle w:val="ICTableEntry"/>
              <w:numPr>
                <w:ins w:id="5034" w:author="Jim Kulp" w:date="2010-01-24T18:44:00Z"/>
              </w:numPr>
              <w:rPr>
                <w:ins w:id="5035" w:author="Jim Kulp" w:date="2010-01-24T18:44:00Z"/>
              </w:rPr>
            </w:pPr>
            <w:ins w:id="5036" w:author="Jim Kulp" w:date="2010-01-24T18:44:00Z">
              <w:r>
                <w:t>1</w:t>
              </w:r>
            </w:ins>
          </w:p>
        </w:tc>
        <w:tc>
          <w:tcPr>
            <w:tcW w:w="4140" w:type="dxa"/>
            <w:shd w:val="clear" w:color="auto" w:fill="FFFFFF"/>
            <w:vAlign w:val="center"/>
          </w:tcPr>
          <w:p w:rsidR="00033DC3" w:rsidRDefault="00033DC3" w:rsidP="0004230C">
            <w:pPr>
              <w:pStyle w:val="ICTableEntry"/>
              <w:numPr>
                <w:ins w:id="5037" w:author="Jim Kulp" w:date="2010-01-24T18:44:00Z"/>
              </w:numPr>
              <w:rPr>
                <w:ins w:id="5038" w:author="Jim Kulp" w:date="2010-01-25T18:26:00Z"/>
              </w:rPr>
            </w:pPr>
            <w:ins w:id="5039" w:author="Jim Kulp" w:date="2010-01-24T18:44:00Z">
              <w:r>
                <w:t xml:space="preserve">Indicates </w:t>
              </w:r>
            </w:ins>
            <w:ins w:id="5040" w:author="Jim Kulp" w:date="2010-01-25T17:49:00Z">
              <w:r w:rsidR="0004230C">
                <w:t>worker is in reset (from WCI)</w:t>
              </w:r>
            </w:ins>
            <w:ins w:id="5041" w:author="Jim Kulp" w:date="2010-01-24T18:44:00Z">
              <w:r>
                <w:t>.</w:t>
              </w:r>
            </w:ins>
          </w:p>
          <w:p w:rsidR="00000000" w:rsidRDefault="0021121D">
            <w:pPr>
              <w:pStyle w:val="ICTableEntry"/>
              <w:numPr>
                <w:ins w:id="5042" w:author="Jim Kulp" w:date="2010-01-25T18:26:00Z"/>
              </w:numPr>
              <w:rPr>
                <w:ins w:id="5043" w:author="Jim Kulp" w:date="2010-01-24T18:44:00Z"/>
              </w:rPr>
              <w:pPrChange w:id="5044" w:author="Jim Kulp" w:date="2010-01-25T17:49:00Z">
                <w:pPr>
                  <w:pStyle w:val="ICTableEntry"/>
                </w:pPr>
              </w:pPrChange>
            </w:pPr>
            <w:ins w:id="5045" w:author="Jim Kulp" w:date="2010-01-25T18:26:00Z">
              <w:r>
                <w:t>Must be propagated from WCI’s MReset_n, in clock domain of this WTI.</w:t>
              </w:r>
            </w:ins>
          </w:p>
        </w:tc>
      </w:tr>
      <w:tr w:rsidR="00033DC3" w:rsidRPr="001E2B1B">
        <w:trPr>
          <w:ins w:id="5046" w:author="Jim Kulp" w:date="2010-01-24T18:44:00Z"/>
        </w:trPr>
        <w:tc>
          <w:tcPr>
            <w:tcW w:w="1278" w:type="dxa"/>
            <w:vAlign w:val="center"/>
          </w:tcPr>
          <w:p w:rsidR="00000000" w:rsidRDefault="00033DC3">
            <w:pPr>
              <w:pStyle w:val="ICTableEntry"/>
              <w:numPr>
                <w:ins w:id="5047" w:author="Jim Kulp" w:date="2010-01-24T18:44:00Z"/>
              </w:numPr>
              <w:rPr>
                <w:ins w:id="5048" w:author="Jim Kulp" w:date="2010-01-24T18:44:00Z"/>
              </w:rPr>
              <w:pPrChange w:id="5049" w:author="Jim Kulp" w:date="2010-01-25T17:49:00Z">
                <w:pPr>
                  <w:pStyle w:val="ICTableEntry"/>
                </w:pPr>
              </w:pPrChange>
            </w:pPr>
            <w:ins w:id="5050" w:author="Jim Kulp" w:date="2010-01-24T18:44:00Z">
              <w:r w:rsidRPr="001E2B1B">
                <w:t>S</w:t>
              </w:r>
            </w:ins>
            <w:ins w:id="5051" w:author="Jim Kulp" w:date="2010-01-25T17:49:00Z">
              <w:r w:rsidR="0004230C">
                <w:t>ThreadBusy</w:t>
              </w:r>
            </w:ins>
          </w:p>
        </w:tc>
        <w:tc>
          <w:tcPr>
            <w:tcW w:w="1620" w:type="dxa"/>
            <w:shd w:val="clear" w:color="auto" w:fill="FFFFFF"/>
            <w:vAlign w:val="center"/>
          </w:tcPr>
          <w:p w:rsidR="00033DC3" w:rsidRPr="001E2B1B" w:rsidRDefault="004E2068" w:rsidP="00C00329">
            <w:pPr>
              <w:pStyle w:val="ICTableEntry"/>
              <w:numPr>
                <w:ins w:id="5052" w:author="Jim Kulp" w:date="2010-01-24T18:44:00Z"/>
              </w:numPr>
              <w:rPr>
                <w:ins w:id="5053" w:author="Jim Kulp" w:date="2010-01-24T18:44:00Z"/>
              </w:rPr>
            </w:pPr>
            <w:ins w:id="5054" w:author="Jim Kulp" w:date="2010-01-25T17:49:00Z">
              <w:r>
                <w:t>always</w:t>
              </w:r>
            </w:ins>
          </w:p>
        </w:tc>
        <w:tc>
          <w:tcPr>
            <w:tcW w:w="2520" w:type="dxa"/>
            <w:shd w:val="clear" w:color="auto" w:fill="FFFFFF"/>
            <w:vAlign w:val="center"/>
          </w:tcPr>
          <w:p w:rsidR="00033DC3" w:rsidRPr="001E2B1B" w:rsidRDefault="004E2068" w:rsidP="00C00329">
            <w:pPr>
              <w:pStyle w:val="ICTableEntry"/>
              <w:numPr>
                <w:ins w:id="5055" w:author="Jim Kulp" w:date="2010-01-24T18:44:00Z"/>
              </w:numPr>
              <w:rPr>
                <w:ins w:id="5056" w:author="Jim Kulp" w:date="2010-01-24T18:44:00Z"/>
              </w:rPr>
            </w:pPr>
            <w:ins w:id="5057" w:author="Jim Kulp" w:date="2010-01-24T18:44:00Z">
              <w:r>
                <w:t>1</w:t>
              </w:r>
            </w:ins>
          </w:p>
        </w:tc>
        <w:tc>
          <w:tcPr>
            <w:tcW w:w="4140" w:type="dxa"/>
            <w:tcBorders>
              <w:bottom w:val="single" w:sz="4" w:space="0" w:color="008080"/>
            </w:tcBorders>
            <w:shd w:val="clear" w:color="auto" w:fill="FFFFFF"/>
            <w:vAlign w:val="center"/>
          </w:tcPr>
          <w:p w:rsidR="00000000" w:rsidRDefault="004E2068">
            <w:pPr>
              <w:pStyle w:val="ICTableEntry"/>
              <w:numPr>
                <w:ins w:id="5058" w:author="Jim Kulp" w:date="2010-01-24T18:44:00Z"/>
              </w:numPr>
              <w:rPr>
                <w:ins w:id="5059" w:author="Jim Kulp" w:date="2010-01-24T18:44:00Z"/>
              </w:rPr>
              <w:pPrChange w:id="5060" w:author="Jim Kulp" w:date="2010-01-25T17:49:00Z">
                <w:pPr>
                  <w:pStyle w:val="ICTableEntry"/>
                </w:pPr>
              </w:pPrChange>
            </w:pPr>
            <w:ins w:id="5061" w:author="Jim Kulp" w:date="2010-01-24T18:44:00Z">
              <w:r>
                <w:t>Indicates</w:t>
              </w:r>
            </w:ins>
            <w:ins w:id="5062" w:author="Jim Kulp" w:date="2010-01-25T18:27:00Z">
              <w:r w:rsidR="0021121D">
                <w:t xml:space="preserve"> when deasserted, that</w:t>
              </w:r>
            </w:ins>
            <w:ins w:id="5063" w:author="Jim Kulp" w:date="2010-01-24T18:44:00Z">
              <w:r>
                <w:t xml:space="preserve"> worker wants time </w:t>
              </w:r>
            </w:ins>
            <w:ins w:id="5064" w:author="Jim Kulp" w:date="2010-01-25T18:27:00Z">
              <w:r w:rsidR="0021121D">
                <w:t>in next cycle</w:t>
              </w:r>
            </w:ins>
            <w:ins w:id="5065" w:author="Jim Kulp" w:date="2010-01-24T18:44:00Z">
              <w:r w:rsidR="0021121D">
                <w:t>.</w:t>
              </w:r>
            </w:ins>
          </w:p>
        </w:tc>
      </w:tr>
    </w:tbl>
    <w:p w:rsidR="00033DC3" w:rsidRPr="001E2B1B" w:rsidDel="005E5723" w:rsidRDefault="004E2068" w:rsidP="00033DC3">
      <w:pPr>
        <w:pStyle w:val="Heading2"/>
        <w:numPr>
          <w:ins w:id="5066" w:author="Jim Kulp" w:date="2010-01-24T18:44:00Z"/>
        </w:numPr>
        <w:rPr>
          <w:ins w:id="5067" w:author="Jim Kulp" w:date="2010-01-24T18:44:00Z"/>
        </w:rPr>
      </w:pPr>
      <w:bookmarkStart w:id="5068" w:name="_Toc141235522"/>
      <w:ins w:id="5069" w:author="Jim Kulp" w:date="2010-01-24T18:44:00Z">
        <w:r>
          <w:t>WT</w:t>
        </w:r>
        <w:r w:rsidR="00033DC3" w:rsidRPr="001E2B1B">
          <w:t>I Semantics</w:t>
        </w:r>
        <w:bookmarkEnd w:id="5068"/>
      </w:ins>
    </w:p>
    <w:p w:rsidR="00033DC3" w:rsidRPr="001E2B1B" w:rsidRDefault="00033DC3" w:rsidP="00033DC3">
      <w:pPr>
        <w:numPr>
          <w:ins w:id="5070" w:author="Jim Kulp" w:date="2010-01-24T18:44:00Z"/>
        </w:numPr>
        <w:rPr>
          <w:ins w:id="5071" w:author="Jim Kulp" w:date="2010-01-24T18:44:00Z"/>
        </w:rPr>
      </w:pPr>
      <w:ins w:id="5072" w:author="Jim Kulp" w:date="2010-01-24T18:44:00Z">
        <w:r w:rsidRPr="001E2B1B">
          <w:t xml:space="preserve">This section describes specific </w:t>
        </w:r>
        <w:r w:rsidR="004E2068">
          <w:t>semantic signal meanings in WT</w:t>
        </w:r>
        <w:r w:rsidRPr="001E2B1B">
          <w:t>I that are layered on top of the fundamental OCP signals. They are organized by function and then the signals affected.</w:t>
        </w:r>
      </w:ins>
    </w:p>
    <w:p w:rsidR="00033DC3" w:rsidRDefault="004E2068" w:rsidP="00033DC3">
      <w:pPr>
        <w:pStyle w:val="Heading3"/>
        <w:numPr>
          <w:ins w:id="5073" w:author="Jim Kulp" w:date="2010-01-24T18:44:00Z"/>
        </w:numPr>
        <w:rPr>
          <w:ins w:id="5074" w:author="Jim Kulp" w:date="2010-01-24T18:44:00Z"/>
        </w:rPr>
      </w:pPr>
      <w:bookmarkStart w:id="5075" w:name="_Toc141235523"/>
      <w:ins w:id="5076" w:author="Jim Kulp" w:date="2010-01-25T17:51:00Z">
        <w:r>
          <w:t xml:space="preserve">Indicating </w:t>
        </w:r>
      </w:ins>
      <w:ins w:id="5077" w:author="Jim Kulp" w:date="2010-01-25T18:00:00Z">
        <w:r w:rsidR="00433E4B">
          <w:t xml:space="preserve">to the worker </w:t>
        </w:r>
      </w:ins>
      <w:ins w:id="5078" w:author="Jim Kulp" w:date="2010-01-25T17:51:00Z">
        <w:r>
          <w:t>when time is valid and available</w:t>
        </w:r>
      </w:ins>
      <w:bookmarkEnd w:id="5075"/>
    </w:p>
    <w:p w:rsidR="004E2068" w:rsidRDefault="004E2068" w:rsidP="00033DC3">
      <w:pPr>
        <w:numPr>
          <w:ins w:id="5079" w:author="Jim Kulp" w:date="2010-01-24T18:44:00Z"/>
        </w:numPr>
        <w:rPr>
          <w:ins w:id="5080" w:author="Jim Kulp" w:date="2010-01-25T17:56:00Z"/>
        </w:rPr>
      </w:pPr>
      <w:ins w:id="5081" w:author="Jim Kulp" w:date="2010-01-25T17:51:00Z">
        <w:r>
          <w:t>The MCmd signal field having the value “WRITE”, indicates that the data is valid</w:t>
        </w:r>
      </w:ins>
      <w:ins w:id="5082" w:author="Jim Kulp" w:date="2010-01-25T18:29:00Z">
        <w:r w:rsidR="0021121D">
          <w:t xml:space="preserve"> (on the MData signals)</w:t>
        </w:r>
      </w:ins>
      <w:ins w:id="5083" w:author="Jim Kulp" w:date="2010-01-25T17:51:00Z">
        <w:r>
          <w:t>, which in the case of WTI indicates when the time value is available and valid.  A worker that</w:t>
        </w:r>
      </w:ins>
      <w:ins w:id="5084" w:author="Jim Kulp" w:date="2010-01-25T17:54:00Z">
        <w:r>
          <w:t xml:space="preserve"> has set the “AllowUnavailable” attribute to “</w:t>
        </w:r>
      </w:ins>
      <w:ins w:id="5085" w:author="Jim Kulp" w:date="2010-01-25T17:58:00Z">
        <w:r>
          <w:t>false</w:t>
        </w:r>
      </w:ins>
      <w:ins w:id="5086" w:author="Jim Kulp" w:date="2010-01-25T17:54:00Z">
        <w:r>
          <w:t xml:space="preserve">” (the default), indicates that it expects time to always be available before becoming operational (before the </w:t>
        </w:r>
      </w:ins>
      <w:ins w:id="5087" w:author="Jim Kulp" w:date="2010-01-25T17:55:00Z">
        <w:r>
          <w:t>“start” control operation is issued to the worker</w:t>
        </w:r>
      </w:ins>
      <w:ins w:id="5088" w:author="Jim Kulp" w:date="2010-01-25T17:59:00Z">
        <w:r>
          <w:t xml:space="preserve"> via its WCI</w:t>
        </w:r>
      </w:ins>
      <w:ins w:id="5089" w:author="Jim Kulp" w:date="2010-01-25T17:55:00Z">
        <w:r>
          <w:t xml:space="preserve">), and thus can assume this value is always </w:t>
        </w:r>
      </w:ins>
      <w:ins w:id="5090" w:author="Jim Kulp" w:date="2010-01-25T17:56:00Z">
        <w:r>
          <w:t>“WRITE” before it receives the “start” control</w:t>
        </w:r>
      </w:ins>
      <w:ins w:id="5091" w:author="Jim Kulp" w:date="2010-01-25T18:29:00Z">
        <w:r w:rsidR="0021121D">
          <w:t xml:space="preserve"> operation</w:t>
        </w:r>
      </w:ins>
      <w:ins w:id="5092" w:author="Jim Kulp" w:date="2010-01-25T17:56:00Z">
        <w:r>
          <w:t>.</w:t>
        </w:r>
      </w:ins>
    </w:p>
    <w:p w:rsidR="00033DC3" w:rsidRDefault="00433E4B" w:rsidP="00033DC3">
      <w:pPr>
        <w:pStyle w:val="Heading3"/>
        <w:numPr>
          <w:ins w:id="5093" w:author="Jim Kulp" w:date="2010-01-24T18:44:00Z"/>
        </w:numPr>
        <w:rPr>
          <w:ins w:id="5094" w:author="Jim Kulp" w:date="2010-01-24T18:44:00Z"/>
        </w:rPr>
      </w:pPr>
      <w:bookmarkStart w:id="5095" w:name="_Toc141235524"/>
      <w:ins w:id="5096" w:author="Jim Kulp" w:date="2010-01-25T18:00:00Z">
        <w:r>
          <w:t>Indicating to the infrastructure when time is not required</w:t>
        </w:r>
      </w:ins>
      <w:bookmarkEnd w:id="5095"/>
    </w:p>
    <w:p w:rsidR="00433E4B" w:rsidRDefault="00433E4B" w:rsidP="00033DC3">
      <w:pPr>
        <w:numPr>
          <w:ins w:id="5097" w:author="Jim Kulp" w:date="2010-01-24T18:44:00Z"/>
        </w:numPr>
        <w:rPr>
          <w:ins w:id="5098" w:author="Jim Kulp" w:date="2010-01-25T18:30:00Z"/>
        </w:rPr>
      </w:pPr>
      <w:ins w:id="5099" w:author="Jim Kulp" w:date="2010-01-25T18:00:00Z">
        <w:r>
          <w:t xml:space="preserve">If the worker would like to indicate to the infrastructure </w:t>
        </w:r>
      </w:ins>
      <w:ins w:id="5100" w:author="Jim Kulp" w:date="2010-01-25T18:01:00Z">
        <w:r>
          <w:t>when</w:t>
        </w:r>
      </w:ins>
      <w:ins w:id="5101" w:author="Jim Kulp" w:date="2010-01-25T18:00:00Z">
        <w:r>
          <w:t xml:space="preserve"> a valid time value is </w:t>
        </w:r>
        <w:r w:rsidR="0094753D" w:rsidRPr="0094753D">
          <w:rPr>
            <w:i/>
            <w:rPrChange w:id="5102" w:author="Jim Kulp" w:date="2010-01-25T18:01:00Z">
              <w:rPr>
                <w:rFonts w:ascii="Verdana" w:hAnsi="Verdana" w:cs="Arial"/>
                <w:i/>
                <w:noProof/>
                <w:sz w:val="16"/>
                <w:szCs w:val="16"/>
              </w:rPr>
            </w:rPrChange>
          </w:rPr>
          <w:t>not</w:t>
        </w:r>
        <w:r>
          <w:t xml:space="preserve"> </w:t>
        </w:r>
      </w:ins>
      <w:ins w:id="5103" w:author="Jim Kulp" w:date="2010-01-25T18:29:00Z">
        <w:r w:rsidR="0021121D">
          <w:t>needed</w:t>
        </w:r>
      </w:ins>
      <w:ins w:id="5104" w:author="Jim Kulp" w:date="2010-01-25T18:03:00Z">
        <w:r>
          <w:t>,</w:t>
        </w:r>
      </w:ins>
      <w:ins w:id="5105" w:author="Jim Kulp" w:date="2010-01-25T18:00:00Z">
        <w:r>
          <w:t xml:space="preserve"> </w:t>
        </w:r>
      </w:ins>
      <w:ins w:id="5106" w:author="Jim Kulp" w:date="2010-01-25T18:01:00Z">
        <w:r>
          <w:t xml:space="preserve">it can assert the SThreadBusy signal.  </w:t>
        </w:r>
      </w:ins>
      <w:ins w:id="5107" w:author="Jim Kulp" w:date="2010-01-25T18:03:00Z">
        <w:r>
          <w:t xml:space="preserve">According to the OCP specification, this disallows a WRITE command.  In the case of WTI, the infrastructure can use this </w:t>
        </w:r>
      </w:ins>
      <w:ins w:id="5108" w:author="Jim Kulp" w:date="2010-01-25T18:05:00Z">
        <w:r>
          <w:t>indication</w:t>
        </w:r>
      </w:ins>
      <w:ins w:id="5109" w:author="Jim Kulp" w:date="2010-01-25T18:03:00Z">
        <w:r>
          <w:t xml:space="preserve"> to disable certain timekeeping activities to save power.</w:t>
        </w:r>
      </w:ins>
      <w:ins w:id="5110" w:author="Jim Kulp" w:date="2010-01-25T18:04:00Z">
        <w:r>
          <w:t xml:space="preserve">  The OCP tieoff for this signal is deasserted, so it can be ignored for workers that choose not to have such an indication.</w:t>
        </w:r>
      </w:ins>
    </w:p>
    <w:p w:rsidR="0021121D" w:rsidRDefault="0021121D" w:rsidP="0021121D">
      <w:pPr>
        <w:pStyle w:val="Heading3"/>
        <w:numPr>
          <w:ins w:id="5111" w:author="Jim Kulp" w:date="2010-01-25T18:30:00Z"/>
        </w:numPr>
        <w:rPr>
          <w:ins w:id="5112" w:author="Jim Kulp" w:date="2010-01-25T18:30:00Z"/>
        </w:rPr>
      </w:pPr>
      <w:bookmarkStart w:id="5113" w:name="_Toc141235525"/>
      <w:ins w:id="5114" w:author="Jim Kulp" w:date="2010-01-25T18:30:00Z">
        <w:r>
          <w:t>The simplest case</w:t>
        </w:r>
        <w:bookmarkEnd w:id="5113"/>
      </w:ins>
    </w:p>
    <w:p w:rsidR="00000000" w:rsidRDefault="0021121D">
      <w:pPr>
        <w:numPr>
          <w:ins w:id="5115" w:author="Jim Kulp" w:date="2010-01-25T18:30:00Z"/>
        </w:numPr>
        <w:rPr>
          <w:ins w:id="5116" w:author="Jim Kulp" w:date="2010-01-25T18:03:00Z"/>
        </w:rPr>
        <w:pPrChange w:id="5117" w:author="Jim Kulp" w:date="2010-01-25T18:30:00Z">
          <w:pPr/>
        </w:pPrChange>
      </w:pPr>
      <w:ins w:id="5118" w:author="Jim Kulp" w:date="2010-01-25T18:30:00Z">
        <w:r>
          <w:t xml:space="preserve">With all attributes set to default values, and the worker not </w:t>
        </w:r>
        <w:r w:rsidR="00EA416E">
          <w:t xml:space="preserve">caring to indicate when it does not need the timevalue, the worker simple samples the MData </w:t>
        </w:r>
      </w:ins>
      <w:ins w:id="5119" w:author="Jim Kulp" w:date="2010-01-25T18:31:00Z">
        <w:r w:rsidR="00EA416E">
          <w:t xml:space="preserve">signals with the clock indicated for the WTI.  SThreadBusy </w:t>
        </w:r>
      </w:ins>
      <w:ins w:id="5120" w:author="Jim Kulp" w:date="2010-01-25T18:32:00Z">
        <w:r w:rsidR="00EA416E">
          <w:t>will tie off to deasserted, and MCmd will always have the “WRITE” value.  Other than sampling the MData signals, the worker must assert the SReset_n signal (in the WTI’s clock domain), when the MReset_</w:t>
        </w:r>
      </w:ins>
      <w:ins w:id="5121" w:author="Jim Kulp" w:date="2010-01-25T18:33:00Z">
        <w:r w:rsidR="00EA416E">
          <w:t>n signal is asserted on the worker’s WCI.</w:t>
        </w:r>
      </w:ins>
    </w:p>
    <w:p w:rsidR="00033DC3" w:rsidRPr="009C22AC" w:rsidRDefault="00433E4B" w:rsidP="00033DC3">
      <w:pPr>
        <w:pStyle w:val="Heading2"/>
        <w:numPr>
          <w:ins w:id="5122" w:author="Jim Kulp" w:date="2010-01-24T18:44:00Z"/>
        </w:numPr>
        <w:rPr>
          <w:ins w:id="5123" w:author="Jim Kulp" w:date="2010-01-24T18:44:00Z"/>
        </w:rPr>
      </w:pPr>
      <w:bookmarkStart w:id="5124" w:name="_Toc141235526"/>
      <w:ins w:id="5125" w:author="Jim Kulp" w:date="2010-01-24T18:44:00Z">
        <w:r>
          <w:t>WT</w:t>
        </w:r>
        <w:r w:rsidR="00033DC3" w:rsidRPr="001E2B1B">
          <w:t xml:space="preserve">I Infrastructure </w:t>
        </w:r>
        <w:r w:rsidR="00033DC3">
          <w:t>Issues</w:t>
        </w:r>
        <w:bookmarkEnd w:id="5124"/>
      </w:ins>
    </w:p>
    <w:p w:rsidR="00033DC3" w:rsidRDefault="00EA416E" w:rsidP="00033DC3">
      <w:pPr>
        <w:numPr>
          <w:ins w:id="5126" w:author="Jim Kulp" w:date="2010-01-24T18:44:00Z"/>
        </w:numPr>
        <w:rPr>
          <w:ins w:id="5127" w:author="Jim Kulp" w:date="2010-01-24T18:44:00Z"/>
        </w:rPr>
      </w:pPr>
      <w:ins w:id="5128" w:author="Jim Kulp" w:date="2010-01-24T18:44:00Z">
        <w:r>
          <w:t>WT</w:t>
        </w:r>
        <w:r w:rsidR="00033DC3">
          <w:t xml:space="preserve">I infrastructure IP acts as a </w:t>
        </w:r>
      </w:ins>
      <w:ins w:id="5129" w:author="Jim Kulp" w:date="2010-01-25T18:33:00Z">
        <w:r>
          <w:t>master</w:t>
        </w:r>
      </w:ins>
      <w:ins w:id="5130" w:author="Jim Kulp" w:date="2010-01-24T18:44:00Z">
        <w:r w:rsidR="00033DC3">
          <w:t xml:space="preserve"> to worker in</w:t>
        </w:r>
        <w:r>
          <w:t>terfaces specified with the WT</w:t>
        </w:r>
        <w:r w:rsidR="00033DC3">
          <w:t xml:space="preserve">I attributes above.  There are </w:t>
        </w:r>
      </w:ins>
      <w:ins w:id="5131" w:author="Jim Kulp" w:date="2010-01-25T18:33:00Z">
        <w:r>
          <w:t>two</w:t>
        </w:r>
      </w:ins>
      <w:ins w:id="5132" w:author="Jim Kulp" w:date="2010-01-24T18:44:00Z">
        <w:r w:rsidR="00033DC3">
          <w:t xml:space="preserve"> significant issues in supporting worker </w:t>
        </w:r>
      </w:ins>
      <w:ins w:id="5133" w:author="Jim Kulp" w:date="2010-01-25T18:33:00Z">
        <w:r>
          <w:t>behavior</w:t>
        </w:r>
      </w:ins>
      <w:ins w:id="5134" w:author="Jim Kulp" w:date="2010-01-24T18:44:00Z">
        <w:r w:rsidR="00033DC3">
          <w:t xml:space="preserve">: </w:t>
        </w:r>
      </w:ins>
      <w:ins w:id="5135" w:author="Jim Kulp" w:date="2010-01-25T18:34:00Z">
        <w:r>
          <w:t>time being unavailable, and the worker indicating that time is not needed.</w:t>
        </w:r>
      </w:ins>
    </w:p>
    <w:p w:rsidR="00033DC3" w:rsidRDefault="00271F4B" w:rsidP="00033DC3">
      <w:pPr>
        <w:pStyle w:val="Heading3"/>
        <w:numPr>
          <w:ins w:id="5136" w:author="Jim Kulp" w:date="2010-01-24T18:44:00Z"/>
        </w:numPr>
        <w:rPr>
          <w:ins w:id="5137" w:author="Jim Kulp" w:date="2010-01-24T18:44:00Z"/>
        </w:rPr>
      </w:pPr>
      <w:bookmarkStart w:id="5138" w:name="_Toc141235527"/>
      <w:ins w:id="5139" w:author="Jim Kulp" w:date="2010-01-24T18:44:00Z">
        <w:r>
          <w:t>Time not needed</w:t>
        </w:r>
        <w:bookmarkEnd w:id="5138"/>
      </w:ins>
    </w:p>
    <w:p w:rsidR="00033DC3" w:rsidRDefault="00EA416E" w:rsidP="00033DC3">
      <w:pPr>
        <w:numPr>
          <w:ins w:id="5140" w:author="Jim Kulp" w:date="2010-01-24T18:44:00Z"/>
        </w:numPr>
        <w:rPr>
          <w:ins w:id="5141" w:author="Jim Kulp" w:date="2010-01-24T18:44:00Z"/>
        </w:rPr>
      </w:pPr>
      <w:ins w:id="5142" w:author="Jim Kulp" w:date="2010-01-25T18:34:00Z">
        <w:r>
          <w:t xml:space="preserve">The WTI infrastructure (master) must respect the SThreadBusy signal (with the exact, pipelined behavior per OCP) </w:t>
        </w:r>
      </w:ins>
      <w:ins w:id="5143" w:author="Jim Kulp" w:date="2010-01-25T18:35:00Z">
        <w:r>
          <w:t xml:space="preserve">by not asserting the WRITE value on the MCmd signals unless the SThreadBusy signal from the worker is deasserted in the previous cycle.  The infrastructure </w:t>
        </w:r>
        <w:r w:rsidR="0094753D" w:rsidRPr="0094753D">
          <w:rPr>
            <w:b/>
            <w:i/>
            <w:rPrChange w:id="5144" w:author="Jim Kulp" w:date="2010-01-25T18:36:00Z">
              <w:rPr/>
            </w:rPrChange>
          </w:rPr>
          <w:t>may</w:t>
        </w:r>
        <w:r>
          <w:t xml:space="preserve"> take advantage of this indication of SThreadBusy </w:t>
        </w:r>
      </w:ins>
      <w:ins w:id="5145" w:author="Jim Kulp" w:date="2010-01-25T18:36:00Z">
        <w:r>
          <w:t xml:space="preserve">to reduce activity/power in </w:t>
        </w:r>
        <w:r w:rsidR="00271F4B">
          <w:t>the infrastructure since the worker is explicitly indicating that it does not need a valid time value in the following cycle.</w:t>
        </w:r>
      </w:ins>
    </w:p>
    <w:p w:rsidR="00033DC3" w:rsidRDefault="00271F4B" w:rsidP="00033DC3">
      <w:pPr>
        <w:pStyle w:val="Heading3"/>
        <w:numPr>
          <w:ins w:id="5146" w:author="Jim Kulp" w:date="2010-01-24T18:44:00Z"/>
        </w:numPr>
        <w:rPr>
          <w:ins w:id="5147" w:author="Jim Kulp" w:date="2010-01-24T18:44:00Z"/>
        </w:rPr>
      </w:pPr>
      <w:bookmarkStart w:id="5148" w:name="_Toc141235528"/>
      <w:ins w:id="5149" w:author="Jim Kulp" w:date="2010-01-24T18:44:00Z">
        <w:r>
          <w:t>Time not available</w:t>
        </w:r>
        <w:bookmarkEnd w:id="5148"/>
      </w:ins>
    </w:p>
    <w:p w:rsidR="00271F4B" w:rsidRDefault="00033DC3" w:rsidP="00033DC3">
      <w:pPr>
        <w:numPr>
          <w:ins w:id="5150" w:author="Jim Kulp" w:date="2010-01-24T18:44:00Z"/>
        </w:numPr>
        <w:rPr>
          <w:ins w:id="5151" w:author="Jim Kulp" w:date="2010-01-25T18:39:00Z"/>
        </w:rPr>
      </w:pPr>
      <w:ins w:id="5152" w:author="Jim Kulp" w:date="2010-01-24T18:44:00Z">
        <w:r>
          <w:t xml:space="preserve">When a worker </w:t>
        </w:r>
      </w:ins>
      <w:ins w:id="5153" w:author="Jim Kulp" w:date="2010-01-25T18:38:00Z">
        <w:r w:rsidR="00271F4B">
          <w:t xml:space="preserve">cannot tolerate time being unavailable (when its AllowUnavailable attribute is false), then the control system will ensure that time is indeed available before issuing the </w:t>
        </w:r>
      </w:ins>
      <w:ins w:id="5154" w:author="Jim Kulp" w:date="2010-01-25T18:39:00Z">
        <w:r w:rsidR="00271F4B">
          <w:t>“start” control operation to the worker’s WCI interface.</w:t>
        </w:r>
      </w:ins>
      <w:ins w:id="5155" w:author="Jim Kulp" w:date="2010-01-25T18:40:00Z">
        <w:r w:rsidR="00271F4B">
          <w:t xml:space="preserve">  Furthermore, the infrastructure must be made aware (through implementation-defined mechanisms), </w:t>
        </w:r>
      </w:ins>
      <w:ins w:id="5156" w:author="Jim Kulp" w:date="2010-01-25T18:41:00Z">
        <w:r w:rsidR="00271F4B">
          <w:t>that</w:t>
        </w:r>
      </w:ins>
      <w:ins w:id="5157" w:author="Jim Kulp" w:date="2010-01-25T18:40:00Z">
        <w:r w:rsidR="00271F4B">
          <w:t xml:space="preserve"> </w:t>
        </w:r>
      </w:ins>
      <w:ins w:id="5158" w:author="Jim Kulp" w:date="2010-01-25T18:41:00Z">
        <w:r w:rsidR="00271F4B">
          <w:t>the worker cannot tolerate time becoming unavailable, and thus must inform the control system</w:t>
        </w:r>
      </w:ins>
      <w:ins w:id="5159" w:author="Jim Kulp" w:date="2010-01-25T18:42:00Z">
        <w:r w:rsidR="00BE1C67">
          <w:t xml:space="preserve"> (again through implementation-defined mechanisms), when time becomes </w:t>
        </w:r>
        <w:r w:rsidR="0094753D" w:rsidRPr="0094753D">
          <w:rPr>
            <w:i/>
            <w:rPrChange w:id="5160" w:author="Jim Kulp" w:date="2010-01-25T18:42:00Z">
              <w:rPr/>
            </w:rPrChange>
          </w:rPr>
          <w:t>unavailable</w:t>
        </w:r>
        <w:r w:rsidR="00BE1C67">
          <w:t>.</w:t>
        </w:r>
      </w:ins>
    </w:p>
    <w:p w:rsidR="00033DC3" w:rsidDel="00BE1C67" w:rsidRDefault="00033DC3" w:rsidP="00C00329">
      <w:pPr>
        <w:numPr>
          <w:ins w:id="5161" w:author="Jim Kulp" w:date="2010-01-24T18:44:00Z"/>
        </w:numPr>
        <w:rPr>
          <w:del w:id="5162" w:author="Jim Kulp" w:date="2010-01-25T18:43:00Z"/>
        </w:rPr>
      </w:pPr>
    </w:p>
    <w:p w:rsidR="00C00329" w:rsidRDefault="00C00329">
      <w:pPr>
        <w:pStyle w:val="Heading1"/>
        <w:numPr>
          <w:numberingChange w:id="5163" w:author="James Kulp" w:date="2008-11-13T10:51:00Z" w:original="%1:9:0:"/>
        </w:numPr>
        <w:shd w:val="clear" w:color="auto" w:fill="E6E6E6"/>
      </w:pPr>
      <w:bookmarkStart w:id="5164" w:name="_Toc141235529"/>
      <w:del w:id="5165" w:author="Jim Kulp" w:date="2010-07-20T09:42:00Z">
        <w:r w:rsidDel="00A35962">
          <w:delText>WIP XML Schema</w:delText>
        </w:r>
      </w:del>
      <w:bookmarkEnd w:id="5164"/>
      <w:ins w:id="5166" w:author="Jim Kulp" w:date="2010-07-20T09:42:00Z">
        <w:r w:rsidR="00FA7CAA">
          <w:t>The OpenCPI Implementation</w:t>
        </w:r>
        <w:r w:rsidR="00A35962">
          <w:t xml:space="preserve"> Description for HDL Workers (HDL OID)</w:t>
        </w:r>
      </w:ins>
    </w:p>
    <w:p w:rsidR="00C00329" w:rsidRDefault="00C00329">
      <w:pPr>
        <w:pStyle w:val="Heading2"/>
        <w:numPr>
          <w:numberingChange w:id="5167" w:author="James Kulp" w:date="2008-11-13T10:51:00Z" w:original="%1:9:0:.%2:1:0:"/>
        </w:numPr>
      </w:pPr>
      <w:bookmarkStart w:id="5168" w:name="_Toc141235530"/>
      <w:r>
        <w:t>Introduction</w:t>
      </w:r>
      <w:bookmarkEnd w:id="5168"/>
    </w:p>
    <w:p w:rsidR="00C00329" w:rsidRDefault="00C00329" w:rsidP="00C00329">
      <w:r>
        <w:t xml:space="preserve">This section describes the </w:t>
      </w:r>
      <w:ins w:id="5169" w:author="Jim Kulp" w:date="2010-07-20T09:42:00Z">
        <w:r w:rsidR="00A35962">
          <w:t xml:space="preserve">format and structure of the </w:t>
        </w:r>
      </w:ins>
      <w:ins w:id="5170" w:author="Jim Kulp" w:date="2010-07-20T09:43:00Z">
        <w:r w:rsidR="00A35962">
          <w:t xml:space="preserve">HDL OID: the XML document that refers to or includes an OpenCPI Component Specification, and which specifies the implementation-specific aspects of an HDL worker.  The AMR defines aspects common to all OIDs.  This section defines aspects of the HDL OID </w:t>
        </w:r>
      </w:ins>
      <w:ins w:id="5171" w:author="Jim Kulp" w:date="2010-07-20T09:44:00Z">
        <w:r w:rsidR="00A35962">
          <w:t>–</w:t>
        </w:r>
      </w:ins>
      <w:ins w:id="5172" w:author="Jim Kulp" w:date="2010-07-20T09:43:00Z">
        <w:r w:rsidR="00A35962">
          <w:t xml:space="preserve"> specific </w:t>
        </w:r>
      </w:ins>
      <w:ins w:id="5173" w:author="Jim Kulp" w:date="2010-07-20T09:44:00Z">
        <w:r w:rsidR="00A35962">
          <w:t>to HDL workers.</w:t>
        </w:r>
      </w:ins>
      <w:ins w:id="5174" w:author="Jim Kulp" w:date="2010-07-20T09:45:00Z">
        <w:r w:rsidR="00A35962">
          <w:t xml:space="preserve">  The AMR, and its descriptions of OCSs and OIDs is a prerequisite for this section.</w:t>
        </w:r>
      </w:ins>
      <w:del w:id="5175" w:author="Jim Kulp" w:date="2010-07-20T09:44:00Z">
        <w:r w:rsidDel="00A35962">
          <w:delText>WIP schema for users creating XML documents that describe WIP-based IP modules.  It is the format of the WIP metadata.</w:delText>
        </w:r>
      </w:del>
    </w:p>
    <w:p w:rsidR="00C00329" w:rsidDel="00AF5D6E" w:rsidRDefault="00C00329">
      <w:pPr>
        <w:pStyle w:val="Heading2"/>
        <w:numPr>
          <w:numberingChange w:id="5176" w:author="James Kulp" w:date="2008-11-13T10:51:00Z" w:original="%1:9:0:.%2:2:0:"/>
        </w:numPr>
        <w:rPr>
          <w:del w:id="5177" w:author="Jim Kulp" w:date="2010-07-20T09:46:00Z"/>
        </w:rPr>
      </w:pPr>
      <w:bookmarkStart w:id="5178" w:name="_Toc141235531"/>
      <w:del w:id="5179" w:author="Jim Kulp" w:date="2010-07-20T09:46:00Z">
        <w:r w:rsidDel="00AF5D6E">
          <w:delText>Quick XML Introduction</w:delText>
        </w:r>
        <w:bookmarkEnd w:id="5178"/>
      </w:del>
    </w:p>
    <w:p w:rsidR="00C00329" w:rsidDel="00AF5D6E" w:rsidRDefault="00C00329" w:rsidP="00C00329">
      <w:pPr>
        <w:rPr>
          <w:del w:id="5180" w:author="Jim Kulp" w:date="2010-07-20T09:46:00Z"/>
        </w:rPr>
      </w:pPr>
      <w:del w:id="5181" w:author="Jim Kulp" w:date="2010-07-20T09:46:00Z">
        <w:r w:rsidDel="00AF5D6E">
          <w:delText>XML documents are files that contain information formatted according to XML (Extensible Markup Language) syntax and structure according to a particular application-specific “XML schema”.  XML information itself is formatted into Elements, Attributes, and Textual Content.  The WIP XML Schema does not allow Textual Content at this time.  XML Elements take two forms.  The simpler one is when an element has no child (embedded) elements and no Textual Content.  It looks like this (for element of type , “xyz”, with attribute “abc”):</w:delText>
        </w:r>
      </w:del>
    </w:p>
    <w:p w:rsidR="00C00329" w:rsidDel="00AF5D6E" w:rsidRDefault="00C00329" w:rsidP="00C00329">
      <w:pPr>
        <w:pStyle w:val="code0"/>
        <w:rPr>
          <w:del w:id="5182" w:author="Jim Kulp" w:date="2010-07-20T09:46:00Z"/>
        </w:rPr>
      </w:pPr>
      <w:del w:id="5183" w:author="Jim Kulp" w:date="2010-07-20T09:46:00Z">
        <w:r w:rsidDel="00AF5D6E">
          <w:delText>&lt;xyz abc=”123”/&gt;</w:delText>
        </w:r>
      </w:del>
    </w:p>
    <w:p w:rsidR="00C00329" w:rsidDel="00AF5D6E" w:rsidRDefault="00C00329" w:rsidP="00C00329">
      <w:pPr>
        <w:rPr>
          <w:del w:id="5184" w:author="Jim Kulp" w:date="2010-07-20T09:46:00Z"/>
        </w:rPr>
      </w:pPr>
      <w:del w:id="5185" w:author="Jim Kulp" w:date="2010-07-20T09:46:00Z">
        <w:r w:rsidDel="00AF5D6E">
          <w:delText>Thus the element begins with the “&lt;” character and the element type, and terminated with the “/&gt;” characters.  Attributes have values in double-quotes.  Any white space, indentation, or new lines can be inserted for readability between the element name and attributes.  Thus the above example could also be:</w:delText>
        </w:r>
      </w:del>
    </w:p>
    <w:p w:rsidR="00C00329" w:rsidDel="00AF5D6E" w:rsidRDefault="00C00329" w:rsidP="00C00329">
      <w:pPr>
        <w:pStyle w:val="code0"/>
        <w:rPr>
          <w:del w:id="5186" w:author="Jim Kulp" w:date="2010-07-20T09:46:00Z"/>
        </w:rPr>
      </w:pPr>
      <w:del w:id="5187" w:author="Jim Kulp" w:date="2010-07-20T09:46:00Z">
        <w:r w:rsidDel="00AF5D6E">
          <w:delText>&lt;xyz</w:delText>
        </w:r>
        <w:r w:rsidDel="00AF5D6E">
          <w:br/>
        </w:r>
        <w:r w:rsidDel="00AF5D6E">
          <w:tab/>
          <w:delText>abc=”123”</w:delText>
        </w:r>
        <w:r w:rsidDel="00AF5D6E">
          <w:br/>
        </w:r>
        <w:r w:rsidDel="00AF5D6E">
          <w:tab/>
          <w:delText>/&gt;</w:delText>
        </w:r>
      </w:del>
    </w:p>
    <w:p w:rsidR="00C00329" w:rsidDel="00AF5D6E" w:rsidRDefault="00C00329" w:rsidP="00C00329">
      <w:pPr>
        <w:rPr>
          <w:del w:id="5188" w:author="Jim Kulp" w:date="2010-07-20T09:46:00Z"/>
        </w:rPr>
      </w:pPr>
      <w:del w:id="5189" w:author="Jim Kulp" w:date="2010-07-20T09:46:00Z">
        <w:r w:rsidDel="00AF5D6E">
          <w:delText>When the element has child elements (in this case element of type “ccc” with attribute “cat”), it looks like:</w:delText>
        </w:r>
      </w:del>
    </w:p>
    <w:p w:rsidR="00C00329" w:rsidDel="00AF5D6E" w:rsidRDefault="00C00329" w:rsidP="00C00329">
      <w:pPr>
        <w:pStyle w:val="code0"/>
        <w:rPr>
          <w:del w:id="5190" w:author="Jim Kulp" w:date="2010-07-20T09:46:00Z"/>
        </w:rPr>
      </w:pPr>
      <w:del w:id="5191" w:author="Jim Kulp" w:date="2010-07-20T09:46:00Z">
        <w:r w:rsidDel="00AF5D6E">
          <w:delText>&lt;xyz abc=”123”&gt;</w:delText>
        </w:r>
        <w:r w:rsidDel="00AF5D6E">
          <w:br/>
        </w:r>
        <w:r w:rsidDel="00AF5D6E">
          <w:tab/>
          <w:delText>&lt;ccc cat=”345”/&gt;</w:delText>
        </w:r>
        <w:r w:rsidDel="00AF5D6E">
          <w:br/>
          <w:delText>&lt;/xyz&gt;</w:delText>
        </w:r>
      </w:del>
    </w:p>
    <w:p w:rsidR="00C00329" w:rsidDel="00AF5D6E" w:rsidRDefault="00C00329" w:rsidP="00C00329">
      <w:pPr>
        <w:rPr>
          <w:del w:id="5192" w:author="Jim Kulp" w:date="2010-07-20T09:46:00Z"/>
        </w:rPr>
      </w:pPr>
      <w:del w:id="5193" w:author="Jim Kulp" w:date="2010-07-20T09:46:00Z">
        <w:r w:rsidDel="00AF5D6E">
          <w:delText>So, an XML Schema defines which Elements, Attributes, and child Elements the document may contain.  Every XML document (in this context) has a single top level element that must be structured (attributes and sub-elements) according to the WIP XML schema.</w:delText>
        </w:r>
      </w:del>
    </w:p>
    <w:p w:rsidR="00C00329" w:rsidDel="00AF5D6E" w:rsidRDefault="00C00329" w:rsidP="00C00329">
      <w:pPr>
        <w:rPr>
          <w:del w:id="5194" w:author="Jim Kulp" w:date="2010-07-20T09:46:00Z"/>
        </w:rPr>
      </w:pPr>
      <w:del w:id="5195" w:author="Jim Kulp" w:date="2010-07-20T09:46:00Z">
        <w:r w:rsidDel="00AF5D6E">
          <w:delText>An element can be entered directly (as above) or entered by referring to a separate file that contains that element.  So the example above might have a file “ccc1.xml” containing:</w:delText>
        </w:r>
      </w:del>
    </w:p>
    <w:p w:rsidR="00C00329" w:rsidDel="00AF5D6E" w:rsidRDefault="00C00329" w:rsidP="00C00329">
      <w:pPr>
        <w:pStyle w:val="code0"/>
        <w:rPr>
          <w:del w:id="5196" w:author="Jim Kulp" w:date="2010-07-20T09:46:00Z"/>
        </w:rPr>
      </w:pPr>
      <w:del w:id="5197" w:author="Jim Kulp" w:date="2010-07-20T09:46:00Z">
        <w:r w:rsidDel="00AF5D6E">
          <w:delText>&lt;ccc cat=”345”/&gt;</w:delText>
        </w:r>
      </w:del>
    </w:p>
    <w:p w:rsidR="00C00329" w:rsidDel="00AF5D6E" w:rsidRDefault="00C00329" w:rsidP="00C00329">
      <w:pPr>
        <w:rPr>
          <w:del w:id="5198" w:author="Jim Kulp" w:date="2010-07-20T09:46:00Z"/>
        </w:rPr>
      </w:pPr>
      <w:del w:id="5199" w:author="Jim Kulp" w:date="2010-07-20T09:46:00Z">
        <w:r w:rsidDel="00AF5D6E">
          <w:delText>And then a top level file called “xyz1.xml” containing:</w:delText>
        </w:r>
      </w:del>
    </w:p>
    <w:p w:rsidR="00C00329" w:rsidDel="00AF5D6E" w:rsidRDefault="00C00329" w:rsidP="00C00329">
      <w:pPr>
        <w:pStyle w:val="code0"/>
        <w:rPr>
          <w:del w:id="5200" w:author="Jim Kulp" w:date="2010-07-20T09:46:00Z"/>
        </w:rPr>
      </w:pPr>
      <w:del w:id="5201" w:author="Jim Kulp" w:date="2010-07-20T09:46:00Z">
        <w:r w:rsidDel="00AF5D6E">
          <w:delText>&lt;xyz abc=”123”&gt;</w:delText>
        </w:r>
        <w:r w:rsidDel="00AF5D6E">
          <w:br/>
        </w:r>
        <w:r w:rsidDel="00AF5D6E">
          <w:tab/>
          <w:delText>&lt;xi:include href=”ccc1.xml”/&gt;</w:delText>
        </w:r>
        <w:r w:rsidDel="00AF5D6E">
          <w:br/>
          <w:delText>&lt;/xyz&gt;</w:delText>
        </w:r>
      </w:del>
    </w:p>
    <w:p w:rsidR="00C00329" w:rsidDel="00AF5D6E" w:rsidRDefault="00C00329" w:rsidP="00C00329">
      <w:pPr>
        <w:rPr>
          <w:del w:id="5202" w:author="Jim Kulp" w:date="2010-07-20T09:46:00Z"/>
        </w:rPr>
      </w:pPr>
      <w:del w:id="5203" w:author="Jim Kulp" w:date="2010-07-20T09:46:00Z">
        <w:r w:rsidDel="00AF5D6E">
          <w:delText>However, the schema specifies which elements are allowed to be top-level elements in any file.</w:delText>
        </w:r>
      </w:del>
    </w:p>
    <w:p w:rsidR="00C00329" w:rsidDel="00AF5D6E" w:rsidRDefault="00C00329" w:rsidP="00C00329">
      <w:pPr>
        <w:rPr>
          <w:del w:id="5204" w:author="Jim Kulp" w:date="2010-07-20T09:46:00Z"/>
        </w:rPr>
      </w:pPr>
      <w:del w:id="5205" w:author="Jim Kulp" w:date="2010-07-20T09:46:00Z">
        <w:r w:rsidDel="00AF5D6E">
          <w:delText>There are various built-in attributes that are part of the XML system itself and elements (such as the xi:include element above), and are required in certain cases.  In particular, the top level element of a top level file (not an included file) must have these built-in, or “boilerplate” attributes:</w:delText>
        </w:r>
      </w:del>
    </w:p>
    <w:p w:rsidR="00C00329" w:rsidDel="00AF5D6E" w:rsidRDefault="00C00329" w:rsidP="00C00329">
      <w:pPr>
        <w:rPr>
          <w:del w:id="5206" w:author="Jim Kulp" w:date="2010-07-20T09:46:00Z"/>
        </w:rPr>
      </w:pPr>
      <w:del w:id="5207" w:author="Jim Kulp" w:date="2010-07-20T09:46:00Z">
        <w:r w:rsidDel="00AF5D6E">
          <w:delText>To specify the schema according to which this document is structured:</w:delText>
        </w:r>
      </w:del>
    </w:p>
    <w:p w:rsidR="00C00329" w:rsidRPr="00E619E0" w:rsidDel="00AF5D6E" w:rsidRDefault="00C00329" w:rsidP="00C00329">
      <w:pPr>
        <w:pStyle w:val="code0"/>
        <w:rPr>
          <w:del w:id="5208" w:author="Jim Kulp" w:date="2010-07-20T09:46:00Z"/>
        </w:rPr>
      </w:pPr>
      <w:del w:id="5209" w:author="Jim Kulp" w:date="2010-07-20T09:46:00Z">
        <w:r w:rsidDel="00AF5D6E">
          <w:delText>xmlns:x="http://www.w3.org/2001/XMLSchema-instance"</w:delText>
        </w:r>
        <w:r w:rsidDel="00AF5D6E">
          <w:br/>
        </w:r>
        <w:r w:rsidRPr="00E619E0" w:rsidDel="00AF5D6E">
          <w:delText>x:schemaLocation="http://www.</w:delText>
        </w:r>
        <w:r w:rsidDel="00AF5D6E">
          <w:delText>mc.com</w:delText>
        </w:r>
        <w:r w:rsidRPr="00E619E0" w:rsidDel="00AF5D6E">
          <w:delText>/CPI WIP-schema1.xsd"</w:delText>
        </w:r>
        <w:r w:rsidDel="00AF5D6E">
          <w:br/>
        </w:r>
        <w:r w:rsidRPr="00E619E0" w:rsidDel="00AF5D6E">
          <w:delText>xmlns="http://www.</w:delText>
        </w:r>
        <w:r w:rsidDel="00AF5D6E">
          <w:delText>mc.com</w:delText>
        </w:r>
        <w:r w:rsidRPr="00E619E0" w:rsidDel="00AF5D6E">
          <w:delText>/CPI"</w:delText>
        </w:r>
      </w:del>
    </w:p>
    <w:p w:rsidR="00C00329" w:rsidRPr="00DC47F4" w:rsidDel="00AF5D6E" w:rsidRDefault="00C00329" w:rsidP="00C00329">
      <w:pPr>
        <w:rPr>
          <w:del w:id="5210" w:author="Jim Kulp" w:date="2010-07-20T09:46:00Z"/>
        </w:rPr>
      </w:pPr>
      <w:del w:id="5211" w:author="Jim Kulp" w:date="2010-07-20T09:46:00Z">
        <w:r w:rsidRPr="00DC47F4" w:rsidDel="00AF5D6E">
          <w:delText>To allow the use of the “xi:include” feature above, the top level eleme</w:delText>
        </w:r>
        <w:r w:rsidDel="00AF5D6E">
          <w:delText>nt that will have inclusions in</w:delText>
        </w:r>
        <w:r w:rsidRPr="00DC47F4" w:rsidDel="00AF5D6E">
          <w:delText xml:space="preserve">side </w:delText>
        </w:r>
        <w:r w:rsidDel="00AF5D6E">
          <w:delText>it</w:delText>
        </w:r>
        <w:r w:rsidRPr="00DC47F4" w:rsidDel="00AF5D6E">
          <w:delText xml:space="preserve"> must contain the attribute:</w:delText>
        </w:r>
      </w:del>
    </w:p>
    <w:p w:rsidR="00C00329" w:rsidRPr="00E619E0" w:rsidDel="00AF5D6E" w:rsidRDefault="00C00329" w:rsidP="00C00329">
      <w:pPr>
        <w:pStyle w:val="code0"/>
        <w:rPr>
          <w:del w:id="5212" w:author="Jim Kulp" w:date="2010-07-20T09:46:00Z"/>
        </w:rPr>
      </w:pPr>
      <w:del w:id="5213" w:author="Jim Kulp" w:date="2010-07-20T09:46:00Z">
        <w:r w:rsidRPr="00E619E0" w:rsidDel="00AF5D6E">
          <w:delText>xmlns:xi="http://www.w3.org/2001/XInclude"</w:delText>
        </w:r>
      </w:del>
    </w:p>
    <w:p w:rsidR="00C00329" w:rsidRPr="00DC47F4" w:rsidDel="00AF5D6E" w:rsidRDefault="00C00329" w:rsidP="00C00329">
      <w:pPr>
        <w:rPr>
          <w:del w:id="5214" w:author="Jim Kulp" w:date="2010-07-20T09:46:00Z"/>
        </w:rPr>
      </w:pPr>
      <w:del w:id="5215" w:author="Jim Kulp" w:date="2010-07-20T09:46:00Z">
        <w:r w:rsidRPr="00DC47F4" w:rsidDel="00AF5D6E">
          <w:delText>If all these boilerplate attributes were included in the example above, it would look like:</w:delText>
        </w:r>
      </w:del>
    </w:p>
    <w:p w:rsidR="00C00329" w:rsidRPr="00FE35BA" w:rsidDel="00AF5D6E" w:rsidRDefault="00C00329" w:rsidP="00C00329">
      <w:pPr>
        <w:pStyle w:val="code0"/>
        <w:rPr>
          <w:del w:id="5216" w:author="Jim Kulp" w:date="2010-07-20T09:46:00Z"/>
        </w:rPr>
      </w:pPr>
      <w:del w:id="5217" w:author="Jim Kulp" w:date="2010-07-20T09:46:00Z">
        <w:r w:rsidRPr="00FE35BA" w:rsidDel="00AF5D6E">
          <w:delText>&lt;xyz</w:delText>
        </w:r>
        <w:r w:rsidRPr="00FE35BA" w:rsidDel="00AF5D6E">
          <w:br/>
        </w:r>
        <w:r w:rsidRPr="00FE35BA" w:rsidDel="00AF5D6E">
          <w:tab/>
        </w:r>
        <w:r w:rsidRPr="00FE35BA" w:rsidDel="00AF5D6E">
          <w:tab/>
          <w:delText>xmlns:x="http://www.w3.org/2001/XMLSchema-instance"</w:delText>
        </w:r>
        <w:r w:rsidRPr="00FE35BA" w:rsidDel="00AF5D6E">
          <w:br/>
        </w:r>
        <w:r w:rsidRPr="00FE35BA" w:rsidDel="00AF5D6E">
          <w:tab/>
        </w:r>
        <w:r w:rsidRPr="00FE35BA" w:rsidDel="00AF5D6E">
          <w:tab/>
          <w:delText>x:schemaLocation="http://www.omg.org/CPI WIP-schema1.xsd"</w:delText>
        </w:r>
        <w:r w:rsidRPr="00FE35BA" w:rsidDel="00AF5D6E">
          <w:br/>
        </w:r>
        <w:r w:rsidRPr="00FE35BA" w:rsidDel="00AF5D6E">
          <w:tab/>
        </w:r>
        <w:r w:rsidRPr="00FE35BA" w:rsidDel="00AF5D6E">
          <w:tab/>
          <w:delText>xmlns="http://www.omg.org/CPI"</w:delText>
        </w:r>
        <w:r w:rsidRPr="00FE35BA" w:rsidDel="00AF5D6E">
          <w:br/>
        </w:r>
        <w:r w:rsidRPr="00FE35BA" w:rsidDel="00AF5D6E">
          <w:tab/>
        </w:r>
        <w:r w:rsidRPr="00FE35BA" w:rsidDel="00AF5D6E">
          <w:tab/>
          <w:delText>xmlns:xi="http://www.w3.org/2001/XInclude"</w:delText>
        </w:r>
        <w:r w:rsidRPr="00FE35BA" w:rsidDel="00AF5D6E">
          <w:br/>
        </w:r>
        <w:r w:rsidRPr="00FE35BA" w:rsidDel="00AF5D6E">
          <w:tab/>
          <w:delText>abc=”123”&gt;</w:delText>
        </w:r>
        <w:r w:rsidRPr="00FE35BA" w:rsidDel="00AF5D6E">
          <w:br/>
        </w:r>
        <w:r w:rsidRPr="00FE35BA" w:rsidDel="00AF5D6E">
          <w:tab/>
          <w:delText>&lt;xi:include href=”ccc1.xml”/&gt;</w:delText>
        </w:r>
        <w:r w:rsidRPr="00FE35BA" w:rsidDel="00AF5D6E">
          <w:br/>
          <w:delText>&lt;/xyz&gt;</w:delText>
        </w:r>
      </w:del>
    </w:p>
    <w:p w:rsidR="00C00329" w:rsidDel="00AF5D6E" w:rsidRDefault="00C00329" w:rsidP="00C00329">
      <w:pPr>
        <w:rPr>
          <w:del w:id="5218" w:author="Jim Kulp" w:date="2010-07-20T09:46:00Z"/>
        </w:rPr>
      </w:pPr>
      <w:del w:id="5219" w:author="Jim Kulp" w:date="2010-07-20T09:46:00Z">
        <w:r w:rsidDel="00AF5D6E">
          <w:delText>The</w:delText>
        </w:r>
        <w:r w:rsidRPr="00DC47F4" w:rsidDel="00AF5D6E">
          <w:delText xml:space="preserve"> schema reference attributes</w:delText>
        </w:r>
        <w:r w:rsidDel="00AF5D6E">
          <w:delText xml:space="preserve"> allow the files to be processed with very generic tools, since the files contain the reference to the schema they are following.  If they are not included, then they must be supplied</w:delText>
        </w:r>
        <w:r w:rsidRPr="00DC47F4" w:rsidDel="00AF5D6E">
          <w:delText xml:space="preserve"> as command</w:delText>
        </w:r>
        <w:r w:rsidDel="00AF5D6E">
          <w:delText>-</w:delText>
        </w:r>
        <w:r w:rsidRPr="00DC47F4" w:rsidDel="00AF5D6E">
          <w:delText>line arguments on the tools that process these files.  With these attributes included any XML processor can process the files with</w:delText>
        </w:r>
        <w:r w:rsidDel="00AF5D6E">
          <w:delText>out being told about the schema</w:delText>
        </w:r>
        <w:r w:rsidRPr="00DC47F4" w:rsidDel="00AF5D6E">
          <w:delText>.</w:delText>
        </w:r>
      </w:del>
    </w:p>
    <w:p w:rsidR="00C00329" w:rsidRPr="00DC47F4" w:rsidDel="00AF5D6E" w:rsidRDefault="00C00329" w:rsidP="00C00329">
      <w:pPr>
        <w:rPr>
          <w:del w:id="5220" w:author="Jim Kulp" w:date="2010-07-20T09:46:00Z"/>
        </w:rPr>
      </w:pPr>
      <w:del w:id="5221" w:author="Jim Kulp" w:date="2010-07-20T09:46:00Z">
        <w:r w:rsidDel="00AF5D6E">
          <w:delText>Note that the default value of all boolean attributes is false unless otherwise noted.</w:delText>
        </w:r>
      </w:del>
    </w:p>
    <w:p w:rsidR="00C00329" w:rsidDel="00AF5D6E" w:rsidRDefault="00C00329">
      <w:pPr>
        <w:pStyle w:val="Heading2"/>
        <w:numPr>
          <w:numberingChange w:id="5222" w:author="James Kulp" w:date="2008-11-13T10:51:00Z" w:original="%1:9:0:.%2:3:0:"/>
        </w:numPr>
        <w:rPr>
          <w:del w:id="5223" w:author="Jim Kulp" w:date="2010-07-20T09:46:00Z"/>
        </w:rPr>
      </w:pPr>
      <w:bookmarkStart w:id="5224" w:name="_Toc141235532"/>
      <w:del w:id="5225" w:author="Jim Kulp" w:date="2010-07-20T09:46:00Z">
        <w:r w:rsidDel="00AF5D6E">
          <w:delText xml:space="preserve">Top Level Element: </w:delText>
        </w:r>
        <w:r w:rsidRPr="00DC47F4" w:rsidDel="00AF5D6E">
          <w:delText>Component Specification</w:delText>
        </w:r>
        <w:bookmarkEnd w:id="5224"/>
      </w:del>
    </w:p>
    <w:p w:rsidR="00C00329" w:rsidRPr="00DC47F4" w:rsidDel="00AF5D6E" w:rsidRDefault="00C00329" w:rsidP="00C00329">
      <w:pPr>
        <w:rPr>
          <w:del w:id="5226" w:author="Jim Kulp" w:date="2010-07-20T09:46:00Z"/>
        </w:rPr>
      </w:pPr>
      <w:del w:id="5227" w:author="Jim Kulp" w:date="2010-07-20T09:46:00Z">
        <w:r w:rsidRPr="00DC47F4" w:rsidDel="00AF5D6E">
          <w:delText xml:space="preserve">A component specification is </w:delText>
        </w:r>
        <w:r w:rsidDel="00AF5D6E">
          <w:delText>the</w:delText>
        </w:r>
        <w:r w:rsidRPr="00DC47F4" w:rsidDel="00AF5D6E">
          <w:delText xml:space="preserve"> XML element describing a component at a high level </w:delText>
        </w:r>
        <w:r w:rsidRPr="009E0877" w:rsidDel="00AF5D6E">
          <w:rPr>
            <w:i/>
          </w:rPr>
          <w:delText>without implementation choices</w:delText>
        </w:r>
        <w:r w:rsidRPr="00DC47F4" w:rsidDel="00AF5D6E">
          <w:delText>.  It describes enough about how the component can be integrated into an application to ensure possible WIP-based interoperability</w:delText>
        </w:r>
        <w:r w:rsidDel="00AF5D6E">
          <w:delText xml:space="preserve"> and interchangeability among different implementations</w:delText>
        </w:r>
        <w:r w:rsidRPr="00DC47F4" w:rsidDel="00AF5D6E">
          <w:delText xml:space="preserve">.  Many such implementations are possible given </w:delText>
        </w:r>
        <w:r w:rsidDel="00AF5D6E">
          <w:delText>this</w:delText>
        </w:r>
        <w:r w:rsidRPr="00DC47F4" w:rsidDel="00AF5D6E">
          <w:delText xml:space="preserve"> </w:delText>
        </w:r>
        <w:r w:rsidRPr="00CC63C6" w:rsidDel="00AF5D6E">
          <w:rPr>
            <w:i/>
          </w:rPr>
          <w:delText>component specification</w:delText>
        </w:r>
        <w:r w:rsidRPr="00DC47F4" w:rsidDel="00AF5D6E">
          <w:delText xml:space="preserve">.  In particular, a component specification can usually be completely derived from a higher level component model such as that defined in the various software-defined radio component </w:delText>
        </w:r>
        <w:r w:rsidDel="00AF5D6E">
          <w:delText>standards</w:delText>
        </w:r>
        <w:r w:rsidRPr="00DC47F4" w:rsidDel="00AF5D6E">
          <w:delText xml:space="preserve"> such as SCA and the OMG’s “PIM/PSM for software-based communication”, as well as the generic component </w:delText>
        </w:r>
        <w:r w:rsidDel="00AF5D6E">
          <w:delText>standards</w:delText>
        </w:r>
        <w:r w:rsidRPr="00DC47F4" w:rsidDel="00AF5D6E">
          <w:delText xml:space="preserve"> such as the ones in UML v2 or CCM v4.</w:delText>
        </w:r>
      </w:del>
    </w:p>
    <w:p w:rsidR="00C00329" w:rsidRPr="00DC47F4" w:rsidDel="00AF5D6E" w:rsidRDefault="00C00329" w:rsidP="00C00329">
      <w:pPr>
        <w:rPr>
          <w:del w:id="5228" w:author="Jim Kulp" w:date="2010-07-20T09:46:00Z"/>
        </w:rPr>
      </w:pPr>
      <w:del w:id="5229" w:author="Jim Kulp" w:date="2010-07-20T09:46:00Z">
        <w:r w:rsidRPr="00DC47F4" w:rsidDel="00AF5D6E">
          <w:delText xml:space="preserve">The component specification contains </w:delText>
        </w:r>
        <w:r w:rsidDel="00AF5D6E">
          <w:delText>component-global</w:delText>
        </w:r>
        <w:r w:rsidRPr="00DC47F4" w:rsidDel="00AF5D6E">
          <w:delText xml:space="preserve"> attributes, control plane aspects and data plane aspects.  A component specification is contained in the </w:delText>
        </w:r>
        <w:r w:rsidDel="00AF5D6E">
          <w:delText xml:space="preserve">XML </w:delText>
        </w:r>
        <w:r w:rsidRPr="00DC47F4" w:rsidDel="00AF5D6E">
          <w:delText>element whose type is “ComponentSpec”, which should be a top level element in a file, structured as:</w:delText>
        </w:r>
      </w:del>
    </w:p>
    <w:p w:rsidR="00C00329" w:rsidDel="00AF5D6E" w:rsidRDefault="00C00329" w:rsidP="00C00329">
      <w:pPr>
        <w:pStyle w:val="code0"/>
        <w:rPr>
          <w:del w:id="5230" w:author="Jim Kulp" w:date="2010-07-20T09:46:00Z"/>
        </w:rPr>
      </w:pPr>
      <w:del w:id="5231" w:author="Jim Kulp" w:date="2010-07-20T09:46:00Z">
        <w:r w:rsidDel="00AF5D6E">
          <w:delText>&lt;ComponentSpec</w:delText>
        </w:r>
        <w:r w:rsidDel="00AF5D6E">
          <w:br/>
        </w:r>
        <w:r w:rsidDel="00AF5D6E">
          <w:tab/>
        </w:r>
        <w:r w:rsidDel="00AF5D6E">
          <w:tab/>
          <w:delText>xmlns:x="http://www.w3.org/2001/XMLSchema-instance"</w:delText>
        </w:r>
        <w:r w:rsidDel="00AF5D6E">
          <w:br/>
        </w:r>
        <w:r w:rsidDel="00AF5D6E">
          <w:tab/>
        </w:r>
        <w:r w:rsidDel="00AF5D6E">
          <w:tab/>
        </w:r>
        <w:r w:rsidRPr="00E619E0" w:rsidDel="00AF5D6E">
          <w:delText>x:schemaLocation="http://www.</w:delText>
        </w:r>
        <w:r w:rsidDel="00AF5D6E">
          <w:delText>mc.com</w:delText>
        </w:r>
        <w:r w:rsidRPr="00E619E0" w:rsidDel="00AF5D6E">
          <w:delText>/CPI WIP-schema1.xsd"</w:delText>
        </w:r>
        <w:r w:rsidDel="00AF5D6E">
          <w:br/>
        </w:r>
        <w:r w:rsidDel="00AF5D6E">
          <w:tab/>
        </w:r>
        <w:r w:rsidDel="00AF5D6E">
          <w:tab/>
        </w:r>
        <w:r w:rsidRPr="00E619E0" w:rsidDel="00AF5D6E">
          <w:delText>xmlns="http://www.</w:delText>
        </w:r>
        <w:r w:rsidDel="00AF5D6E">
          <w:delText>mc.com</w:delText>
        </w:r>
        <w:r w:rsidRPr="00E619E0" w:rsidDel="00AF5D6E">
          <w:delText>/CPI"</w:delText>
        </w:r>
        <w:r w:rsidRPr="00E619E0" w:rsidDel="00AF5D6E">
          <w:br/>
        </w:r>
        <w:r w:rsidRPr="00E619E0" w:rsidDel="00AF5D6E">
          <w:rPr>
            <w:i/>
          </w:rPr>
          <w:tab/>
          <w:delText>---attributes---</w:delText>
        </w:r>
        <w:r w:rsidRPr="00E619E0" w:rsidDel="00AF5D6E">
          <w:rPr>
            <w:i/>
          </w:rPr>
          <w:br/>
        </w:r>
        <w:r w:rsidRPr="00E619E0" w:rsidDel="00AF5D6E">
          <w:tab/>
        </w:r>
        <w:r w:rsidRPr="00E619E0" w:rsidDel="00AF5D6E">
          <w:tab/>
          <w:delText>&gt;</w:delText>
        </w:r>
        <w:r w:rsidRPr="00E619E0" w:rsidDel="00AF5D6E">
          <w:br/>
        </w:r>
        <w:r w:rsidRPr="00E619E0" w:rsidDel="00AF5D6E">
          <w:rPr>
            <w:i/>
          </w:rPr>
          <w:tab/>
          <w:delText>---child elements---</w:delText>
        </w:r>
        <w:r w:rsidRPr="00E619E0" w:rsidDel="00AF5D6E">
          <w:rPr>
            <w:i/>
          </w:rPr>
          <w:br/>
        </w:r>
        <w:r w:rsidDel="00AF5D6E">
          <w:delText>&lt;/ComponentSpec&gt;</w:delText>
        </w:r>
      </w:del>
    </w:p>
    <w:p w:rsidR="00C00329" w:rsidDel="00AF5D6E" w:rsidRDefault="00C00329" w:rsidP="00C00329">
      <w:pPr>
        <w:rPr>
          <w:del w:id="5232" w:author="Jim Kulp" w:date="2010-07-20T09:46:00Z"/>
        </w:rPr>
      </w:pPr>
      <w:del w:id="5233" w:author="Jim Kulp" w:date="2010-07-20T09:46:00Z">
        <w:r w:rsidDel="00AF5D6E">
          <w:delText>In the various examples below the boilerplate attributes will be omitted.</w:delText>
        </w:r>
      </w:del>
    </w:p>
    <w:p w:rsidR="00C00329" w:rsidDel="00AF5D6E" w:rsidRDefault="00C00329">
      <w:pPr>
        <w:pStyle w:val="Heading3"/>
        <w:numPr>
          <w:numberingChange w:id="5234" w:author="James Kulp" w:date="2008-11-13T10:51:00Z" w:original="%1:9:0:.%2:3:0:.%3:1:0:"/>
        </w:numPr>
        <w:rPr>
          <w:del w:id="5235" w:author="Jim Kulp" w:date="2010-07-20T09:46:00Z"/>
        </w:rPr>
      </w:pPr>
      <w:bookmarkStart w:id="5236" w:name="_Toc141235533"/>
      <w:del w:id="5237" w:author="Jim Kulp" w:date="2010-07-20T09:46:00Z">
        <w:r w:rsidRPr="00DC47F4" w:rsidDel="00AF5D6E">
          <w:delText>Attributes of a Component Specification</w:delText>
        </w:r>
        <w:bookmarkEnd w:id="5236"/>
      </w:del>
    </w:p>
    <w:p w:rsidR="00C00329" w:rsidRPr="0098344C" w:rsidDel="00AF5D6E" w:rsidRDefault="00C00329" w:rsidP="00C00329">
      <w:pPr>
        <w:pStyle w:val="Heading4"/>
        <w:numPr>
          <w:numberingChange w:id="5238" w:author="James Kulp" w:date="2008-11-13T10:51:00Z" w:original="%1:9:0:.%2:3:0:.%3:1:0:.%4:1:0:"/>
        </w:numPr>
        <w:rPr>
          <w:del w:id="5239" w:author="Jim Kulp" w:date="2010-07-20T09:46:00Z"/>
        </w:rPr>
      </w:pPr>
      <w:del w:id="5240" w:author="Jim Kulp" w:date="2010-07-20T09:46:00Z">
        <w:r w:rsidRPr="0098344C" w:rsidDel="00AF5D6E">
          <w:delText>Name</w:delText>
        </w:r>
      </w:del>
    </w:p>
    <w:p w:rsidR="00705A54" w:rsidRPr="00DC47F4" w:rsidDel="00AF5D6E" w:rsidRDefault="00C00329" w:rsidP="00C00329">
      <w:pPr>
        <w:numPr>
          <w:ins w:id="5241" w:author="Jim Kulp" w:date="2010-06-12T10:13:00Z"/>
        </w:numPr>
        <w:rPr>
          <w:del w:id="5242" w:author="Jim Kulp" w:date="2010-07-20T09:46:00Z"/>
        </w:rPr>
      </w:pPr>
      <w:del w:id="5243" w:author="Jim Kulp" w:date="2010-07-20T09:46:00Z">
        <w:r w:rsidRPr="00DC47F4" w:rsidDel="00AF5D6E">
          <w:delText>The “Name” attribute of the component specification is constrained to be acceptable as an identifier in several contexts, including VHDL.  It identifies the component specification as a whole.</w:delText>
        </w:r>
        <w:r w:rsidDel="00AF5D6E">
          <w:delText xml:space="preserve">  It is case </w:delText>
        </w:r>
        <w:r w:rsidRPr="0098344C" w:rsidDel="00AF5D6E">
          <w:rPr>
            <w:i/>
          </w:rPr>
          <w:delText>insensitive</w:delText>
        </w:r>
        <w:r w:rsidDel="00AF5D6E">
          <w:delText>: when in a library or application, two different component specifications cannot have the same name, when compared in a case-insensitive way.</w:delText>
        </w:r>
      </w:del>
    </w:p>
    <w:p w:rsidR="00C00329" w:rsidDel="00AF5D6E" w:rsidRDefault="00C00329">
      <w:pPr>
        <w:pStyle w:val="Heading3"/>
        <w:numPr>
          <w:numberingChange w:id="5244" w:author="James Kulp" w:date="2008-11-13T10:51:00Z" w:original="%1:9:0:.%2:3:0:.%3:2:0:"/>
        </w:numPr>
        <w:rPr>
          <w:del w:id="5245" w:author="Jim Kulp" w:date="2010-07-20T09:46:00Z"/>
        </w:rPr>
      </w:pPr>
      <w:bookmarkStart w:id="5246" w:name="_Toc141235534"/>
      <w:del w:id="5247" w:author="Jim Kulp" w:date="2010-07-20T09:46:00Z">
        <w:r w:rsidRPr="005E5723" w:rsidDel="00AF5D6E">
          <w:delText>Control</w:delText>
        </w:r>
        <w:r w:rsidRPr="00DC47F4" w:rsidDel="00AF5D6E">
          <w:delText xml:space="preserve"> Plane Aspects of a Component Specification</w:delText>
        </w:r>
        <w:bookmarkEnd w:id="5246"/>
      </w:del>
    </w:p>
    <w:p w:rsidR="00C00329" w:rsidDel="00AF5D6E" w:rsidRDefault="00C00329">
      <w:pPr>
        <w:pStyle w:val="Heading4"/>
        <w:numPr>
          <w:numberingChange w:id="5248" w:author="James Kulp" w:date="2008-11-13T10:51:00Z" w:original="%1:9:0:.%2:3:0:.%3:2:0:.%4:1:0:"/>
        </w:numPr>
        <w:rPr>
          <w:del w:id="5249" w:author="Jim Kulp" w:date="2010-07-20T09:46:00Z"/>
        </w:rPr>
      </w:pPr>
      <w:del w:id="5250" w:author="Jim Kulp" w:date="2010-07-20T09:46:00Z">
        <w:r w:rsidRPr="00DD2F08" w:rsidDel="00AF5D6E">
          <w:delText>Property Summary Element</w:delText>
        </w:r>
      </w:del>
    </w:p>
    <w:p w:rsidR="00C00329" w:rsidRPr="00DC47F4" w:rsidDel="00AF5D6E" w:rsidRDefault="00C00329" w:rsidP="00C00329">
      <w:pPr>
        <w:rPr>
          <w:del w:id="5251" w:author="Jim Kulp" w:date="2010-07-20T09:46:00Z"/>
        </w:rPr>
      </w:pPr>
      <w:del w:id="5252" w:author="Jim Kulp" w:date="2010-07-20T09:46:00Z">
        <w:r w:rsidRPr="00DC47F4" w:rsidDel="00AF5D6E">
          <w:delText>The property summary contains information about the configuration properties of the component that are relevant to the control interface, based on the WCI profile.  It is called a “summary” since there is normally more information about configuration properties (the “details”) that are neither relevant to nor required by the component’s control interface.  This property summary is expressed as an XML element whose type is “PropertySummary”, and is a child element of a ComponentSpec.</w:delText>
        </w:r>
        <w:r w:rsidDel="00AF5D6E">
          <w:delText xml:space="preserve"> [A later version of this specification will include a PropertyDetails element that can be used in place of this when appropriate.</w:delText>
        </w:r>
        <w:r w:rsidRPr="00382542" w:rsidDel="00AF5D6E">
          <w:delText xml:space="preserve"> </w:delText>
        </w:r>
        <w:r w:rsidRPr="00DC47F4" w:rsidDel="00AF5D6E">
          <w:delText>The property detail will enumerate each configuration property value and its attributes</w:delText>
        </w:r>
        <w:r w:rsidDel="00AF5D6E">
          <w:delText xml:space="preserve"> to aid in generating more convenience items in the VHDL skeletons.]</w:delText>
        </w:r>
      </w:del>
    </w:p>
    <w:p w:rsidR="00C00329" w:rsidRPr="00DC47F4" w:rsidDel="00AF5D6E" w:rsidRDefault="00C00329" w:rsidP="00C00329">
      <w:pPr>
        <w:rPr>
          <w:del w:id="5253" w:author="Jim Kulp" w:date="2010-07-20T09:46:00Z"/>
        </w:rPr>
      </w:pPr>
      <w:del w:id="5254" w:author="Jim Kulp" w:date="2010-07-20T09:46:00Z">
        <w:r w:rsidRPr="00DC47F4" w:rsidDel="00AF5D6E">
          <w:delText>The property summary includes the following attributes, as documented in the WIP WCI profile:</w:delText>
        </w:r>
      </w:del>
    </w:p>
    <w:p w:rsidR="00C00329" w:rsidDel="00AF5D6E" w:rsidRDefault="00C00329">
      <w:pPr>
        <w:pStyle w:val="Heading5"/>
        <w:numPr>
          <w:numberingChange w:id="5255" w:author="James Kulp" w:date="2008-11-13T10:51:00Z" w:original="%1:9:0:.%2:3:0:.%3:2:0:.%4:1:0:.%5:1:0:"/>
        </w:numPr>
        <w:rPr>
          <w:del w:id="5256" w:author="Jim Kulp" w:date="2010-07-20T09:46:00Z"/>
        </w:rPr>
      </w:pPr>
      <w:del w:id="5257" w:author="Jim Kulp" w:date="2010-07-20T09:46:00Z">
        <w:r w:rsidRPr="00DC47F4" w:rsidDel="00AF5D6E">
          <w:delText>Size</w:delText>
        </w:r>
      </w:del>
      <w:del w:id="5258" w:author="Jim Kulp" w:date="2009-12-01T16:28:00Z">
        <w:r w:rsidRPr="00DC47F4" w:rsidDel="0070325D">
          <w:delText>o</w:delText>
        </w:r>
      </w:del>
      <w:del w:id="5259" w:author="Jim Kulp" w:date="2010-07-20T09:46:00Z">
        <w:r w:rsidRPr="00DC47F4" w:rsidDel="00AF5D6E">
          <w:delText>fConfigSpace attribute</w:delText>
        </w:r>
      </w:del>
    </w:p>
    <w:p w:rsidR="00C00329" w:rsidRPr="00DD2F08" w:rsidDel="00AF5D6E" w:rsidRDefault="00C00329" w:rsidP="00C00329">
      <w:pPr>
        <w:rPr>
          <w:del w:id="5260" w:author="Jim Kulp" w:date="2010-07-20T09:46:00Z"/>
        </w:rPr>
      </w:pPr>
      <w:del w:id="5261" w:author="Jim Kulp" w:date="2010-07-20T09:46:00Z">
        <w:r w:rsidDel="00AF5D6E">
          <w:delText xml:space="preserve">The type of this attribute is </w:delText>
        </w:r>
        <w:r w:rsidRPr="0021197C" w:rsidDel="00AF5D6E">
          <w:delText xml:space="preserve">of type unsignedInt &lt;= </w:delText>
        </w:r>
      </w:del>
      <w:del w:id="5262" w:author="Jim Kulp" w:date="2009-12-01T16:28:00Z">
        <w:r w:rsidRPr="0021197C" w:rsidDel="0070325D">
          <w:delText>64K</w:delText>
        </w:r>
      </w:del>
      <w:del w:id="5263" w:author="Jim Kulp" w:date="2010-07-20T09:46:00Z">
        <w:r w:rsidDel="00AF5D6E">
          <w:delText xml:space="preserve"> with a default value of zero.</w:delText>
        </w:r>
      </w:del>
    </w:p>
    <w:p w:rsidR="00C00329" w:rsidDel="00AF5D6E" w:rsidRDefault="00C00329" w:rsidP="00C00329">
      <w:pPr>
        <w:pStyle w:val="Heading5"/>
        <w:numPr>
          <w:numberingChange w:id="5264" w:author="James Kulp" w:date="2008-11-13T10:51:00Z" w:original="%1:9:0:.%2:3:0:.%3:2:0:.%4:1:0:.%5:2:0:"/>
        </w:numPr>
        <w:rPr>
          <w:del w:id="5265" w:author="Jim Kulp" w:date="2010-07-20T09:46:00Z"/>
        </w:rPr>
      </w:pPr>
      <w:del w:id="5266" w:author="Jim Kulp" w:date="2010-07-20T09:46:00Z">
        <w:r w:rsidRPr="00DD2F08" w:rsidDel="00AF5D6E">
          <w:delText>WritableConfigProperties attribute</w:delText>
        </w:r>
        <w:r w:rsidDel="00AF5D6E">
          <w:delText xml:space="preserve"> of type boolean</w:delText>
        </w:r>
      </w:del>
    </w:p>
    <w:p w:rsidR="00C00329" w:rsidRPr="00DD2F08" w:rsidDel="00AF5D6E" w:rsidRDefault="00C00329" w:rsidP="00C00329">
      <w:pPr>
        <w:rPr>
          <w:del w:id="5267" w:author="Jim Kulp" w:date="2010-07-20T09:46:00Z"/>
        </w:rPr>
      </w:pPr>
      <w:del w:id="5268" w:author="Jim Kulp" w:date="2010-07-20T09:46:00Z">
        <w:r w:rsidDel="00AF5D6E">
          <w:delText xml:space="preserve">The type of this attribute is </w:delText>
        </w:r>
        <w:r w:rsidRPr="0021197C" w:rsidDel="00AF5D6E">
          <w:delText xml:space="preserve">of type </w:delText>
        </w:r>
        <w:r w:rsidDel="00AF5D6E">
          <w:delText>boolean.</w:delText>
        </w:r>
      </w:del>
    </w:p>
    <w:p w:rsidR="00C00329" w:rsidDel="00AF5D6E" w:rsidRDefault="00C00329" w:rsidP="00C00329">
      <w:pPr>
        <w:pStyle w:val="Heading5"/>
        <w:numPr>
          <w:numberingChange w:id="5269" w:author="James Kulp" w:date="2008-11-13T10:51:00Z" w:original="%1:9:0:.%2:3:0:.%3:2:0:.%4:1:0:.%5:3:0:"/>
        </w:numPr>
        <w:rPr>
          <w:del w:id="5270" w:author="Jim Kulp" w:date="2010-07-20T09:46:00Z"/>
        </w:rPr>
      </w:pPr>
      <w:del w:id="5271" w:author="Jim Kulp" w:date="2010-07-20T09:46:00Z">
        <w:r w:rsidRPr="00DD2F08" w:rsidDel="00AF5D6E">
          <w:delText>ReadableConfigProperties attribute</w:delText>
        </w:r>
      </w:del>
    </w:p>
    <w:p w:rsidR="00C00329" w:rsidRPr="00DD2F08" w:rsidDel="00AF5D6E" w:rsidRDefault="00C00329" w:rsidP="00C00329">
      <w:pPr>
        <w:rPr>
          <w:del w:id="5272" w:author="Jim Kulp" w:date="2010-07-20T09:46:00Z"/>
        </w:rPr>
      </w:pPr>
      <w:del w:id="5273" w:author="Jim Kulp" w:date="2010-07-20T09:46:00Z">
        <w:r w:rsidDel="00AF5D6E">
          <w:delText xml:space="preserve">The type of this attribute is </w:delText>
        </w:r>
        <w:r w:rsidRPr="0021197C" w:rsidDel="00AF5D6E">
          <w:delText>of type</w:delText>
        </w:r>
        <w:r w:rsidDel="00AF5D6E">
          <w:delText xml:space="preserve"> boolean.</w:delText>
        </w:r>
      </w:del>
    </w:p>
    <w:p w:rsidR="00C00329" w:rsidDel="00AF5D6E" w:rsidRDefault="00C00329" w:rsidP="00C00329">
      <w:pPr>
        <w:pStyle w:val="Heading5"/>
        <w:numPr>
          <w:numberingChange w:id="5274" w:author="James Kulp" w:date="2008-11-13T10:51:00Z" w:original="%1:9:0:.%2:3:0:.%3:2:0:.%4:1:0:.%5:4:0:"/>
        </w:numPr>
        <w:rPr>
          <w:del w:id="5275" w:author="Jim Kulp" w:date="2010-07-20T09:46:00Z"/>
        </w:rPr>
      </w:pPr>
      <w:del w:id="5276" w:author="Jim Kulp" w:date="2010-07-20T09:46:00Z">
        <w:r w:rsidRPr="00DD2F08" w:rsidDel="00AF5D6E">
          <w:delText>Sub32BitConfigProperties attribute</w:delText>
        </w:r>
      </w:del>
    </w:p>
    <w:p w:rsidR="00C00329" w:rsidRPr="00DD2F08" w:rsidDel="00AF5D6E" w:rsidRDefault="00C00329" w:rsidP="00C00329">
      <w:pPr>
        <w:rPr>
          <w:del w:id="5277" w:author="Jim Kulp" w:date="2010-07-20T09:46:00Z"/>
        </w:rPr>
      </w:pPr>
      <w:del w:id="5278" w:author="Jim Kulp" w:date="2010-07-20T09:46:00Z">
        <w:r w:rsidDel="00AF5D6E">
          <w:delText xml:space="preserve">The type of this attribute is </w:delText>
        </w:r>
        <w:r w:rsidRPr="0021197C" w:rsidDel="00AF5D6E">
          <w:delText>of type</w:delText>
        </w:r>
        <w:r w:rsidDel="00AF5D6E">
          <w:delText xml:space="preserve"> boolean.</w:delText>
        </w:r>
      </w:del>
    </w:p>
    <w:p w:rsidR="00C00329" w:rsidRPr="00DC47F4" w:rsidDel="00AF5D6E" w:rsidRDefault="00C00329" w:rsidP="00C00329">
      <w:pPr>
        <w:rPr>
          <w:del w:id="5279" w:author="Jim Kulp" w:date="2010-07-20T09:46:00Z"/>
        </w:rPr>
      </w:pPr>
      <w:del w:id="5280" w:author="Jim Kulp" w:date="2010-07-20T09:46:00Z">
        <w:r w:rsidRPr="00DC47F4" w:rsidDel="00AF5D6E">
          <w:delText>Thus an example is:</w:delText>
        </w:r>
      </w:del>
    </w:p>
    <w:p w:rsidR="00C00329" w:rsidDel="00AF5D6E" w:rsidRDefault="00C00329" w:rsidP="00C00329">
      <w:pPr>
        <w:pStyle w:val="code0"/>
        <w:rPr>
          <w:del w:id="5281" w:author="Jim Kulp" w:date="2010-07-20T09:46:00Z"/>
        </w:rPr>
      </w:pPr>
      <w:del w:id="5282" w:author="Jim Kulp" w:date="2010-07-20T09:46:00Z">
        <w:r w:rsidDel="00AF5D6E">
          <w:delText>&lt;ComponentSpec</w:delText>
        </w:r>
        <w:r w:rsidDel="00AF5D6E">
          <w:br/>
        </w:r>
        <w:r w:rsidRPr="00E619E0" w:rsidDel="00AF5D6E">
          <w:rPr>
            <w:i/>
          </w:rPr>
          <w:tab/>
          <w:delText>---attributes---</w:delText>
        </w:r>
        <w:r w:rsidRPr="00E619E0" w:rsidDel="00AF5D6E">
          <w:rPr>
            <w:i/>
          </w:rPr>
          <w:br/>
        </w:r>
        <w:r w:rsidRPr="00E619E0" w:rsidDel="00AF5D6E">
          <w:tab/>
        </w:r>
        <w:r w:rsidRPr="00E619E0" w:rsidDel="00AF5D6E">
          <w:tab/>
          <w:delText>&gt;</w:delText>
        </w:r>
        <w:r w:rsidRPr="00E619E0" w:rsidDel="00AF5D6E">
          <w:br/>
        </w:r>
        <w:r w:rsidRPr="00E619E0" w:rsidDel="00AF5D6E">
          <w:tab/>
          <w:delText>&lt;PropertySummary Size</w:delText>
        </w:r>
      </w:del>
      <w:del w:id="5283" w:author="Jim Kulp" w:date="2009-12-01T16:28:00Z">
        <w:r w:rsidRPr="00E619E0" w:rsidDel="0070325D">
          <w:delText>o</w:delText>
        </w:r>
      </w:del>
      <w:del w:id="5284" w:author="Jim Kulp" w:date="2010-07-20T09:46:00Z">
        <w:r w:rsidRPr="00E619E0" w:rsidDel="00AF5D6E">
          <w:delText>fConfigSpace=”20”/&gt;</w:delText>
        </w:r>
        <w:r w:rsidRPr="00E619E0" w:rsidDel="00AF5D6E">
          <w:br/>
        </w:r>
        <w:r w:rsidRPr="00E619E0" w:rsidDel="00AF5D6E">
          <w:rPr>
            <w:i/>
          </w:rPr>
          <w:tab/>
          <w:delText>---other child elements---</w:delText>
        </w:r>
        <w:r w:rsidRPr="00E619E0" w:rsidDel="00AF5D6E">
          <w:rPr>
            <w:i/>
          </w:rPr>
          <w:br/>
        </w:r>
        <w:r w:rsidDel="00AF5D6E">
          <w:delText>&lt;/ComponentSpec&gt;</w:delText>
        </w:r>
      </w:del>
    </w:p>
    <w:p w:rsidR="00E22912" w:rsidDel="00AF5D6E" w:rsidRDefault="00C00329">
      <w:pPr>
        <w:rPr>
          <w:del w:id="5285" w:author="Jim Kulp" w:date="2010-07-20T09:46:00Z"/>
        </w:rPr>
      </w:pPr>
      <w:del w:id="5286" w:author="Jim Kulp" w:date="2010-07-20T09:46:00Z">
        <w:r w:rsidRPr="00DC47F4" w:rsidDel="00AF5D6E">
          <w:delText>If there is no PropertySummary, then all the related attributes take on default values for the ComponentSpec, as if “&lt;PropertySummary/&gt;” was included.  This implies that the specified component has no configuration properties as all.</w:delText>
        </w:r>
      </w:del>
    </w:p>
    <w:p w:rsidR="00C00329" w:rsidDel="00AF5D6E" w:rsidRDefault="00C00329">
      <w:pPr>
        <w:pStyle w:val="Heading3"/>
        <w:numPr>
          <w:numberingChange w:id="5287" w:author="James Kulp" w:date="2008-11-13T10:51:00Z" w:original="%1:9:0:.%2:3:0:.%3:3:0:"/>
        </w:numPr>
        <w:rPr>
          <w:del w:id="5288" w:author="Jim Kulp" w:date="2010-07-20T09:46:00Z"/>
        </w:rPr>
      </w:pPr>
      <w:bookmarkStart w:id="5289" w:name="_Toc141235535"/>
      <w:del w:id="5290" w:author="Jim Kulp" w:date="2010-07-20T09:46:00Z">
        <w:r w:rsidRPr="00DC47F4" w:rsidDel="00AF5D6E">
          <w:delText>Data Plane Aspects of a Component Specification</w:delText>
        </w:r>
        <w:bookmarkEnd w:id="5289"/>
      </w:del>
    </w:p>
    <w:p w:rsidR="00C00329" w:rsidDel="00AF5D6E" w:rsidRDefault="00C00329">
      <w:pPr>
        <w:pStyle w:val="Heading4"/>
        <w:numPr>
          <w:numberingChange w:id="5291" w:author="James Kulp" w:date="2008-11-13T10:51:00Z" w:original="%1:9:0:.%2:3:0:.%3:3:0:.%4:1:0:"/>
        </w:numPr>
        <w:rPr>
          <w:del w:id="5292" w:author="Jim Kulp" w:date="2010-07-20T09:46:00Z"/>
        </w:rPr>
      </w:pPr>
      <w:del w:id="5293" w:author="Jim Kulp" w:date="2010-07-20T09:46:00Z">
        <w:r w:rsidRPr="00DC47F4" w:rsidDel="00AF5D6E">
          <w:delText>Data Interface Specification Element</w:delText>
        </w:r>
      </w:del>
    </w:p>
    <w:p w:rsidR="00C00329" w:rsidRPr="00DC47F4" w:rsidDel="00AF5D6E" w:rsidRDefault="00C00329" w:rsidP="00C00329">
      <w:pPr>
        <w:rPr>
          <w:del w:id="5294" w:author="Jim Kulp" w:date="2010-07-20T09:46:00Z"/>
        </w:rPr>
      </w:pPr>
      <w:del w:id="5295" w:author="Jim Kulp" w:date="2010-07-20T09:46:00Z">
        <w:r w:rsidRPr="00DC47F4" w:rsidDel="00AF5D6E">
          <w:delText xml:space="preserve">The component specification defines data plane interfaces through the use of the “DataInterfaceSpec” element.  It specifies the direction of the interface (producer or consumer) and the message-level protocol used at that interface.  In particular it does </w:delText>
        </w:r>
        <w:r w:rsidRPr="00382542" w:rsidDel="00AF5D6E">
          <w:rPr>
            <w:i/>
          </w:rPr>
          <w:delText>not</w:delText>
        </w:r>
        <w:r w:rsidRPr="00DC47F4" w:rsidDel="00AF5D6E">
          <w:delText xml:space="preserve"> specify the WIP data profile (WSI, WMI) for that interface as that is an implementation choice.</w:delText>
        </w:r>
      </w:del>
    </w:p>
    <w:p w:rsidR="00C00329" w:rsidRPr="00DC47F4" w:rsidDel="00AF5D6E" w:rsidRDefault="00C00329" w:rsidP="00C00329">
      <w:pPr>
        <w:rPr>
          <w:del w:id="5296" w:author="Jim Kulp" w:date="2010-07-20T09:46:00Z"/>
        </w:rPr>
      </w:pPr>
      <w:del w:id="5297" w:author="Jim Kulp" w:date="2010-07-20T09:46:00Z">
        <w:r w:rsidRPr="00DC47F4" w:rsidDel="00AF5D6E">
          <w:delText>The data interface specification element has several attributes and one child element: the Protocol Summary</w:delText>
        </w:r>
      </w:del>
    </w:p>
    <w:p w:rsidR="00C00329" w:rsidDel="00AF5D6E" w:rsidRDefault="00C00329">
      <w:pPr>
        <w:pStyle w:val="Heading5"/>
        <w:numPr>
          <w:numberingChange w:id="5298" w:author="James Kulp" w:date="2008-11-13T10:51:00Z" w:original="%1:9:0:.%2:3:0:.%3:3:0:.%4:1:0:.%5:1:0:"/>
        </w:numPr>
        <w:rPr>
          <w:del w:id="5299" w:author="Jim Kulp" w:date="2010-07-20T09:46:00Z"/>
        </w:rPr>
      </w:pPr>
      <w:del w:id="5300" w:author="Jim Kulp" w:date="2010-07-20T09:46:00Z">
        <w:r w:rsidRPr="00DC47F4" w:rsidDel="00AF5D6E">
          <w:delText>Name attribute</w:delText>
        </w:r>
      </w:del>
    </w:p>
    <w:p w:rsidR="00C00329" w:rsidRPr="00E619E0" w:rsidDel="00AF5D6E" w:rsidRDefault="00C00329" w:rsidP="00C00329">
      <w:pPr>
        <w:rPr>
          <w:del w:id="5301" w:author="Jim Kulp" w:date="2010-07-20T09:46:00Z"/>
        </w:rPr>
      </w:pPr>
      <w:del w:id="5302" w:author="Jim Kulp" w:date="2010-07-20T09:46:00Z">
        <w:r w:rsidRPr="00E619E0" w:rsidDel="00AF5D6E">
          <w:delText xml:space="preserve">This attribute specifies the name of the interface for this component.  The value of the name attribute is a string that is constrained to be valid in various languages like OCP configuration files and VHDL. </w:delText>
        </w:r>
        <w:r w:rsidDel="00AF5D6E">
          <w:delText xml:space="preserve"> It must be unique (case insensitive) within the component specification.</w:delText>
        </w:r>
      </w:del>
    </w:p>
    <w:p w:rsidR="00C00329" w:rsidDel="00AF5D6E" w:rsidRDefault="00C00329">
      <w:pPr>
        <w:pStyle w:val="Heading5"/>
        <w:numPr>
          <w:numberingChange w:id="5303" w:author="James Kulp" w:date="2008-11-13T10:51:00Z" w:original="%1:9:0:.%2:3:0:.%3:3:0:.%4:1:0:.%5:2:0:"/>
        </w:numPr>
        <w:rPr>
          <w:del w:id="5304" w:author="Jim Kulp" w:date="2010-07-20T09:46:00Z"/>
        </w:rPr>
      </w:pPr>
      <w:del w:id="5305" w:author="Jim Kulp" w:date="2010-07-20T09:46:00Z">
        <w:r w:rsidRPr="00E619E0" w:rsidDel="00AF5D6E">
          <w:delText>Producer attribute</w:delText>
        </w:r>
      </w:del>
    </w:p>
    <w:p w:rsidR="00C00329" w:rsidRPr="00E619E0" w:rsidDel="00AF5D6E" w:rsidRDefault="00C00329" w:rsidP="00C00329">
      <w:pPr>
        <w:rPr>
          <w:del w:id="5306" w:author="Jim Kulp" w:date="2010-07-20T09:46:00Z"/>
        </w:rPr>
      </w:pPr>
      <w:del w:id="5307" w:author="Jim Kulp" w:date="2010-07-20T09:46:00Z">
        <w:r w:rsidRPr="00E619E0" w:rsidDel="00AF5D6E">
          <w:delText>This boolean attribute is as specified in the WIP data plane profiles, and indicates whether data is produced at this worker interface or consumed at this interface. A value of “true”, indicates a producer interface.</w:delText>
        </w:r>
      </w:del>
    </w:p>
    <w:p w:rsidR="00C00329" w:rsidDel="00AF5D6E" w:rsidRDefault="00C00329">
      <w:pPr>
        <w:pStyle w:val="Heading4"/>
        <w:numPr>
          <w:numberingChange w:id="5308" w:author="James Kulp" w:date="2008-11-13T10:51:00Z" w:original="%1:9:0:.%2:3:0:.%3:3:0:.%4:2:0:"/>
        </w:numPr>
        <w:rPr>
          <w:del w:id="5309" w:author="Jim Kulp" w:date="2010-07-20T09:46:00Z"/>
        </w:rPr>
      </w:pPr>
      <w:del w:id="5310" w:author="Jim Kulp" w:date="2010-07-20T09:46:00Z">
        <w:r w:rsidRPr="00E619E0" w:rsidDel="00AF5D6E">
          <w:delText>Protocol Summary element</w:delText>
        </w:r>
      </w:del>
    </w:p>
    <w:p w:rsidR="00C00329" w:rsidRPr="00E619E0" w:rsidDel="00AF5D6E" w:rsidRDefault="00C00329" w:rsidP="00C00329">
      <w:pPr>
        <w:rPr>
          <w:del w:id="5311" w:author="Jim Kulp" w:date="2010-07-20T09:46:00Z"/>
        </w:rPr>
      </w:pPr>
      <w:del w:id="5312" w:author="Jim Kulp" w:date="2010-07-20T09:46:00Z">
        <w:r w:rsidRPr="00E619E0" w:rsidDel="00AF5D6E">
          <w:delText xml:space="preserve">The protocol summary element, which is a child element of the data interface specification element, specifies attributes </w:delText>
        </w:r>
        <w:r w:rsidDel="00AF5D6E">
          <w:delText>of the message protocol</w:delText>
        </w:r>
        <w:r w:rsidRPr="00E619E0" w:rsidDel="00AF5D6E">
          <w:delText xml:space="preserve"> used at this interface.  We use the term</w:delText>
        </w:r>
        <w:r w:rsidDel="00AF5D6E">
          <w:delText xml:space="preserve"> “</w:delText>
        </w:r>
        <w:r w:rsidRPr="00E619E0" w:rsidDel="00AF5D6E">
          <w:delText>summary” since this element only contains the interface-related summary aspects of the message protocol, not the details (analogous to the PropertySummary above). [</w:delText>
        </w:r>
        <w:r w:rsidDel="00AF5D6E">
          <w:delText>In a future version of this specification w</w:delText>
        </w:r>
        <w:r w:rsidRPr="00E619E0" w:rsidDel="00AF5D6E">
          <w:delText xml:space="preserve">e will </w:delText>
        </w:r>
        <w:r w:rsidDel="00AF5D6E">
          <w:delText>define</w:delText>
        </w:r>
        <w:r w:rsidRPr="00E619E0" w:rsidDel="00AF5D6E">
          <w:delText xml:space="preserve"> a ProtocolDetails element </w:delText>
        </w:r>
        <w:r w:rsidDel="00AF5D6E">
          <w:delText xml:space="preserve">that can be used </w:delText>
        </w:r>
        <w:r w:rsidRPr="00E619E0" w:rsidDel="00AF5D6E">
          <w:delText>in place of this</w:delText>
        </w:r>
        <w:r w:rsidDel="00AF5D6E">
          <w:delText>]</w:delText>
        </w:r>
        <w:r w:rsidRPr="00E619E0" w:rsidDel="00AF5D6E">
          <w:delText>.  The ProtocolSummary is a separate element since it will likely be reused across a variety of components and interfaces and thus may be referred to in a separate common file via the “xi:include” mechanism mentioned above.</w:delText>
        </w:r>
      </w:del>
    </w:p>
    <w:p w:rsidR="00C00329" w:rsidRPr="00E619E0" w:rsidDel="00AF5D6E" w:rsidRDefault="00C00329" w:rsidP="00C00329">
      <w:pPr>
        <w:rPr>
          <w:del w:id="5313" w:author="Jim Kulp" w:date="2010-07-20T09:46:00Z"/>
        </w:rPr>
      </w:pPr>
      <w:del w:id="5314" w:author="Jim Kulp" w:date="2010-07-20T09:46:00Z">
        <w:r w:rsidRPr="00E619E0" w:rsidDel="00AF5D6E">
          <w:delText>The attributes of the ProtocolSummary element are attributes defined for the data interfaces in the WIP profiles (WSI and WMI).  They may be omitted if they have default values as defined in the WIP profiles.</w:delText>
        </w:r>
        <w:r w:rsidDel="00AF5D6E">
          <w:delText xml:space="preserve">  The attributes are described in the worker data interface section above.</w:delText>
        </w:r>
      </w:del>
    </w:p>
    <w:p w:rsidR="00C00329" w:rsidDel="00AF5D6E" w:rsidRDefault="00C00329">
      <w:pPr>
        <w:pStyle w:val="Heading5"/>
        <w:numPr>
          <w:numberingChange w:id="5315" w:author="James Kulp" w:date="2008-11-13T10:51:00Z" w:original="%1:9:0:.%2:3:0:.%3:3:0:.%4:2:0:.%5:1:0:"/>
        </w:numPr>
        <w:rPr>
          <w:del w:id="5316" w:author="Jim Kulp" w:date="2010-07-20T09:46:00Z"/>
        </w:rPr>
      </w:pPr>
      <w:del w:id="5317" w:author="Jim Kulp" w:date="2010-07-20T09:46:00Z">
        <w:r w:rsidDel="00AF5D6E">
          <w:delText>DataValueWidth</w:delText>
        </w:r>
      </w:del>
    </w:p>
    <w:p w:rsidR="00C00329" w:rsidRPr="005C6A6E" w:rsidDel="00AF5D6E" w:rsidRDefault="00C00329" w:rsidP="00C00329">
      <w:pPr>
        <w:rPr>
          <w:del w:id="5318" w:author="Jim Kulp" w:date="2010-07-20T09:46:00Z"/>
        </w:rPr>
      </w:pPr>
      <w:del w:id="5319" w:author="Jim Kulp" w:date="2010-07-20T09:46:00Z">
        <w:r w:rsidDel="00AF5D6E">
          <w:delText xml:space="preserve">The type of this attribute is </w:delText>
        </w:r>
        <w:r w:rsidRPr="0021197C" w:rsidDel="00AF5D6E">
          <w:delText xml:space="preserve">of type </w:delText>
        </w:r>
        <w:r w:rsidDel="00AF5D6E">
          <w:delText>unsignedInt.</w:delText>
        </w:r>
      </w:del>
    </w:p>
    <w:p w:rsidR="00C00329" w:rsidDel="00AF5D6E" w:rsidRDefault="00C00329" w:rsidP="00C00329">
      <w:pPr>
        <w:pStyle w:val="Heading5"/>
        <w:numPr>
          <w:numberingChange w:id="5320" w:author="James Kulp" w:date="2008-11-13T10:51:00Z" w:original="%1:9:0:.%2:3:0:.%3:3:0:.%4:2:0:.%5:2:0:"/>
        </w:numPr>
        <w:rPr>
          <w:del w:id="5321" w:author="Jim Kulp" w:date="2010-07-20T09:46:00Z"/>
        </w:rPr>
      </w:pPr>
      <w:del w:id="5322" w:author="Jim Kulp" w:date="2010-07-20T09:46:00Z">
        <w:r w:rsidDel="00AF5D6E">
          <w:delText>DataValueGranularity</w:delText>
        </w:r>
      </w:del>
    </w:p>
    <w:p w:rsidR="00C00329" w:rsidRPr="005C6A6E" w:rsidDel="00AF5D6E" w:rsidRDefault="00C00329" w:rsidP="00C00329">
      <w:pPr>
        <w:rPr>
          <w:del w:id="5323" w:author="Jim Kulp" w:date="2010-07-20T09:46:00Z"/>
        </w:rPr>
      </w:pPr>
      <w:del w:id="5324" w:author="Jim Kulp" w:date="2010-07-20T09:46:00Z">
        <w:r w:rsidDel="00AF5D6E">
          <w:delText xml:space="preserve">The type of this attribute is </w:delText>
        </w:r>
        <w:r w:rsidRPr="0021197C" w:rsidDel="00AF5D6E">
          <w:delText xml:space="preserve">of type </w:delText>
        </w:r>
        <w:r w:rsidDel="00AF5D6E">
          <w:delText>unsignedInt.</w:delText>
        </w:r>
      </w:del>
    </w:p>
    <w:p w:rsidR="00C00329" w:rsidDel="00AF5D6E" w:rsidRDefault="00C00329" w:rsidP="00C00329">
      <w:pPr>
        <w:pStyle w:val="Heading5"/>
        <w:numPr>
          <w:numberingChange w:id="5325" w:author="James Kulp" w:date="2008-11-13T10:51:00Z" w:original="%1:9:0:.%2:3:0:.%3:3:0:.%4:2:0:.%5:3:0:"/>
        </w:numPr>
        <w:rPr>
          <w:del w:id="5326" w:author="Jim Kulp" w:date="2010-07-20T09:46:00Z"/>
        </w:rPr>
      </w:pPr>
      <w:del w:id="5327" w:author="Jim Kulp" w:date="2010-07-20T09:46:00Z">
        <w:r w:rsidDel="00AF5D6E">
          <w:delText>DiverseDataSizes</w:delText>
        </w:r>
      </w:del>
    </w:p>
    <w:p w:rsidR="00C00329" w:rsidRPr="005C6A6E" w:rsidDel="00AF5D6E" w:rsidRDefault="00C00329" w:rsidP="00C00329">
      <w:pPr>
        <w:rPr>
          <w:del w:id="5328" w:author="Jim Kulp" w:date="2010-07-20T09:46:00Z"/>
        </w:rPr>
      </w:pPr>
      <w:del w:id="5329" w:author="Jim Kulp" w:date="2010-07-20T09:46:00Z">
        <w:r w:rsidDel="00AF5D6E">
          <w:delText xml:space="preserve">The type of this attribute is </w:delText>
        </w:r>
        <w:r w:rsidRPr="0021197C" w:rsidDel="00AF5D6E">
          <w:delText xml:space="preserve">of type </w:delText>
        </w:r>
        <w:r w:rsidDel="00AF5D6E">
          <w:delText>boolean.</w:delText>
        </w:r>
      </w:del>
    </w:p>
    <w:p w:rsidR="00C00329" w:rsidDel="00AF5D6E" w:rsidRDefault="00C00329">
      <w:pPr>
        <w:pStyle w:val="Heading5"/>
        <w:numPr>
          <w:numberingChange w:id="5330" w:author="James Kulp" w:date="2008-11-13T10:51:00Z" w:original="%1:9:0:.%2:3:0:.%3:3:0:.%4:2:0:.%5:4:0:"/>
        </w:numPr>
        <w:rPr>
          <w:del w:id="5331" w:author="Jim Kulp" w:date="2010-07-20T09:46:00Z"/>
        </w:rPr>
      </w:pPr>
      <w:del w:id="5332" w:author="Jim Kulp" w:date="2010-07-20T09:46:00Z">
        <w:r w:rsidRPr="00E619E0" w:rsidDel="00AF5D6E">
          <w:delText>MaxMessage</w:delText>
        </w:r>
        <w:r w:rsidDel="00AF5D6E">
          <w:delText>Values</w:delText>
        </w:r>
        <w:r w:rsidRPr="00E619E0" w:rsidDel="00AF5D6E">
          <w:delText xml:space="preserve"> attribute</w:delText>
        </w:r>
      </w:del>
    </w:p>
    <w:p w:rsidR="00C00329" w:rsidRPr="005C6A6E" w:rsidDel="00AF5D6E" w:rsidRDefault="00C00329" w:rsidP="00C00329">
      <w:pPr>
        <w:rPr>
          <w:del w:id="5333" w:author="Jim Kulp" w:date="2010-07-20T09:46:00Z"/>
        </w:rPr>
      </w:pPr>
      <w:del w:id="5334" w:author="Jim Kulp" w:date="2010-07-20T09:46:00Z">
        <w:r w:rsidDel="00AF5D6E">
          <w:delText xml:space="preserve">The type of this attribute is </w:delText>
        </w:r>
        <w:r w:rsidRPr="0021197C" w:rsidDel="00AF5D6E">
          <w:delText xml:space="preserve">of type </w:delText>
        </w:r>
        <w:r w:rsidDel="00AF5D6E">
          <w:delText>unsignedInt.</w:delText>
        </w:r>
      </w:del>
    </w:p>
    <w:p w:rsidR="00C00329" w:rsidDel="00AF5D6E" w:rsidRDefault="00C00329" w:rsidP="00C00329">
      <w:pPr>
        <w:pStyle w:val="Heading5"/>
        <w:numPr>
          <w:numberingChange w:id="5335" w:author="James Kulp" w:date="2008-11-13T10:51:00Z" w:original="%1:9:0:.%2:3:0:.%3:3:0:.%4:2:0:.%5:5:0:"/>
        </w:numPr>
        <w:rPr>
          <w:del w:id="5336" w:author="Jim Kulp" w:date="2010-07-20T09:46:00Z"/>
        </w:rPr>
      </w:pPr>
      <w:del w:id="5337" w:author="Jim Kulp" w:date="2010-07-20T09:46:00Z">
        <w:r w:rsidRPr="00E619E0" w:rsidDel="00AF5D6E">
          <w:delText>NumberOfOpcodes</w:delText>
        </w:r>
      </w:del>
    </w:p>
    <w:p w:rsidR="00C00329" w:rsidRPr="005C6A6E" w:rsidDel="00AF5D6E" w:rsidRDefault="00C00329" w:rsidP="00C00329">
      <w:pPr>
        <w:rPr>
          <w:del w:id="5338" w:author="Jim Kulp" w:date="2010-07-20T09:46:00Z"/>
        </w:rPr>
      </w:pPr>
      <w:del w:id="5339" w:author="Jim Kulp" w:date="2010-07-20T09:46:00Z">
        <w:r w:rsidDel="00AF5D6E">
          <w:delText xml:space="preserve">The type of this attribute is </w:delText>
        </w:r>
        <w:r w:rsidRPr="0021197C" w:rsidDel="00AF5D6E">
          <w:delText xml:space="preserve">of type </w:delText>
        </w:r>
        <w:r w:rsidDel="00AF5D6E">
          <w:delText>unsignedInt.</w:delText>
        </w:r>
      </w:del>
    </w:p>
    <w:p w:rsidR="00C00329" w:rsidDel="00AF5D6E" w:rsidRDefault="00C00329">
      <w:pPr>
        <w:pStyle w:val="Heading5"/>
        <w:numPr>
          <w:numberingChange w:id="5340" w:author="James Kulp" w:date="2008-11-13T10:51:00Z" w:original="%1:9:0:.%2:3:0:.%3:3:0:.%4:2:0:.%5:6:0:"/>
        </w:numPr>
        <w:rPr>
          <w:del w:id="5341" w:author="Jim Kulp" w:date="2010-07-20T09:46:00Z"/>
        </w:rPr>
      </w:pPr>
      <w:del w:id="5342" w:author="Jim Kulp" w:date="2010-07-20T09:46:00Z">
        <w:r w:rsidRPr="00E619E0" w:rsidDel="00AF5D6E">
          <w:delText>VariableMessageLength</w:delText>
        </w:r>
      </w:del>
    </w:p>
    <w:p w:rsidR="00C00329" w:rsidRPr="00397583" w:rsidDel="00AF5D6E" w:rsidRDefault="00C00329" w:rsidP="00C00329">
      <w:pPr>
        <w:rPr>
          <w:del w:id="5343" w:author="Jim Kulp" w:date="2010-07-20T09:46:00Z"/>
        </w:rPr>
      </w:pPr>
      <w:del w:id="5344" w:author="Jim Kulp" w:date="2010-07-20T09:46:00Z">
        <w:r w:rsidDel="00AF5D6E">
          <w:delText xml:space="preserve">The type of this attribute is </w:delText>
        </w:r>
        <w:r w:rsidRPr="0021197C" w:rsidDel="00AF5D6E">
          <w:delText xml:space="preserve">of type </w:delText>
        </w:r>
        <w:r w:rsidDel="00AF5D6E">
          <w:delText>boolean.</w:delText>
        </w:r>
      </w:del>
    </w:p>
    <w:p w:rsidR="00C00329" w:rsidDel="00AF5D6E" w:rsidRDefault="00C00329">
      <w:pPr>
        <w:pStyle w:val="Heading5"/>
        <w:numPr>
          <w:numberingChange w:id="5345" w:author="James Kulp" w:date="2008-11-13T10:51:00Z" w:original="%1:9:0:.%2:3:0:.%3:3:0:.%4:2:0:.%5:7:0:"/>
        </w:numPr>
        <w:rPr>
          <w:del w:id="5346" w:author="Jim Kulp" w:date="2010-07-20T09:46:00Z"/>
        </w:rPr>
      </w:pPr>
      <w:del w:id="5347" w:author="Jim Kulp" w:date="2010-07-20T09:46:00Z">
        <w:r w:rsidDel="00AF5D6E">
          <w:delText>ZeroLengthMessages</w:delText>
        </w:r>
      </w:del>
    </w:p>
    <w:p w:rsidR="00C00329" w:rsidRPr="005C6A6E" w:rsidDel="00AF5D6E" w:rsidRDefault="00C00329" w:rsidP="00C00329">
      <w:pPr>
        <w:rPr>
          <w:del w:id="5348" w:author="Jim Kulp" w:date="2010-07-20T09:46:00Z"/>
        </w:rPr>
      </w:pPr>
      <w:del w:id="5349" w:author="Jim Kulp" w:date="2010-07-20T09:46:00Z">
        <w:r w:rsidDel="00AF5D6E">
          <w:delText xml:space="preserve">The type of this attribute is </w:delText>
        </w:r>
        <w:r w:rsidRPr="0021197C" w:rsidDel="00AF5D6E">
          <w:delText xml:space="preserve">of type </w:delText>
        </w:r>
        <w:r w:rsidDel="00AF5D6E">
          <w:delText>boolean.</w:delText>
        </w:r>
      </w:del>
    </w:p>
    <w:p w:rsidR="00C00329" w:rsidDel="00AF5D6E" w:rsidRDefault="00C00329">
      <w:pPr>
        <w:pStyle w:val="Heading3"/>
        <w:numPr>
          <w:numberingChange w:id="5350" w:author="James Kulp" w:date="2008-11-13T10:51:00Z" w:original="%1:9:0:.%2:3:0:.%3:4:0:"/>
        </w:numPr>
        <w:rPr>
          <w:del w:id="5351" w:author="Jim Kulp" w:date="2010-07-20T09:46:00Z"/>
        </w:rPr>
      </w:pPr>
      <w:bookmarkStart w:id="5352" w:name="_Toc141235536"/>
      <w:del w:id="5353" w:author="Jim Kulp" w:date="2010-07-20T09:46:00Z">
        <w:r w:rsidRPr="00E619E0" w:rsidDel="00AF5D6E">
          <w:delText>Component Specification Examples</w:delText>
        </w:r>
        <w:bookmarkEnd w:id="5352"/>
      </w:del>
    </w:p>
    <w:p w:rsidR="00C00329" w:rsidDel="00AF5D6E" w:rsidRDefault="00C00329" w:rsidP="00C00329">
      <w:pPr>
        <w:pStyle w:val="code0"/>
        <w:rPr>
          <w:del w:id="5354" w:author="Jim Kulp" w:date="2010-07-20T09:46:00Z"/>
        </w:rPr>
      </w:pPr>
      <w:del w:id="5355" w:author="Jim Kulp" w:date="2010-07-20T09:46:00Z">
        <w:r w:rsidDel="00AF5D6E">
          <w:delText>&lt;ComponentSpec Name="K1spec"</w:delText>
        </w:r>
        <w:r w:rsidDel="00AF5D6E">
          <w:br/>
        </w:r>
        <w:r w:rsidDel="00AF5D6E">
          <w:tab/>
          <w:delText>&lt;PropertySummary</w:delText>
        </w:r>
        <w:r w:rsidDel="00AF5D6E">
          <w:br/>
        </w:r>
        <w:r w:rsidDel="00AF5D6E">
          <w:tab/>
        </w:r>
        <w:r w:rsidDel="00AF5D6E">
          <w:tab/>
          <w:delText>SizeofConfigSpace=”8” WritableConfigProperties=”true”/&gt;</w:delText>
        </w:r>
        <w:r w:rsidDel="00AF5D6E">
          <w:br/>
        </w:r>
        <w:r w:rsidDel="00AF5D6E">
          <w:tab/>
          <w:delText>&lt;DataInterfaceSpec Name="lvds_tx" Producer="true"&gt;</w:delText>
        </w:r>
        <w:r w:rsidDel="00AF5D6E">
          <w:br/>
        </w:r>
        <w:r w:rsidDel="00AF5D6E">
          <w:tab/>
        </w:r>
        <w:r w:rsidDel="00AF5D6E">
          <w:tab/>
          <w:delText>&lt;ProtocolSummary</w:delText>
        </w:r>
        <w:r w:rsidDel="00AF5D6E">
          <w:br/>
        </w:r>
        <w:r w:rsidDel="00AF5D6E">
          <w:tab/>
        </w:r>
        <w:r w:rsidDel="00AF5D6E">
          <w:tab/>
        </w:r>
        <w:r w:rsidDel="00AF5D6E">
          <w:tab/>
          <w:delText>MaxMessageValues="1024" VariableMessageLength="true"/&gt;</w:delText>
        </w:r>
        <w:r w:rsidDel="00AF5D6E">
          <w:br/>
        </w:r>
        <w:r w:rsidDel="00AF5D6E">
          <w:tab/>
          <w:delText>&lt;/DataInterfaceSpec&gt;</w:delText>
        </w:r>
        <w:r w:rsidDel="00AF5D6E">
          <w:br/>
        </w:r>
        <w:r w:rsidDel="00AF5D6E">
          <w:tab/>
          <w:delText>&lt;DataInterfaceSpec Name="lvds_rx" Producer="false"&gt;</w:delText>
        </w:r>
        <w:r w:rsidDel="00AF5D6E">
          <w:br/>
        </w:r>
        <w:r w:rsidDel="00AF5D6E">
          <w:tab/>
        </w:r>
        <w:r w:rsidDel="00AF5D6E">
          <w:tab/>
          <w:delText>&lt;ProtocolSummary</w:delText>
        </w:r>
        <w:r w:rsidDel="00AF5D6E">
          <w:br/>
        </w:r>
        <w:r w:rsidDel="00AF5D6E">
          <w:tab/>
        </w:r>
        <w:r w:rsidDel="00AF5D6E">
          <w:tab/>
        </w:r>
        <w:r w:rsidDel="00AF5D6E">
          <w:tab/>
          <w:delText>MaxMessageValues="1024" VariableMessageLength="true"/&gt;</w:delText>
        </w:r>
        <w:r w:rsidDel="00AF5D6E">
          <w:br/>
        </w:r>
        <w:r w:rsidDel="00AF5D6E">
          <w:tab/>
          <w:delText>&lt;/DataInterfaceSpec&gt;</w:delText>
        </w:r>
        <w:r w:rsidDel="00AF5D6E">
          <w:br/>
          <w:delText>&lt;/ComponentSpec&gt;</w:delText>
        </w:r>
      </w:del>
    </w:p>
    <w:p w:rsidR="00C00329" w:rsidDel="00AF5D6E" w:rsidRDefault="00C00329" w:rsidP="00C00329">
      <w:pPr>
        <w:pStyle w:val="code0"/>
        <w:rPr>
          <w:del w:id="5356" w:author="Jim Kulp" w:date="2010-07-20T09:46:00Z"/>
        </w:rPr>
      </w:pPr>
      <w:del w:id="5357" w:author="Jim Kulp" w:date="2010-07-20T09:46:00Z">
        <w:r w:rsidDel="00AF5D6E">
          <w:delText>&lt;ComponentSpec Name="S1spec"</w:delText>
        </w:r>
        <w:r w:rsidDel="00AF5D6E">
          <w:br/>
        </w:r>
        <w:r w:rsidDel="00AF5D6E">
          <w:tab/>
          <w:delText>&lt;PropertySummary</w:delText>
        </w:r>
        <w:r w:rsidDel="00AF5D6E">
          <w:br/>
        </w:r>
        <w:r w:rsidDel="00AF5D6E">
          <w:tab/>
        </w:r>
        <w:r w:rsidDel="00AF5D6E">
          <w:tab/>
          <w:delText>SizeofConfigSpace="256"</w:delText>
        </w:r>
        <w:r w:rsidDel="00AF5D6E">
          <w:br/>
        </w:r>
        <w:r w:rsidDel="00AF5D6E">
          <w:tab/>
        </w:r>
        <w:r w:rsidDel="00AF5D6E">
          <w:tab/>
          <w:delText>WritableConfigProperties="true”</w:delText>
        </w:r>
        <w:r w:rsidDel="00AF5D6E">
          <w:br/>
        </w:r>
        <w:r w:rsidDel="00AF5D6E">
          <w:tab/>
        </w:r>
        <w:r w:rsidDel="00AF5D6E">
          <w:tab/>
          <w:delText>ReadableConfigProperties="true"/&gt;</w:delText>
        </w:r>
        <w:r w:rsidDel="00AF5D6E">
          <w:br/>
        </w:r>
        <w:r w:rsidDel="00AF5D6E">
          <w:tab/>
          <w:delText>&lt;DataInterfaceSpec Name="sfpdp_prod" Producer="true"&gt;</w:delText>
        </w:r>
        <w:r w:rsidDel="00AF5D6E">
          <w:br/>
        </w:r>
        <w:r w:rsidDel="00AF5D6E">
          <w:tab/>
        </w:r>
        <w:r w:rsidDel="00AF5D6E">
          <w:tab/>
          <w:delText>&lt;ProtocolSummary</w:delText>
        </w:r>
        <w:r w:rsidDel="00AF5D6E">
          <w:br/>
        </w:r>
        <w:r w:rsidDel="00AF5D6E">
          <w:tab/>
        </w:r>
        <w:r w:rsidDel="00AF5D6E">
          <w:tab/>
        </w:r>
        <w:r w:rsidDel="00AF5D6E">
          <w:tab/>
          <w:delText>MaxMessageValues="1024" VariableMessageLength="true"/&gt;</w:delText>
        </w:r>
        <w:r w:rsidDel="00AF5D6E">
          <w:br/>
        </w:r>
        <w:r w:rsidDel="00AF5D6E">
          <w:tab/>
          <w:delText>&lt;/DataInterfaceSpec&gt;</w:delText>
        </w:r>
        <w:r w:rsidDel="00AF5D6E">
          <w:br/>
        </w:r>
        <w:r w:rsidDel="00AF5D6E">
          <w:tab/>
          <w:delText>&lt;DataInterfaceSpec Name="sfpdp_cons" Producer="false"&gt;</w:delText>
        </w:r>
        <w:r w:rsidDel="00AF5D6E">
          <w:br/>
        </w:r>
        <w:r w:rsidDel="00AF5D6E">
          <w:tab/>
        </w:r>
        <w:r w:rsidDel="00AF5D6E">
          <w:tab/>
          <w:delText>&lt;ProtocolSummary</w:delText>
        </w:r>
        <w:r w:rsidDel="00AF5D6E">
          <w:br/>
        </w:r>
        <w:r w:rsidDel="00AF5D6E">
          <w:tab/>
        </w:r>
        <w:r w:rsidDel="00AF5D6E">
          <w:tab/>
        </w:r>
        <w:r w:rsidDel="00AF5D6E">
          <w:tab/>
          <w:delText>MaxMessageValues="1024" VariableMessageLength="true"/&gt;</w:delText>
        </w:r>
        <w:r w:rsidDel="00AF5D6E">
          <w:br/>
        </w:r>
        <w:r w:rsidDel="00AF5D6E">
          <w:tab/>
          <w:delText>&lt;/DataInterfaceSpec&gt;</w:delText>
        </w:r>
        <w:r w:rsidDel="00AF5D6E">
          <w:br/>
          <w:delText>&lt;/ComponentSpec&gt;</w:delText>
        </w:r>
      </w:del>
    </w:p>
    <w:p w:rsidR="00C00329" w:rsidRDefault="00C00329">
      <w:pPr>
        <w:pStyle w:val="Heading2"/>
        <w:numPr>
          <w:numberingChange w:id="5358" w:author="James Kulp" w:date="2008-11-13T10:51:00Z" w:original="%1:9:0:.%2:4:0:"/>
        </w:numPr>
      </w:pPr>
      <w:bookmarkStart w:id="5359" w:name="_Toc141235537"/>
      <w:r>
        <w:t xml:space="preserve">Top Level Element: </w:t>
      </w:r>
      <w:del w:id="5360" w:author="Jim Kulp" w:date="2010-07-20T09:47:00Z">
        <w:r w:rsidDel="00AF5D6E">
          <w:delText xml:space="preserve">Component </w:delText>
        </w:r>
      </w:del>
      <w:ins w:id="5361" w:author="Jim Kulp" w:date="2010-07-20T09:47:00Z">
        <w:r w:rsidR="00AF5D6E">
          <w:t>HDL</w:t>
        </w:r>
      </w:ins>
      <w:r>
        <w:t>Implementation</w:t>
      </w:r>
      <w:del w:id="5362" w:author="Jim Kulp" w:date="2010-07-20T09:47:00Z">
        <w:r w:rsidDel="00AF5D6E">
          <w:delText xml:space="preserve"> Description</w:delText>
        </w:r>
      </w:del>
      <w:bookmarkEnd w:id="5359"/>
    </w:p>
    <w:p w:rsidR="00C00329" w:rsidRPr="00DC47F4" w:rsidRDefault="00C00329" w:rsidP="00C00329">
      <w:r w:rsidRPr="00DC47F4">
        <w:t xml:space="preserve">A </w:t>
      </w:r>
      <w:ins w:id="5363" w:author="Jim Kulp" w:date="2010-07-20T09:48:00Z">
        <w:r w:rsidR="00AF5D6E">
          <w:t>HDL</w:t>
        </w:r>
      </w:ins>
      <w:del w:id="5364" w:author="Jim Kulp" w:date="2010-07-20T09:48:00Z">
        <w:r w:rsidRPr="00DC47F4" w:rsidDel="00AF5D6E">
          <w:delText xml:space="preserve">component </w:delText>
        </w:r>
      </w:del>
      <w:ins w:id="5365" w:author="Jim Kulp" w:date="2010-07-20T09:48:00Z">
        <w:r w:rsidR="00AF5D6E">
          <w:t>I</w:t>
        </w:r>
      </w:ins>
      <w:del w:id="5366" w:author="Jim Kulp" w:date="2010-07-20T09:48:00Z">
        <w:r w:rsidRPr="00DC47F4" w:rsidDel="00AF5D6E">
          <w:delText>i</w:delText>
        </w:r>
      </w:del>
      <w:r w:rsidRPr="00DC47F4">
        <w:t xml:space="preserve">mplementation </w:t>
      </w:r>
      <w:del w:id="5367" w:author="Jim Kulp" w:date="2010-07-20T09:48:00Z">
        <w:r w:rsidRPr="00DC47F4" w:rsidDel="00AF5D6E">
          <w:delText xml:space="preserve">description </w:delText>
        </w:r>
      </w:del>
      <w:ins w:id="5368" w:author="Jim Kulp" w:date="2010-07-20T09:48:00Z">
        <w:r w:rsidR="00AF5D6E">
          <w:t>element</w:t>
        </w:r>
        <w:r w:rsidR="00AF5D6E" w:rsidRPr="00DC47F4">
          <w:t xml:space="preserve"> </w:t>
        </w:r>
      </w:ins>
      <w:r w:rsidRPr="00DC47F4">
        <w:t xml:space="preserve">contains information provided by someone creating an </w:t>
      </w:r>
      <w:ins w:id="5369" w:author="Jim Kulp" w:date="2010-07-20T09:48:00Z">
        <w:r w:rsidR="00AF5D6E">
          <w:t xml:space="preserve">HDL worker </w:t>
        </w:r>
      </w:ins>
      <w:del w:id="5370" w:author="Jim Kulp" w:date="2010-07-20T09:48:00Z">
        <w:r w:rsidRPr="00DC47F4" w:rsidDel="00AF5D6E">
          <w:delText xml:space="preserve">implementation </w:delText>
        </w:r>
      </w:del>
      <w:r w:rsidRPr="00DC47F4">
        <w:t>based on a component specification</w:t>
      </w:r>
      <w:ins w:id="5371" w:author="Jim Kulp" w:date="2010-07-20T09:48:00Z">
        <w:r w:rsidR="009B3652">
          <w:t xml:space="preserve"> (OCS)</w:t>
        </w:r>
      </w:ins>
      <w:r w:rsidRPr="00DC47F4">
        <w:t>.  It includes or references a</w:t>
      </w:r>
      <w:ins w:id="5372" w:author="Jim Kulp" w:date="2010-07-20T09:48:00Z">
        <w:r w:rsidR="009B3652">
          <w:t>n</w:t>
        </w:r>
      </w:ins>
      <w:r w:rsidRPr="00DC47F4">
        <w:t xml:space="preserve"> </w:t>
      </w:r>
      <w:del w:id="5373" w:author="Jim Kulp" w:date="2010-07-20T09:48:00Z">
        <w:r w:rsidRPr="00DC47F4" w:rsidDel="009B3652">
          <w:delText>component specification</w:delText>
        </w:r>
      </w:del>
      <w:ins w:id="5374" w:author="Jim Kulp" w:date="2010-07-20T09:48:00Z">
        <w:r w:rsidR="009B3652">
          <w:t>OCS</w:t>
        </w:r>
      </w:ins>
      <w:r w:rsidRPr="00DC47F4">
        <w:t xml:space="preserve">, and then describes implementation information about a particular implementation of that specification.  Thus, after the attributes, </w:t>
      </w:r>
      <w:ins w:id="5375" w:author="Jim Kulp" w:date="2010-07-20T09:49:00Z">
        <w:r w:rsidR="009B3652">
          <w:t xml:space="preserve">the HDLImplementation </w:t>
        </w:r>
      </w:ins>
      <w:del w:id="5376" w:author="Jim Kulp" w:date="2010-07-20T09:49:00Z">
        <w:r w:rsidRPr="00DC47F4" w:rsidDel="009B3652">
          <w:delText xml:space="preserve">it </w:delText>
        </w:r>
      </w:del>
      <w:r w:rsidRPr="00DC47F4">
        <w:t>must either include as a child element a complete ComponentSpec, or include one by reference, for example, if the “fastcore” implementation of the “corespec1” specification referenced the component specification found in the “corespec1.xml” file:</w:t>
      </w:r>
    </w:p>
    <w:p w:rsidR="00C00329" w:rsidRPr="00DC47F4" w:rsidRDefault="00C00329" w:rsidP="00C00329">
      <w:pPr>
        <w:pStyle w:val="code0"/>
      </w:pPr>
      <w:r>
        <w:t>&lt;</w:t>
      </w:r>
      <w:del w:id="5377" w:author="Jim Kulp" w:date="2010-06-12T12:48:00Z">
        <w:r w:rsidDel="00247A88">
          <w:delText>ComponentImplementation</w:delText>
        </w:r>
      </w:del>
      <w:ins w:id="5378" w:author="Jim Kulp" w:date="2010-06-12T12:48:00Z">
        <w:r w:rsidR="00247A88">
          <w:t>HdlImplementation</w:t>
        </w:r>
      </w:ins>
      <w:r>
        <w:br/>
      </w:r>
      <w:r>
        <w:tab/>
      </w:r>
      <w:r>
        <w:tab/>
        <w:t>xmlns:x="http://www.w3.org/2001/XMLSchema-instance"</w:t>
      </w:r>
      <w:r>
        <w:br/>
      </w:r>
      <w:r>
        <w:tab/>
      </w:r>
      <w:r>
        <w:tab/>
      </w:r>
      <w:r w:rsidRPr="00E619E0">
        <w:t>x:schemaLocation="http://www.omg.org/CPI WIP-schema1.xsd"</w:t>
      </w:r>
      <w:r>
        <w:br/>
      </w:r>
      <w:r>
        <w:tab/>
      </w:r>
      <w:r>
        <w:tab/>
      </w:r>
      <w:r w:rsidRPr="00E619E0">
        <w:t>xmlns="http://www.omg.org/CPI"</w:t>
      </w:r>
      <w:r w:rsidRPr="00E619E0">
        <w:br/>
      </w:r>
      <w:r w:rsidRPr="00E619E0">
        <w:tab/>
      </w:r>
      <w:r w:rsidRPr="00E619E0">
        <w:tab/>
        <w:t>xmlns:xi="http://www.w3.org/2001/XInclude"</w:t>
      </w:r>
      <w:r w:rsidRPr="00E619E0">
        <w:br/>
      </w:r>
      <w:r w:rsidRPr="00E619E0">
        <w:tab/>
      </w:r>
      <w:r>
        <w:t>Name=”fastcore”</w:t>
      </w:r>
      <w:r>
        <w:br/>
      </w:r>
      <w:r>
        <w:tab/>
      </w:r>
      <w:r w:rsidRPr="00E619E0">
        <w:rPr>
          <w:b/>
          <w:i/>
        </w:rPr>
        <w:t>---other attributes---</w:t>
      </w:r>
      <w:r>
        <w:br/>
      </w:r>
      <w:r>
        <w:tab/>
        <w:t>&gt;</w:t>
      </w:r>
      <w:r>
        <w:br/>
      </w:r>
      <w:r>
        <w:tab/>
        <w:t>&lt;xi:include href=”corespec1.xml”/&gt;</w:t>
      </w:r>
      <w:r>
        <w:br/>
      </w:r>
      <w:r>
        <w:tab/>
      </w:r>
      <w:r w:rsidRPr="00E619E0">
        <w:rPr>
          <w:b/>
          <w:i/>
        </w:rPr>
        <w:t>---other child elements---</w:t>
      </w:r>
      <w:r>
        <w:br/>
        <w:t>&lt;/</w:t>
      </w:r>
      <w:del w:id="5379" w:author="Jim Kulp" w:date="2010-06-12T12:48:00Z">
        <w:r w:rsidDel="00247A88">
          <w:delText>ComponentImplementation</w:delText>
        </w:r>
      </w:del>
      <w:ins w:id="5380" w:author="Jim Kulp" w:date="2010-06-12T12:48:00Z">
        <w:r w:rsidR="00247A88">
          <w:t>HdlImplementation</w:t>
        </w:r>
      </w:ins>
      <w:r>
        <w:t>&gt;</w:t>
      </w:r>
    </w:p>
    <w:p w:rsidR="00000000" w:rsidRDefault="00CC1DBC">
      <w:pPr>
        <w:numPr>
          <w:ins w:id="5381" w:author="Jim Kulp" w:date="2010-07-20T09:49:00Z"/>
        </w:numPr>
        <w:rPr>
          <w:ins w:id="5382" w:author="Jim Kulp" w:date="2010-07-20T09:49:00Z"/>
        </w:rPr>
        <w:pPrChange w:id="5383" w:author="Jim Kulp" w:date="2010-07-20T09:49:00Z">
          <w:pPr>
            <w:pStyle w:val="Heading3"/>
          </w:pPr>
        </w:pPrChange>
      </w:pPr>
      <w:bookmarkStart w:id="5384" w:name="_Toc141235538"/>
      <w:ins w:id="5385" w:author="Jim Kulp" w:date="2010-07-20T09:49:00Z">
        <w:r>
          <w:t>The HDLImplementation follows the specification of OIDs in general as specified in the AMR.  This section defines the aspects of the HDL OID (HDLImplementation) that is not common to all OIDs</w:t>
        </w:r>
      </w:ins>
      <w:ins w:id="5386" w:author="Jim Kulp" w:date="2010-07-20T10:03:00Z">
        <w:r w:rsidR="00FA2894">
          <w:t xml:space="preserve"> (and thus described in the AMR)</w:t>
        </w:r>
      </w:ins>
      <w:ins w:id="5387" w:author="Jim Kulp" w:date="2010-07-20T09:49:00Z">
        <w:r>
          <w:t>.</w:t>
        </w:r>
      </w:ins>
    </w:p>
    <w:p w:rsidR="00C00329" w:rsidRDefault="00C00329">
      <w:pPr>
        <w:pStyle w:val="Heading3"/>
        <w:numPr>
          <w:numberingChange w:id="5388" w:author="James Kulp" w:date="2008-11-13T10:51:00Z" w:original="%1:9:0:.%2:4:0:.%3:1:0:"/>
        </w:numPr>
      </w:pPr>
      <w:r w:rsidRPr="00DC47F4">
        <w:t>Attributes of a</w:t>
      </w:r>
      <w:ins w:id="5389" w:author="Jim Kulp" w:date="2010-06-12T12:48:00Z">
        <w:r w:rsidR="00247A88">
          <w:t>n HDL</w:t>
        </w:r>
      </w:ins>
      <w:r w:rsidRPr="00DC47F4">
        <w:t xml:space="preserve"> Component Implementation</w:t>
      </w:r>
      <w:bookmarkEnd w:id="5384"/>
    </w:p>
    <w:p w:rsidR="00C00329" w:rsidRDefault="00C00329">
      <w:pPr>
        <w:pStyle w:val="Heading4"/>
        <w:numPr>
          <w:numberingChange w:id="5390" w:author="James Kulp" w:date="2008-11-13T10:51:00Z" w:original="%1:9:0:.%2:4:0:.%3:1:0:.%4:1:0:"/>
        </w:numPr>
      </w:pPr>
      <w:r w:rsidRPr="00DC47F4">
        <w:t>Nam</w:t>
      </w:r>
      <w:r w:rsidRPr="00DD2F08">
        <w:rPr>
          <w:b/>
        </w:rPr>
        <w:t>e</w:t>
      </w:r>
    </w:p>
    <w:p w:rsidR="00C00329" w:rsidRDefault="00C00329" w:rsidP="00C00329">
      <w:r w:rsidRPr="00DC47F4">
        <w:t xml:space="preserve">The “Name” attribute of the component implementation is </w:t>
      </w:r>
      <w:ins w:id="5391" w:author="Jim Kulp" w:date="2010-07-20T10:03:00Z">
        <w:r w:rsidR="00FA2894">
          <w:t>used to generate the programming language name of the worker (e.g. Verilog module or VHDL component/entity).  Per the AMR, when not specified it defaults to the name of the OID file without directories or extensions</w:t>
        </w:r>
      </w:ins>
      <w:del w:id="5392" w:author="Jim Kulp" w:date="2010-07-20T10:04:00Z">
        <w:r w:rsidRPr="00DC47F4" w:rsidDel="00FA2894">
          <w:delText>constrained to be acceptable as an identifier in several contexts, including VHDL.  It identifies the component specification as a whole.  It is also used at the “core” name in OCP</w:delText>
        </w:r>
      </w:del>
      <w:r w:rsidRPr="00DC47F4">
        <w:t>.</w:t>
      </w:r>
    </w:p>
    <w:p w:rsidR="00C00329" w:rsidRDefault="00C00329">
      <w:pPr>
        <w:pStyle w:val="Heading3"/>
        <w:numPr>
          <w:numberingChange w:id="5393" w:author="James Kulp" w:date="2008-11-13T10:51:00Z" w:original="%1:9:0:.%2:4:0:.%3:2:0:"/>
        </w:numPr>
      </w:pPr>
      <w:bookmarkStart w:id="5394" w:name="_Toc141235539"/>
      <w:r w:rsidRPr="00DC47F4">
        <w:t>Control Plane Aspects of a</w:t>
      </w:r>
      <w:ins w:id="5395" w:author="Jim Kulp" w:date="2010-06-12T12:48:00Z">
        <w:r w:rsidR="00247A88">
          <w:t>n</w:t>
        </w:r>
      </w:ins>
      <w:r w:rsidRPr="00DC47F4">
        <w:t xml:space="preserve"> </w:t>
      </w:r>
      <w:ins w:id="5396" w:author="Jim Kulp" w:date="2010-06-12T12:48:00Z">
        <w:r w:rsidR="00247A88">
          <w:t xml:space="preserve">HDL </w:t>
        </w:r>
      </w:ins>
      <w:r w:rsidRPr="00DC47F4">
        <w:t>Component Implementation</w:t>
      </w:r>
      <w:bookmarkEnd w:id="5394"/>
    </w:p>
    <w:p w:rsidR="00C00329" w:rsidRDefault="00C00329">
      <w:pPr>
        <w:pStyle w:val="Heading4"/>
        <w:numPr>
          <w:numberingChange w:id="5397" w:author="James Kulp" w:date="2008-11-13T10:51:00Z" w:original="%1:9:0:.%2:4:0:.%3:2:0:.%4:1:0:"/>
        </w:numPr>
      </w:pPr>
      <w:r w:rsidRPr="00DD2F08">
        <w:t>Control Interface element</w:t>
      </w:r>
    </w:p>
    <w:p w:rsidR="00C00329" w:rsidRPr="00DC47F4" w:rsidRDefault="00C00329" w:rsidP="00C00329">
      <w:r w:rsidRPr="00DC47F4">
        <w:t xml:space="preserve">The control interface child element (ControlInterface) of the </w:t>
      </w:r>
      <w:ins w:id="5398" w:author="Jim Kulp" w:date="2010-07-20T10:05:00Z">
        <w:r w:rsidR="00FA2894">
          <w:t>HDLImplementation</w:t>
        </w:r>
      </w:ins>
      <w:del w:id="5399" w:author="Jim Kulp" w:date="2010-07-20T10:05:00Z">
        <w:r w:rsidRPr="00DC47F4" w:rsidDel="00FA2894">
          <w:delText>component implementation description</w:delText>
        </w:r>
      </w:del>
      <w:r w:rsidRPr="00DC47F4">
        <w:t xml:space="preserve"> </w:t>
      </w:r>
      <w:del w:id="5400" w:author="Jim Kulp" w:date="2010-07-20T10:05:00Z">
        <w:r w:rsidRPr="00DC47F4" w:rsidDel="00FA2894">
          <w:delText xml:space="preserve">(ComponentImplementation) </w:delText>
        </w:r>
      </w:del>
      <w:r w:rsidRPr="00DC47F4">
        <w:t xml:space="preserve">specifies implementation aspects of the worker’s control interface (its interface based on the WCI profile).  If this element is not present, then </w:t>
      </w:r>
      <w:ins w:id="5401" w:author="Jim Kulp" w:date="2010-07-20T10:07:00Z">
        <w:r w:rsidR="00015ECE">
          <w:t>no Properties can</w:t>
        </w:r>
      </w:ins>
      <w:del w:id="5402" w:author="Jim Kulp" w:date="2010-07-20T10:07:00Z">
        <w:r w:rsidRPr="00DC47F4" w:rsidDel="00015ECE">
          <w:delText xml:space="preserve">the </w:delText>
        </w:r>
      </w:del>
      <w:ins w:id="5403" w:author="Jim Kulp" w:date="2010-07-20T10:07:00Z">
        <w:r w:rsidR="00015ECE">
          <w:t xml:space="preserve"> be</w:t>
        </w:r>
      </w:ins>
      <w:del w:id="5404" w:author="Jim Kulp" w:date="2010-07-20T10:07:00Z">
        <w:r w:rsidRPr="00DC47F4" w:rsidDel="00015ECE">
          <w:delText>PropertySummary must</w:delText>
        </w:r>
      </w:del>
      <w:r w:rsidRPr="00DC47F4">
        <w:t xml:space="preserve"> </w:t>
      </w:r>
      <w:del w:id="5405" w:author="Jim Kulp" w:date="2010-07-20T10:07:00Z">
        <w:r w:rsidRPr="00DC47F4" w:rsidDel="00015ECE">
          <w:delText xml:space="preserve">also not be </w:delText>
        </w:r>
      </w:del>
      <w:r w:rsidRPr="00DC47F4">
        <w:t xml:space="preserve">present in the referenced </w:t>
      </w:r>
      <w:ins w:id="5406" w:author="Jim Kulp" w:date="2010-07-20T10:07:00Z">
        <w:r w:rsidR="00015ECE">
          <w:t>OCS</w:t>
        </w:r>
      </w:ins>
      <w:del w:id="5407" w:author="Jim Kulp" w:date="2010-07-20T10:07:00Z">
        <w:r w:rsidRPr="00DC47F4" w:rsidDel="00015ECE">
          <w:delText>Component Specification</w:delText>
        </w:r>
      </w:del>
      <w:r w:rsidRPr="00DC47F4">
        <w:t xml:space="preserve">, and indicates that this worker has no control interface at all.  </w:t>
      </w:r>
      <w:r>
        <w:t xml:space="preserve">This is only allowed for infrastructure cores, not application cores.  </w:t>
      </w:r>
      <w:r w:rsidRPr="00DC47F4">
        <w:t>There can be zero or one control interface elements per component implementation.  The attributes of the control interface are:</w:t>
      </w:r>
    </w:p>
    <w:p w:rsidR="00C00329" w:rsidRDefault="00C00329" w:rsidP="00C00329">
      <w:pPr>
        <w:pStyle w:val="Heading5"/>
        <w:numPr>
          <w:numberingChange w:id="5408" w:author="James Kulp" w:date="2008-11-13T10:51:00Z" w:original="%1:9:0:.%2:4:0:.%3:2:0:.%4:1:0:.%5:1:0:"/>
        </w:numPr>
        <w:tabs>
          <w:tab w:val="left" w:pos="1008"/>
        </w:tabs>
      </w:pPr>
      <w:r w:rsidRPr="005E5723">
        <w:t>Name attribute</w:t>
      </w:r>
    </w:p>
    <w:p w:rsidR="00C00329" w:rsidRPr="00DC47F4" w:rsidRDefault="00C00329" w:rsidP="00C00329">
      <w:r w:rsidRPr="00DC47F4">
        <w:t>This attribute specifies the name used for this WCI-based interface, which defaults to “</w:t>
      </w:r>
      <w:ins w:id="5409" w:author="Jim Kulp" w:date="2010-07-20T10:11:00Z">
        <w:r w:rsidR="000D436E">
          <w:t>ctl</w:t>
        </w:r>
      </w:ins>
      <w:del w:id="5410" w:author="Jim Kulp" w:date="2010-07-20T10:11:00Z">
        <w:r w:rsidRPr="00DC47F4" w:rsidDel="000D436E">
          <w:delText>control</w:delText>
        </w:r>
      </w:del>
      <w:r w:rsidRPr="00DC47F4">
        <w:t>” if not specified.  The string value of this attribute is constrained to be a valid identifier in both OCP and VHDL</w:t>
      </w:r>
      <w:ins w:id="5411" w:author="Jim Kulp" w:date="2010-07-20T10:10:00Z">
        <w:r w:rsidR="000D436E">
          <w:t>/Verilog</w:t>
        </w:r>
      </w:ins>
      <w:r w:rsidRPr="00DC47F4">
        <w:t>.</w:t>
      </w:r>
    </w:p>
    <w:p w:rsidR="00C00329" w:rsidRDefault="00C00329">
      <w:pPr>
        <w:pStyle w:val="Heading5"/>
        <w:numPr>
          <w:numberingChange w:id="5412" w:author="James Kulp" w:date="2008-11-13T10:51:00Z" w:original="%1:9:0:.%2:4:0:.%3:2:0:.%4:1:0:.%5:2:0:"/>
        </w:numPr>
      </w:pPr>
      <w:r>
        <w:t>ControlOperations</w:t>
      </w:r>
      <w:r w:rsidRPr="00DC47F4">
        <w:t xml:space="preserve"> attribute</w:t>
      </w:r>
    </w:p>
    <w:p w:rsidR="00C00329" w:rsidRPr="00DC47F4" w:rsidRDefault="00C00329" w:rsidP="00C00329">
      <w:r w:rsidRPr="00DC47F4">
        <w:t xml:space="preserve">This attribute is </w:t>
      </w:r>
      <w:ins w:id="5413" w:author="Jim Kulp" w:date="2010-07-20T10:11:00Z">
        <w:r w:rsidR="003D1443">
          <w:t xml:space="preserve">as </w:t>
        </w:r>
      </w:ins>
      <w:r w:rsidRPr="00DC47F4">
        <w:t xml:space="preserve">defined </w:t>
      </w:r>
      <w:ins w:id="5414" w:author="Jim Kulp" w:date="2010-07-20T10:11:00Z">
        <w:r w:rsidR="003D1443">
          <w:t xml:space="preserve">in the AMR, but for HDL workers, support for the “start” operation is mandatory and always assumed.  This not specifying this attribute </w:t>
        </w:r>
      </w:ins>
      <w:ins w:id="5415" w:author="Jim Kulp" w:date="2010-07-20T10:12:00Z">
        <w:r w:rsidR="003D1443">
          <w:t xml:space="preserve">or not including “start” in the list of supported operations </w:t>
        </w:r>
      </w:ins>
      <w:ins w:id="5416" w:author="Jim Kulp" w:date="2010-07-20T10:11:00Z">
        <w:r w:rsidR="003D1443">
          <w:t xml:space="preserve">still implies that the </w:t>
        </w:r>
      </w:ins>
      <w:ins w:id="5417" w:author="Jim Kulp" w:date="2010-07-20T10:12:00Z">
        <w:r w:rsidR="003D1443">
          <w:t>“start” operation is supported.</w:t>
        </w:r>
      </w:ins>
      <w:del w:id="5418" w:author="Jim Kulp" w:date="2010-07-20T10:13:00Z">
        <w:r w:rsidRPr="00DC47F4" w:rsidDel="003D1443">
          <w:delText>as a WCI profile attribute</w:delText>
        </w:r>
        <w:r w:rsidDel="003D1443">
          <w:delText>, and contains a comma-separated list of strings identifying the implemented control operations (the start operation must be included, and the default value is “start”)</w:delText>
        </w:r>
        <w:r w:rsidRPr="00DC47F4" w:rsidDel="003D1443">
          <w:delText>.</w:delText>
        </w:r>
      </w:del>
    </w:p>
    <w:p w:rsidR="00C00329" w:rsidRDefault="00C00329">
      <w:pPr>
        <w:pStyle w:val="Heading5"/>
        <w:numPr>
          <w:numberingChange w:id="5419" w:author="James Kulp" w:date="2008-11-13T10:51:00Z" w:original="%1:9:0:.%2:4:0:.%3:2:0:.%4:1:0:.%5:3:0:"/>
        </w:numPr>
      </w:pPr>
      <w:r w:rsidRPr="00DC47F4">
        <w:t>ResetWh</w:t>
      </w:r>
      <w:ins w:id="5420" w:author="Jim Kulp" w:date="2009-12-09T09:40:00Z">
        <w:r w:rsidR="00CF1DBD">
          <w:t>ile</w:t>
        </w:r>
      </w:ins>
      <w:del w:id="5421" w:author="Jim Kulp" w:date="2009-12-09T09:40:00Z">
        <w:r w:rsidRPr="00DC47F4" w:rsidDel="00CF1DBD">
          <w:delText>en</w:delText>
        </w:r>
      </w:del>
      <w:r w:rsidRPr="00DC47F4">
        <w:t>S</w:t>
      </w:r>
      <w:ins w:id="5422" w:author="Jim Kulp" w:date="2009-07-10T13:17:00Z">
        <w:r w:rsidR="00F3098A">
          <w:t>uspend</w:t>
        </w:r>
      </w:ins>
      <w:del w:id="5423" w:author="Jim Kulp" w:date="2009-07-10T13:17:00Z">
        <w:r w:rsidRPr="00DC47F4" w:rsidDel="00F3098A">
          <w:delText>topp</w:delText>
        </w:r>
      </w:del>
      <w:r w:rsidRPr="00DC47F4">
        <w:t>ed attribute</w:t>
      </w:r>
    </w:p>
    <w:p w:rsidR="00C00329" w:rsidRPr="00DC47F4" w:rsidRDefault="00C00329" w:rsidP="00C00329">
      <w:r w:rsidRPr="00DC47F4">
        <w:t>This boolean attribute is defined as a WCI profile attribute.</w:t>
      </w:r>
    </w:p>
    <w:p w:rsidR="00C00329" w:rsidRDefault="00C00329">
      <w:pPr>
        <w:pStyle w:val="Heading5"/>
        <w:numPr>
          <w:numberingChange w:id="5424" w:author="James Kulp" w:date="2008-11-13T10:51:00Z" w:original="%1:9:0:.%2:4:0:.%3:2:0:.%4:1:0:.%5:4:0:"/>
        </w:numPr>
      </w:pPr>
      <w:r w:rsidRPr="00DC47F4">
        <w:t>Clock</w:t>
      </w:r>
    </w:p>
    <w:p w:rsidR="00C00329" w:rsidRPr="00DC47F4" w:rsidRDefault="00E532ED" w:rsidP="00C00329">
      <w:ins w:id="5425" w:author="Jim Kulp" w:date="2009-12-09T09:30:00Z">
        <w:r w:rsidRPr="00DC47F4">
          <w:t xml:space="preserve">This attribute specifies the name of the clock </w:t>
        </w:r>
        <w:r>
          <w:t xml:space="preserve">domain </w:t>
        </w:r>
        <w:r w:rsidRPr="00DC47F4">
          <w:t xml:space="preserve">used at this interface.  It must match the name of </w:t>
        </w:r>
        <w:r>
          <w:t>a</w:t>
        </w:r>
        <w:r w:rsidRPr="00DC47F4">
          <w:t xml:space="preserve"> clock child element of the component implementation.</w:t>
        </w:r>
        <w:r>
          <w:t xml:space="preserve">  It may also refer to the name of another interface, in which case the clock for this interface will use the clock specified at that other interface.  If not specified</w:t>
        </w:r>
      </w:ins>
      <w:ins w:id="5426" w:author="Jim Kulp" w:date="2009-12-09T09:31:00Z">
        <w:r>
          <w:t xml:space="preserve">, </w:t>
        </w:r>
      </w:ins>
      <w:ins w:id="5427" w:author="Jim Kulp" w:date="2009-12-09T09:32:00Z">
        <w:r>
          <w:t>the WCI has its own clock input signal, named according to the prefix rules</w:t>
        </w:r>
      </w:ins>
      <w:ins w:id="5428" w:author="Jim Kulp" w:date="2009-12-09T09:30:00Z">
        <w:r>
          <w:t xml:space="preserve">, </w:t>
        </w:r>
      </w:ins>
      <w:ins w:id="5429" w:author="Jim Kulp" w:date="2009-12-09T09:32:00Z">
        <w:r>
          <w:t>associated with the other signals at this interface.</w:t>
        </w:r>
      </w:ins>
      <w:del w:id="5430" w:author="Jim Kulp" w:date="2009-12-09T09:33:00Z">
        <w:r w:rsidR="00C00329" w:rsidRPr="00DC47F4" w:rsidDel="00E532ED">
          <w:delText>This string attribute of all interface elements may specify which of several clocks (clock domains) is used for the interface.  Its value must be the name of a “clock” subelement of the component implementation (see below).  If it is not specified for WCI, then the interface has its own clock signal per OCP.  If it is not specified for non-WCI, then the clock for that interface is the same as the clock used for the WCI.  This attribute is valid for all interfaces, not just WCI.</w:delText>
        </w:r>
      </w:del>
    </w:p>
    <w:p w:rsidR="00C00329" w:rsidRDefault="00C00329">
      <w:pPr>
        <w:pStyle w:val="Heading4"/>
        <w:numPr>
          <w:numberingChange w:id="5431" w:author="James Kulp" w:date="2008-11-13T10:51:00Z" w:original="%1:9:0:.%2:4:0:.%3:2:0:.%4:2:0:"/>
        </w:numPr>
      </w:pPr>
      <w:r w:rsidRPr="00DD2F08">
        <w:t>Clock element</w:t>
      </w:r>
    </w:p>
    <w:p w:rsidR="00C00329" w:rsidRPr="00DC47F4" w:rsidRDefault="00C00329" w:rsidP="00C00329">
      <w:r w:rsidRPr="00DC47F4">
        <w:t xml:space="preserve">The clock child element (Clock) of the component implementation description (ComponentImplementation) specifies a clock domain (clock input) to the implementation.  It may be used by </w:t>
      </w:r>
      <w:del w:id="5432" w:author="Jim Kulp" w:date="2009-12-09T09:21:00Z">
        <w:r w:rsidRPr="00DC47F4" w:rsidDel="00E532ED">
          <w:delText>control or data</w:delText>
        </w:r>
      </w:del>
      <w:ins w:id="5433" w:author="Jim Kulp" w:date="2009-12-09T09:21:00Z">
        <w:r w:rsidR="00E532ED">
          <w:t>any</w:t>
        </w:r>
      </w:ins>
      <w:r w:rsidRPr="00DC47F4">
        <w:t xml:space="preserve"> interfaces, or be independent of any of those interfaces.   There can be zero or more clock elements in the component implementation.  If there are none, then each interface (control or data) is assumed to have the same clock as the WCI, behaving per OCP. The attributes of the clock element are:</w:t>
      </w:r>
    </w:p>
    <w:p w:rsidR="00C00329" w:rsidRDefault="00C00329">
      <w:pPr>
        <w:pStyle w:val="Heading5"/>
        <w:numPr>
          <w:numberingChange w:id="5434" w:author="James Kulp" w:date="2008-11-13T10:51:00Z" w:original="%1:9:0:.%2:4:0:.%3:2:0:.%4:2:0:.%5:1:0:"/>
        </w:numPr>
      </w:pPr>
      <w:r w:rsidRPr="00DC47F4">
        <w:t>Name attribute</w:t>
      </w:r>
    </w:p>
    <w:p w:rsidR="00C00329" w:rsidRPr="00DC47F4" w:rsidRDefault="00C00329" w:rsidP="00C00329">
      <w:r w:rsidRPr="00DC47F4">
        <w:t>This attribute specifies the name used for this clock, which defaults to “clock” if not specified.</w:t>
      </w:r>
    </w:p>
    <w:p w:rsidR="00C00329" w:rsidRDefault="00C00329">
      <w:pPr>
        <w:pStyle w:val="Heading5"/>
        <w:numPr>
          <w:numberingChange w:id="5435" w:author="James Kulp" w:date="2008-11-13T10:51:00Z" w:original="%1:9:0:.%2:4:0:.%3:2:0:.%4:2:0:.%5:2:0:"/>
        </w:numPr>
      </w:pPr>
      <w:r w:rsidRPr="00DC47F4">
        <w:t>Signal attribute</w:t>
      </w:r>
    </w:p>
    <w:p w:rsidR="00C00329" w:rsidRPr="00DC47F4" w:rsidRDefault="00C00329" w:rsidP="00C00329">
      <w:r w:rsidRPr="00DC47F4">
        <w:t xml:space="preserve">This attribute specifies the name of the signal used inside the implementation for this clock.  </w:t>
      </w:r>
      <w:ins w:id="5436" w:author="Jim Kulp" w:date="2009-12-09T09:22:00Z">
        <w:r w:rsidR="00E532ED">
          <w:t>If the clock is “owned” by an interface (i.e. the “MyClock” attribute of that interface element is true), then this attribute must not be specified.</w:t>
        </w:r>
      </w:ins>
      <w:ins w:id="5437" w:author="Jim Kulp" w:date="2009-12-09T09:23:00Z">
        <w:r w:rsidR="00E532ED">
          <w:t xml:space="preserve"> </w:t>
        </w:r>
      </w:ins>
      <w:ins w:id="5438" w:author="Jim Kulp" w:date="2009-12-09T09:24:00Z">
        <w:r w:rsidR="00E532ED">
          <w:t xml:space="preserve"> </w:t>
        </w:r>
      </w:ins>
      <w:del w:id="5439" w:author="Jim Kulp" w:date="2009-12-09T09:24:00Z">
        <w:r w:rsidRPr="00DC47F4" w:rsidDel="00E532ED">
          <w:delText xml:space="preserve">If it is not specified, then it is assumed that this clock should be attached to the OCP signal at each interface (meaning that a common external signal may drive multiple OCP-named clock signals at multiple interfaces. </w:delText>
        </w:r>
      </w:del>
      <w:r w:rsidRPr="00DC47F4">
        <w:t>The string value of this attribute is constrained to be a valid identifier in both OCP and VHDL.</w:t>
      </w:r>
    </w:p>
    <w:p w:rsidR="00C00329" w:rsidRPr="00DC47F4" w:rsidRDefault="00C00329" w:rsidP="00C00329">
      <w:r w:rsidRPr="00DC47F4">
        <w:t>[</w:t>
      </w:r>
      <w:r>
        <w:t>future versions of this specification are expected to include constraints for the clocks required by an implementation</w:t>
      </w:r>
      <w:r w:rsidRPr="00DC47F4">
        <w:t>]</w:t>
      </w:r>
    </w:p>
    <w:p w:rsidR="00C00329" w:rsidRDefault="00C00329">
      <w:pPr>
        <w:pStyle w:val="Heading3"/>
        <w:numPr>
          <w:numberingChange w:id="5440" w:author="James Kulp" w:date="2008-11-13T10:51:00Z" w:original="%1:9:0:.%2:4:0:.%3:3:0:"/>
        </w:numPr>
      </w:pPr>
      <w:bookmarkStart w:id="5441" w:name="_Toc141235540"/>
      <w:r w:rsidRPr="00DC47F4">
        <w:t>Data Plane Aspects of a</w:t>
      </w:r>
      <w:ins w:id="5442" w:author="Jim Kulp" w:date="2010-06-12T12:48:00Z">
        <w:r w:rsidR="00247A88">
          <w:t>n HDL</w:t>
        </w:r>
      </w:ins>
      <w:del w:id="5443" w:author="Jim Kulp" w:date="2010-07-20T10:13:00Z">
        <w:r w:rsidRPr="00DC47F4" w:rsidDel="00CD16A2">
          <w:delText xml:space="preserve"> Component </w:delText>
        </w:r>
      </w:del>
      <w:r w:rsidRPr="00DC47F4">
        <w:t>Implementation</w:t>
      </w:r>
      <w:bookmarkEnd w:id="5441"/>
    </w:p>
    <w:p w:rsidR="00C00329" w:rsidRDefault="00C00329">
      <w:pPr>
        <w:pStyle w:val="Heading4"/>
        <w:numPr>
          <w:numberingChange w:id="5444" w:author="James Kulp" w:date="2008-11-13T10:51:00Z" w:original="%1:9:0:.%2:4:0:.%3:3:0:.%4:1:0:"/>
        </w:numPr>
      </w:pPr>
      <w:r w:rsidRPr="00DD2F08">
        <w:t>Stream Interface element</w:t>
      </w:r>
    </w:p>
    <w:p w:rsidR="00C00329" w:rsidRPr="00DC47F4" w:rsidRDefault="00C00329" w:rsidP="00C00329">
      <w:r w:rsidRPr="00DC47F4">
        <w:t xml:space="preserve">The stream interface child element (StreamInterface) of the </w:t>
      </w:r>
      <w:del w:id="5445" w:author="Jim Kulp" w:date="2010-07-20T10:18:00Z">
        <w:r w:rsidRPr="00DC47F4" w:rsidDel="00757099">
          <w:delText>component implementation</w:delText>
        </w:r>
      </w:del>
      <w:ins w:id="5446" w:author="Jim Kulp" w:date="2010-07-20T10:18:00Z">
        <w:r w:rsidR="00757099">
          <w:t>HDLImplementation</w:t>
        </w:r>
      </w:ins>
      <w:r w:rsidRPr="00DC47F4">
        <w:t xml:space="preserve"> </w:t>
      </w:r>
      <w:del w:id="5447" w:author="Jim Kulp" w:date="2010-07-20T10:18:00Z">
        <w:r w:rsidRPr="00DC47F4" w:rsidDel="00757099">
          <w:delText xml:space="preserve">description (ComponentImplementation) </w:delText>
        </w:r>
      </w:del>
      <w:r w:rsidRPr="00DC47F4">
        <w:t>specifies a data interface that uses the streaming WIP profile (WSI).  It references a DataInterfaceSpec by its Name attribute.  Thus the Name attribute of the StreamInterface element must match the Name attribute of a DataInterfaceSpec element of the ComponentSpec.  The Stream Interface element adds implementation-specific information about the interface initially defined in that DataInterfaceSpec.</w:t>
      </w:r>
    </w:p>
    <w:p w:rsidR="00C00329" w:rsidRDefault="00C00329">
      <w:pPr>
        <w:pStyle w:val="Heading5"/>
        <w:numPr>
          <w:numberingChange w:id="5448" w:author="James Kulp" w:date="2008-11-13T10:51:00Z" w:original="%1:9:0:.%2:4:0:.%3:3:0:.%4:1:0:.%5:1:0:"/>
        </w:numPr>
      </w:pPr>
      <w:r w:rsidRPr="00DC47F4">
        <w:t>Name attribute</w:t>
      </w:r>
    </w:p>
    <w:p w:rsidR="00C00329" w:rsidRPr="00DC47F4" w:rsidRDefault="00C00329" w:rsidP="00C00329">
      <w:r w:rsidRPr="00DC47F4">
        <w:t>This attribute specifies the name used to reference the DataInterfaceSpec in the ComponentSpec</w:t>
      </w:r>
      <w:ins w:id="5449" w:author="Jim Kulp" w:date="2010-07-20T10:13:00Z">
        <w:r w:rsidR="00757099">
          <w:t xml:space="preserve"> (OCS)</w:t>
        </w:r>
      </w:ins>
      <w:r w:rsidRPr="00DC47F4">
        <w:t>.</w:t>
      </w:r>
    </w:p>
    <w:p w:rsidR="00C00329" w:rsidRDefault="00C00329">
      <w:pPr>
        <w:pStyle w:val="Heading5"/>
        <w:numPr>
          <w:numberingChange w:id="5450" w:author="James Kulp" w:date="2008-11-13T10:51:00Z" w:original="%1:9:0:.%2:4:0:.%3:3:0:.%4:1:0:.%5:2:0:"/>
        </w:numPr>
      </w:pPr>
      <w:r w:rsidRPr="00DC47F4">
        <w:t>Clock attribute</w:t>
      </w:r>
    </w:p>
    <w:p w:rsidR="00C00329" w:rsidRDefault="00C00329" w:rsidP="00C00329">
      <w:pPr>
        <w:rPr>
          <w:ins w:id="5451" w:author="Jim Kulp" w:date="2009-12-09T09:25:00Z"/>
        </w:rPr>
      </w:pPr>
      <w:r w:rsidRPr="00DC47F4">
        <w:t xml:space="preserve">This attribute specifies the name of the clock </w:t>
      </w:r>
      <w:ins w:id="5452" w:author="Jim Kulp" w:date="2009-12-09T09:24:00Z">
        <w:r w:rsidR="00E532ED">
          <w:t xml:space="preserve">domain </w:t>
        </w:r>
      </w:ins>
      <w:r w:rsidRPr="00DC47F4">
        <w:t xml:space="preserve">used at this interface.  It must match the name of </w:t>
      </w:r>
      <w:r>
        <w:t>a</w:t>
      </w:r>
      <w:r w:rsidRPr="00DC47F4">
        <w:t xml:space="preserve"> clock child element of the component implementation</w:t>
      </w:r>
      <w:del w:id="5453" w:author="Jim Kulp" w:date="2009-12-09T09:34:00Z">
        <w:r w:rsidRPr="00DC47F4" w:rsidDel="00E532ED">
          <w:delText>.</w:delText>
        </w:r>
        <w:r w:rsidDel="00E532ED">
          <w:delText xml:space="preserve">  </w:delText>
        </w:r>
      </w:del>
      <w:ins w:id="5454" w:author="Jim Kulp" w:date="2009-12-09T09:34:00Z">
        <w:r w:rsidR="00E532ED">
          <w:t xml:space="preserve"> or</w:t>
        </w:r>
      </w:ins>
      <w:ins w:id="5455" w:author="Jim Kulp" w:date="2009-12-09T09:26:00Z">
        <w:r w:rsidR="00E532ED">
          <w:t xml:space="preserve"> refer to the name of another interface, in which case the clock for this interface will use the clock specified at that other interface.  </w:t>
        </w:r>
      </w:ins>
      <w:r>
        <w:t>If not specified</w:t>
      </w:r>
      <w:ins w:id="5456" w:author="Jim Kulp" w:date="2009-12-09T09:34:00Z">
        <w:r w:rsidR="00E532ED">
          <w:t xml:space="preserve"> (and the MyClock attribute is not true)</w:t>
        </w:r>
      </w:ins>
      <w:r>
        <w:t xml:space="preserve">, then this </w:t>
      </w:r>
      <w:del w:id="5457" w:author="Jim Kulp" w:date="2009-12-09T09:35:00Z">
        <w:r w:rsidDel="00E532ED">
          <w:delText xml:space="preserve">stream </w:delText>
        </w:r>
      </w:del>
      <w:r>
        <w:t>interface uses the same clock as the WCI.</w:t>
      </w:r>
    </w:p>
    <w:p w:rsidR="00E532ED" w:rsidRDefault="00E532ED" w:rsidP="00E532ED">
      <w:pPr>
        <w:pStyle w:val="Heading5"/>
        <w:numPr>
          <w:ins w:id="5458" w:author="Jim Kulp" w:date="2009-12-09T09:25:00Z"/>
        </w:numPr>
        <w:rPr>
          <w:ins w:id="5459" w:author="Jim Kulp" w:date="2009-12-09T09:25:00Z"/>
        </w:rPr>
      </w:pPr>
      <w:ins w:id="5460" w:author="Jim Kulp" w:date="2009-12-09T09:25:00Z">
        <w:r>
          <w:t>My</w:t>
        </w:r>
        <w:r w:rsidRPr="00DC47F4">
          <w:t>Clock attribute</w:t>
        </w:r>
      </w:ins>
    </w:p>
    <w:p w:rsidR="00E532ED" w:rsidRPr="00DC47F4" w:rsidRDefault="00E532ED" w:rsidP="00C00329">
      <w:pPr>
        <w:numPr>
          <w:ins w:id="5461" w:author="Jim Kulp" w:date="2009-12-09T09:25:00Z"/>
        </w:numPr>
      </w:pPr>
      <w:ins w:id="5462" w:author="Jim Kulp" w:date="2009-12-09T09:25:00Z">
        <w:r w:rsidRPr="00DC47F4">
          <w:t xml:space="preserve">This </w:t>
        </w:r>
        <w:r>
          <w:t xml:space="preserve">Boolean attribute </w:t>
        </w:r>
      </w:ins>
      <w:ins w:id="5463" w:author="Jim Kulp" w:date="2009-12-09T09:28:00Z">
        <w:r>
          <w:t xml:space="preserve">when true </w:t>
        </w:r>
      </w:ins>
      <w:ins w:id="5464" w:author="Jim Kulp" w:date="2009-12-09T09:25:00Z">
        <w:r>
          <w:t>specifies that</w:t>
        </w:r>
        <w:r w:rsidRPr="00DC47F4">
          <w:t xml:space="preserve"> </w:t>
        </w:r>
      </w:ins>
      <w:ins w:id="5465" w:author="Jim Kulp" w:date="2009-12-09T09:28:00Z">
        <w:r>
          <w:t xml:space="preserve">the </w:t>
        </w:r>
      </w:ins>
      <w:ins w:id="5466" w:author="Jim Kulp" w:date="2009-12-09T09:26:00Z">
        <w:r>
          <w:t>clock used at this interface will be associated with the other OCP signals at this interface, and be named with the prefix rules for signals at this interface</w:t>
        </w:r>
      </w:ins>
      <w:ins w:id="5467" w:author="Jim Kulp" w:date="2009-12-09T09:28:00Z">
        <w:r>
          <w:t>.  It specifies that the clock is “owned” by this interface.</w:t>
        </w:r>
      </w:ins>
      <w:ins w:id="5468" w:author="Jim Kulp" w:date="2009-12-09T09:35:00Z">
        <w:r>
          <w:t xml:space="preserve">  If this attribute is true, and the “Clock” attribute is not specified, then this interface has its own clock, named with the other signals of this interface.</w:t>
        </w:r>
      </w:ins>
    </w:p>
    <w:p w:rsidR="00C00329" w:rsidRDefault="00C00329">
      <w:pPr>
        <w:pStyle w:val="Heading5"/>
        <w:numPr>
          <w:numberingChange w:id="5469" w:author="James Kulp" w:date="2008-11-13T10:51:00Z" w:original="%1:9:0:.%2:4:0:.%3:3:0:.%4:1:0:.%5:3:0:"/>
        </w:numPr>
      </w:pPr>
      <w:r w:rsidRPr="00DC47F4">
        <w:t>DataWidth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pPr>
        <w:pStyle w:val="Heading5"/>
        <w:numPr>
          <w:numberingChange w:id="5470" w:author="James Kulp" w:date="2008-11-13T10:51:00Z" w:original="%1:9:0:.%2:4:0:.%3:3:0:.%4:1:0:.%5:4:0:"/>
        </w:numPr>
      </w:pPr>
      <w:r w:rsidRPr="00DC47F4">
        <w:t>PreciseBurst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pPr>
        <w:pStyle w:val="Heading5"/>
        <w:numPr>
          <w:numberingChange w:id="5471" w:author="James Kulp" w:date="2008-11-13T10:51:00Z" w:original="%1:9:0:.%2:4:0:.%3:3:0:.%4:1:0:.%5:5:0:"/>
        </w:numPr>
      </w:pPr>
      <w:r w:rsidRPr="00DC47F4">
        <w:t>ImpreciseBurst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pPr>
        <w:pStyle w:val="Heading5"/>
        <w:numPr>
          <w:numberingChange w:id="5472" w:author="James Kulp" w:date="2008-11-13T10:51:00Z" w:original="%1:9:0:.%2:4:0:.%3:3:0:.%4:1:0:.%5:6:0:"/>
        </w:numPr>
      </w:pPr>
      <w:r w:rsidRPr="00DC47F4">
        <w:t>Continuous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rsidP="00C00329">
      <w:pPr>
        <w:pStyle w:val="Heading5"/>
        <w:numPr>
          <w:numberingChange w:id="5473" w:author="James Kulp" w:date="2008-11-13T10:51:00Z" w:original="%1:9:0:.%2:4:0:.%3:3:0:.%4:1:0:.%5:7:0:"/>
        </w:numPr>
      </w:pPr>
      <w:r>
        <w:t>Abortable</w:t>
      </w:r>
      <w:r w:rsidRPr="00DC47F4">
        <w:t xml:space="preserve">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rsidP="00C00329">
      <w:pPr>
        <w:pStyle w:val="Heading5"/>
        <w:numPr>
          <w:numberingChange w:id="5474" w:author="James Kulp" w:date="2008-11-13T10:51:00Z" w:original="%1:9:0:.%2:4:0:.%3:3:0:.%4:1:0:.%5:8:0:"/>
        </w:numPr>
      </w:pPr>
      <w:r>
        <w:t>EarlyRequest</w:t>
      </w:r>
      <w:r w:rsidRPr="00DC47F4">
        <w:t xml:space="preserve"> attribute</w:t>
      </w:r>
    </w:p>
    <w:p w:rsidR="00C00329" w:rsidRPr="00DC47F4" w:rsidRDefault="00C00329" w:rsidP="00C00329">
      <w:r w:rsidRPr="00DC47F4">
        <w:t xml:space="preserve">As specified </w:t>
      </w:r>
      <w:r>
        <w:t>for</w:t>
      </w:r>
      <w:r w:rsidRPr="00DC47F4">
        <w:t xml:space="preserve"> the </w:t>
      </w:r>
      <w:r>
        <w:t>WSI</w:t>
      </w:r>
      <w:r w:rsidRPr="00DC47F4">
        <w:t>.</w:t>
      </w:r>
    </w:p>
    <w:p w:rsidR="00C00329" w:rsidRDefault="00C00329">
      <w:pPr>
        <w:pStyle w:val="Heading4"/>
        <w:numPr>
          <w:numberingChange w:id="5475" w:author="James Kulp" w:date="2008-11-13T10:51:00Z" w:original="%1:9:0:.%2:4:0:.%3:3:0:.%4:2:0:"/>
        </w:numPr>
      </w:pPr>
      <w:r w:rsidRPr="00DD2F08">
        <w:t>Message Interface element</w:t>
      </w:r>
    </w:p>
    <w:p w:rsidR="00C00329" w:rsidRPr="00DC47F4" w:rsidRDefault="00C00329" w:rsidP="00C00329">
      <w:r w:rsidRPr="00DC47F4">
        <w:t xml:space="preserve">The message interface child element (MessageInterface) of the </w:t>
      </w:r>
      <w:ins w:id="5476" w:author="Jim Kulp" w:date="2010-07-20T10:19:00Z">
        <w:r w:rsidR="00757099">
          <w:t>HDLImplementation</w:t>
        </w:r>
      </w:ins>
      <w:del w:id="5477" w:author="Jim Kulp" w:date="2010-07-20T10:19:00Z">
        <w:r w:rsidRPr="00DC47F4" w:rsidDel="00757099">
          <w:delText>component implementation description (ComponentImplementation)</w:delText>
        </w:r>
      </w:del>
      <w:r w:rsidRPr="00DC47F4">
        <w:t xml:space="preserve"> specifies a data interface that uses the messaging WIP profile (WMI).  It references a DataInterfaceSpec by its Name attribute.  Thus the Name attribute of the MessageInterface element must match the Name attribute of a DataInterfaceSpec element of the ComponentSpec.  The Message Interface element adds implementation-specific information about the interface initially defined in that DataInterfaceSpec.</w:t>
      </w:r>
    </w:p>
    <w:p w:rsidR="00C00329" w:rsidRDefault="00C00329">
      <w:pPr>
        <w:pStyle w:val="Heading5"/>
        <w:numPr>
          <w:numberingChange w:id="5478" w:author="James Kulp" w:date="2008-11-13T10:51:00Z" w:original="%1:9:0:.%2:4:0:.%3:3:0:.%4:2:0:.%5:1:0:"/>
        </w:numPr>
      </w:pPr>
      <w:r w:rsidRPr="00DC47F4">
        <w:t>Name attribute</w:t>
      </w:r>
    </w:p>
    <w:p w:rsidR="00C00329" w:rsidRPr="00DC47F4" w:rsidRDefault="00C00329" w:rsidP="00C00329">
      <w:r w:rsidRPr="00DC47F4">
        <w:t>This attribute specifies the name used to reference the DataInterfaceSpec in the ComponentSpec.</w:t>
      </w:r>
    </w:p>
    <w:p w:rsidR="00C00329" w:rsidRDefault="00C00329">
      <w:pPr>
        <w:pStyle w:val="Heading5"/>
        <w:numPr>
          <w:numberingChange w:id="5479" w:author="James Kulp" w:date="2008-11-13T10:51:00Z" w:original="%1:9:0:.%2:4:0:.%3:3:0:.%4:2:0:.%5:2:0:"/>
        </w:numPr>
      </w:pPr>
      <w:r w:rsidRPr="00DC47F4">
        <w:t>Clock attribute</w:t>
      </w:r>
    </w:p>
    <w:p w:rsidR="00E532ED" w:rsidRDefault="00E532ED" w:rsidP="00C00329">
      <w:pPr>
        <w:rPr>
          <w:ins w:id="5480" w:author="Jim Kulp" w:date="2009-12-09T09:37:00Z"/>
        </w:rPr>
      </w:pPr>
      <w:ins w:id="5481" w:author="Jim Kulp" w:date="2009-12-09T09:36:00Z">
        <w:r>
          <w:t>See StreamInterface Clock attribute above.</w:t>
        </w:r>
      </w:ins>
    </w:p>
    <w:p w:rsidR="00000000" w:rsidRDefault="00E532ED">
      <w:pPr>
        <w:pStyle w:val="Heading5"/>
        <w:numPr>
          <w:ins w:id="5482" w:author="Jim Kulp" w:date="2009-12-09T09:37:00Z"/>
        </w:numPr>
        <w:rPr>
          <w:ins w:id="5483" w:author="Jim Kulp" w:date="2009-12-09T09:37:00Z"/>
        </w:rPr>
        <w:pPrChange w:id="5484" w:author="Jim Kulp" w:date="2009-12-09T09:37:00Z">
          <w:pPr/>
        </w:pPrChange>
      </w:pPr>
      <w:ins w:id="5485" w:author="Jim Kulp" w:date="2009-12-09T09:37:00Z">
        <w:r>
          <w:t>MyClock attribute</w:t>
        </w:r>
      </w:ins>
    </w:p>
    <w:p w:rsidR="00C00329" w:rsidRPr="00DC47F4" w:rsidRDefault="00E532ED" w:rsidP="00C00329">
      <w:pPr>
        <w:numPr>
          <w:ins w:id="5486" w:author="Jim Kulp" w:date="2009-12-09T09:37:00Z"/>
        </w:numPr>
      </w:pPr>
      <w:ins w:id="5487" w:author="Jim Kulp" w:date="2009-12-09T09:37:00Z">
        <w:r>
          <w:t>See StreamInterface MyClock attribute above.</w:t>
        </w:r>
      </w:ins>
      <w:del w:id="5488" w:author="Jim Kulp" w:date="2009-12-09T09:37:00Z">
        <w:r w:rsidR="00C00329" w:rsidRPr="00DC47F4" w:rsidDel="00E532ED">
          <w:delText>This attribute specifies the name of the clock used at this interface.  It must match the name of the clock child element of the component implementation.</w:delText>
        </w:r>
        <w:r w:rsidR="00C00329" w:rsidDel="00E532ED">
          <w:delText xml:space="preserve">  If not specified then the clock for this interface is the same as the WCI clock.</w:delText>
        </w:r>
      </w:del>
    </w:p>
    <w:p w:rsidR="00C00329" w:rsidRDefault="00C00329">
      <w:pPr>
        <w:pStyle w:val="Heading5"/>
        <w:numPr>
          <w:numberingChange w:id="5489" w:author="James Kulp" w:date="2008-11-13T10:51:00Z" w:original="%1:9:0:.%2:4:0:.%3:3:0:.%4:2:0:.%5:3:0:"/>
        </w:numPr>
      </w:pPr>
      <w:r w:rsidRPr="00DC47F4">
        <w:t>DataWidth attribute</w:t>
      </w:r>
    </w:p>
    <w:p w:rsidR="00C00329" w:rsidRPr="00DC47F4" w:rsidRDefault="00C00329" w:rsidP="00C00329">
      <w:r w:rsidRPr="00DC47F4">
        <w:t>As specified in the WIP data profiles.</w:t>
      </w:r>
    </w:p>
    <w:p w:rsidR="00C00329" w:rsidRDefault="00C00329" w:rsidP="00C00329">
      <w:pPr>
        <w:pStyle w:val="Heading5"/>
        <w:numPr>
          <w:numberingChange w:id="5490" w:author="James Kulp" w:date="2008-11-13T10:51:00Z" w:original="%1:9:0:.%2:4:0:.%3:3:0:.%4:2:0:.%5:4:0:"/>
        </w:numPr>
      </w:pPr>
      <w:r>
        <w:t>Byte</w:t>
      </w:r>
      <w:r w:rsidRPr="00DC47F4">
        <w:t>Width attribute</w:t>
      </w:r>
    </w:p>
    <w:p w:rsidR="00C00329" w:rsidRPr="00DC47F4" w:rsidRDefault="00C00329" w:rsidP="00C00329">
      <w:r w:rsidRPr="00DC47F4">
        <w:t>As specified in the WIP data profiles.</w:t>
      </w:r>
    </w:p>
    <w:p w:rsidR="00C00329" w:rsidRDefault="00C00329">
      <w:pPr>
        <w:pStyle w:val="Heading5"/>
        <w:numPr>
          <w:numberingChange w:id="5491" w:author="James Kulp" w:date="2008-11-13T10:51:00Z" w:original="%1:9:0:.%2:4:0:.%3:3:0:.%4:2:0:.%5:5:0:"/>
        </w:numPr>
      </w:pPr>
      <w:r w:rsidRPr="00DC47F4">
        <w:t>PreciseBurst attribute</w:t>
      </w:r>
    </w:p>
    <w:p w:rsidR="00C00329" w:rsidRPr="00DC47F4" w:rsidRDefault="00C00329" w:rsidP="00C00329">
      <w:r w:rsidRPr="00DC47F4">
        <w:t>As specified in the WIP data profiles.</w:t>
      </w:r>
    </w:p>
    <w:p w:rsidR="00C00329" w:rsidRDefault="00C00329">
      <w:pPr>
        <w:pStyle w:val="Heading5"/>
        <w:numPr>
          <w:numberingChange w:id="5492" w:author="James Kulp" w:date="2008-11-13T10:51:00Z" w:original="%1:9:0:.%2:4:0:.%3:3:0:.%4:2:0:.%5:6:0:"/>
        </w:numPr>
      </w:pPr>
      <w:r w:rsidRPr="00DC47F4">
        <w:t>ImpreciseBurst attribute</w:t>
      </w:r>
    </w:p>
    <w:p w:rsidR="00C00329" w:rsidRPr="00DC47F4" w:rsidRDefault="00C00329" w:rsidP="00C00329">
      <w:r w:rsidRPr="00DC47F4">
        <w:t>As specified in the WIP data profiles.</w:t>
      </w:r>
    </w:p>
    <w:p w:rsidR="00C00329" w:rsidRDefault="00C00329">
      <w:pPr>
        <w:pStyle w:val="Heading5"/>
        <w:numPr>
          <w:numberingChange w:id="5493" w:author="James Kulp" w:date="2008-11-13T10:51:00Z" w:original="%1:9:0:.%2:4:0:.%3:3:0:.%4:2:0:.%5:7:0:"/>
        </w:numPr>
      </w:pPr>
      <w:r w:rsidRPr="00DC47F4">
        <w:t>Continuous attribute</w:t>
      </w:r>
    </w:p>
    <w:p w:rsidR="00C00329" w:rsidRPr="00DC47F4" w:rsidRDefault="00C00329" w:rsidP="00C00329">
      <w:r w:rsidRPr="00DC47F4">
        <w:t>As specified in the WIP data profiles.</w:t>
      </w:r>
    </w:p>
    <w:p w:rsidR="00C00329" w:rsidRDefault="00C00329">
      <w:pPr>
        <w:pStyle w:val="Heading5"/>
        <w:numPr>
          <w:numberingChange w:id="5494" w:author="James Kulp" w:date="2008-11-13T10:51:00Z" w:original="%1:9:0:.%2:4:0:.%3:3:0:.%4:2:0:.%5:8:0:"/>
        </w:numPr>
      </w:pPr>
      <w:r w:rsidRPr="00DC47F4">
        <w:t>Talk</w:t>
      </w:r>
      <w:ins w:id="5495" w:author="Jim Kulp" w:date="2009-12-01T14:44:00Z">
        <w:r w:rsidR="0003750E">
          <w:t>B</w:t>
        </w:r>
      </w:ins>
      <w:del w:id="5496" w:author="Jim Kulp" w:date="2009-12-01T14:44:00Z">
        <w:r w:rsidRPr="00DC47F4" w:rsidDel="0003750E">
          <w:delText>b</w:delText>
        </w:r>
      </w:del>
      <w:r w:rsidRPr="00DC47F4">
        <w:t>ack attribute</w:t>
      </w:r>
    </w:p>
    <w:p w:rsidR="00C00329" w:rsidRDefault="00C00329" w:rsidP="00C00329">
      <w:pPr>
        <w:rPr>
          <w:ins w:id="5497" w:author="Jim Kulp" w:date="2010-01-25T18:49:00Z"/>
        </w:rPr>
      </w:pPr>
      <w:r w:rsidRPr="00DC47F4">
        <w:t>As specified in the WIP data profiles.</w:t>
      </w:r>
    </w:p>
    <w:p w:rsidR="00C53795" w:rsidRDefault="00C53795" w:rsidP="00C53795">
      <w:pPr>
        <w:pStyle w:val="Heading3"/>
        <w:numPr>
          <w:ins w:id="5498" w:author="Jim Kulp" w:date="2010-01-25T18:49:00Z"/>
        </w:numPr>
        <w:rPr>
          <w:ins w:id="5499" w:author="Jim Kulp" w:date="2010-01-25T18:49:00Z"/>
        </w:rPr>
      </w:pPr>
      <w:bookmarkStart w:id="5500" w:name="_Toc141235541"/>
      <w:ins w:id="5501" w:author="Jim Kulp" w:date="2010-01-25T18:49:00Z">
        <w:r>
          <w:t>Memory</w:t>
        </w:r>
        <w:r w:rsidRPr="00DC47F4">
          <w:t xml:space="preserve"> Aspects of a Component Implementation</w:t>
        </w:r>
        <w:bookmarkEnd w:id="5500"/>
      </w:ins>
    </w:p>
    <w:p w:rsidR="00C53795" w:rsidRPr="00DC47F4" w:rsidDel="00C53795" w:rsidRDefault="00C53795" w:rsidP="00C00329">
      <w:pPr>
        <w:numPr>
          <w:ins w:id="5502" w:author="Jim Kulp" w:date="2010-01-25T18:49:00Z"/>
        </w:numPr>
        <w:rPr>
          <w:del w:id="5503" w:author="Jim Kulp" w:date="2010-01-25T18:49:00Z"/>
        </w:rPr>
      </w:pPr>
    </w:p>
    <w:p w:rsidR="00C00329" w:rsidRDefault="00C00329">
      <w:pPr>
        <w:pStyle w:val="Heading4"/>
        <w:numPr>
          <w:numberingChange w:id="5504" w:author="James Kulp" w:date="2008-11-13T10:51:00Z" w:original="%1:9:0:.%2:4:0:.%3:3:0:.%4:3:0:"/>
        </w:numPr>
      </w:pPr>
      <w:r w:rsidRPr="00DD2F08">
        <w:t>Memory Interface element</w:t>
      </w:r>
    </w:p>
    <w:p w:rsidR="00C00329" w:rsidRPr="00DC47F4" w:rsidRDefault="00C00329" w:rsidP="00C00329">
      <w:r w:rsidRPr="00DC47F4">
        <w:t xml:space="preserve">The memory interface child element (MemoryInterface) of the </w:t>
      </w:r>
      <w:ins w:id="5505" w:author="Jim Kulp" w:date="2010-07-20T10:19:00Z">
        <w:r w:rsidR="00757099">
          <w:t>HDLImplementation</w:t>
        </w:r>
      </w:ins>
      <w:del w:id="5506" w:author="Jim Kulp" w:date="2010-07-20T10:19:00Z">
        <w:r w:rsidRPr="00DC47F4" w:rsidDel="00757099">
          <w:delText>component implementation description (ComponentImplementation)</w:delText>
        </w:r>
      </w:del>
      <w:r w:rsidRPr="00DC47F4">
        <w:t xml:space="preserve"> specifies a memory interface that uses the memory WIP profile (WMemI). </w:t>
      </w:r>
      <w:ins w:id="5507" w:author="Jim Kulp" w:date="2010-07-20T10:20:00Z">
        <w:r w:rsidR="00354D3D">
          <w:t xml:space="preserve"> Its presence indicates that the worker has a memory interface and requires that the infrastructure provide one to it.</w:t>
        </w:r>
      </w:ins>
    </w:p>
    <w:p w:rsidR="00C00329" w:rsidRDefault="00C00329">
      <w:pPr>
        <w:pStyle w:val="Heading5"/>
        <w:numPr>
          <w:numberingChange w:id="5508" w:author="James Kulp" w:date="2008-11-13T10:51:00Z" w:original="%1:9:0:.%2:4:0:.%3:3:0:.%4:3:0:.%5:1:0:"/>
        </w:numPr>
      </w:pPr>
      <w:r w:rsidRPr="00DC47F4">
        <w:t>Name attribute</w:t>
      </w:r>
    </w:p>
    <w:p w:rsidR="00C00329" w:rsidRPr="00DC47F4" w:rsidRDefault="00C00329" w:rsidP="00C00329">
      <w:r w:rsidRPr="00DC47F4">
        <w:t>This attribute specifies the name used for the memory interface (default is “mem</w:t>
      </w:r>
      <w:del w:id="5509" w:author="Jim Kulp" w:date="2010-07-20T10:23:00Z">
        <w:r w:rsidRPr="00DC47F4" w:rsidDel="00BD6D33">
          <w:delText>ory</w:delText>
        </w:r>
      </w:del>
      <w:r w:rsidRPr="00DC47F4">
        <w:t>”).</w:t>
      </w:r>
    </w:p>
    <w:p w:rsidR="00C00329" w:rsidRDefault="00C00329">
      <w:pPr>
        <w:pStyle w:val="Heading5"/>
        <w:numPr>
          <w:numberingChange w:id="5510" w:author="James Kulp" w:date="2008-11-13T10:51:00Z" w:original="%1:9:0:.%2:4:0:.%3:3:0:.%4:3:0:.%5:2:0:"/>
        </w:numPr>
      </w:pPr>
      <w:r w:rsidRPr="00DC47F4">
        <w:t>Clock attribute</w:t>
      </w:r>
    </w:p>
    <w:p w:rsidR="00E532ED" w:rsidRPr="00DC47F4" w:rsidRDefault="00C53795" w:rsidP="00E532ED">
      <w:pPr>
        <w:numPr>
          <w:ins w:id="5511" w:author="Jim Kulp" w:date="2009-12-09T09:38:00Z"/>
        </w:numPr>
        <w:rPr>
          <w:ins w:id="5512" w:author="Jim Kulp" w:date="2009-12-09T09:38:00Z"/>
        </w:rPr>
      </w:pPr>
      <w:ins w:id="5513" w:author="Jim Kulp" w:date="2009-12-09T09:38:00Z">
        <w:r>
          <w:t xml:space="preserve">See StreamInterface </w:t>
        </w:r>
        <w:r w:rsidR="00E532ED">
          <w:t>Clock attribute above.</w:t>
        </w:r>
      </w:ins>
    </w:p>
    <w:p w:rsidR="00E532ED" w:rsidRDefault="00C00329" w:rsidP="00E532ED">
      <w:pPr>
        <w:pStyle w:val="Heading5"/>
        <w:numPr>
          <w:ins w:id="5514" w:author="Jim Kulp" w:date="2009-12-09T09:38:00Z"/>
        </w:numPr>
        <w:rPr>
          <w:ins w:id="5515" w:author="Jim Kulp" w:date="2009-12-09T09:38:00Z"/>
        </w:rPr>
      </w:pPr>
      <w:del w:id="5516" w:author="Jim Kulp" w:date="2009-12-09T09:38:00Z">
        <w:r w:rsidRPr="00DC47F4" w:rsidDel="00E532ED">
          <w:delText>This attribute specifies the name of the clock used at this interface.  It must match the name of the clock child element of the component implementation.</w:delText>
        </w:r>
        <w:r w:rsidDel="00E532ED">
          <w:delText xml:space="preserve">  If this attribute is not specified, the WCI clock is used.</w:delText>
        </w:r>
      </w:del>
      <w:ins w:id="5517" w:author="Jim Kulp" w:date="2009-12-09T09:38:00Z">
        <w:r w:rsidR="00E532ED">
          <w:t>MyClock attribute</w:t>
        </w:r>
      </w:ins>
    </w:p>
    <w:p w:rsidR="00E532ED" w:rsidRPr="00DC47F4" w:rsidRDefault="00E532ED" w:rsidP="00C00329">
      <w:pPr>
        <w:numPr>
          <w:ins w:id="5518" w:author="Jim Kulp" w:date="2009-12-09T09:38:00Z"/>
        </w:numPr>
      </w:pPr>
      <w:ins w:id="5519" w:author="Jim Kulp" w:date="2009-12-09T09:38:00Z">
        <w:r>
          <w:t>See StreamInterface MyClock attribute above.</w:t>
        </w:r>
      </w:ins>
    </w:p>
    <w:p w:rsidR="00C00329" w:rsidRDefault="00C00329">
      <w:pPr>
        <w:pStyle w:val="Heading5"/>
        <w:numPr>
          <w:numberingChange w:id="5520" w:author="James Kulp" w:date="2008-11-13T10:51:00Z" w:original="%1:9:0:.%2:4:0:.%3:3:0:.%4:3:0:.%5:3:0:"/>
        </w:numPr>
      </w:pPr>
      <w:r>
        <w:t>Data</w:t>
      </w:r>
      <w:r w:rsidRPr="00DC47F4">
        <w:t>Width attribute</w:t>
      </w:r>
    </w:p>
    <w:p w:rsidR="00C00329" w:rsidRPr="00DC47F4" w:rsidRDefault="00C00329" w:rsidP="00C00329">
      <w:r w:rsidRPr="00DC47F4">
        <w:t>As specified in the WIP memory profiles.</w:t>
      </w:r>
    </w:p>
    <w:p w:rsidR="00C00329" w:rsidRPr="00DC47F4" w:rsidRDefault="00C00329" w:rsidP="00C00329">
      <w:pPr>
        <w:pStyle w:val="Heading5"/>
        <w:numPr>
          <w:numberingChange w:id="5521" w:author="James Kulp" w:date="2008-11-13T10:51:00Z" w:original="%1:9:0:.%2:4:0:.%3:3:0:.%4:3:0:.%5:4:0:"/>
        </w:numPr>
      </w:pPr>
      <w:r>
        <w:t>Byte</w:t>
      </w:r>
      <w:r w:rsidRPr="00DC47F4">
        <w:t>Width attribute</w:t>
      </w:r>
    </w:p>
    <w:p w:rsidR="00C00329" w:rsidRPr="00DC47F4" w:rsidRDefault="00C00329" w:rsidP="00C00329">
      <w:r w:rsidRPr="00DC47F4">
        <w:t>As specified in the WIP memory profile</w:t>
      </w:r>
      <w:del w:id="5522" w:author="Jim Kulp" w:date="2010-07-20T10:25:00Z">
        <w:r w:rsidRPr="00DC47F4" w:rsidDel="00BD6D33">
          <w:delText>s</w:delText>
        </w:r>
      </w:del>
      <w:r w:rsidRPr="00DC47F4">
        <w:t>.</w:t>
      </w:r>
    </w:p>
    <w:p w:rsidR="00C00329" w:rsidRDefault="00C00329">
      <w:pPr>
        <w:pStyle w:val="Heading5"/>
        <w:numPr>
          <w:numberingChange w:id="5523" w:author="James Kulp" w:date="2008-11-13T10:51:00Z" w:original="%1:9:0:.%2:4:0:.%3:3:0:.%4:3:0:.%5:5:0:"/>
        </w:numPr>
      </w:pPr>
      <w:r w:rsidRPr="00DC47F4">
        <w:t>PreciseBurst attribute</w:t>
      </w:r>
    </w:p>
    <w:p w:rsidR="00C00329" w:rsidRPr="00DC47F4" w:rsidRDefault="00C00329" w:rsidP="00C00329">
      <w:r w:rsidRPr="00DC47F4">
        <w:t>As specified in the WIP data profiles.</w:t>
      </w:r>
    </w:p>
    <w:p w:rsidR="00C00329" w:rsidRDefault="00C00329">
      <w:pPr>
        <w:pStyle w:val="Heading5"/>
        <w:numPr>
          <w:numberingChange w:id="5524" w:author="James Kulp" w:date="2008-11-13T10:51:00Z" w:original="%1:9:0:.%2:4:0:.%3:3:0:.%4:3:0:.%5:6:0:"/>
        </w:numPr>
      </w:pPr>
      <w:r w:rsidRPr="00DC47F4">
        <w:t>ImpreciseBurst attribute</w:t>
      </w:r>
    </w:p>
    <w:p w:rsidR="00C00329" w:rsidRPr="00DC47F4" w:rsidRDefault="00C00329" w:rsidP="00C00329">
      <w:r w:rsidRPr="00DC47F4">
        <w:t>As specified in the WIP data profiles.</w:t>
      </w:r>
    </w:p>
    <w:p w:rsidR="00C00329" w:rsidRDefault="00C00329">
      <w:pPr>
        <w:pStyle w:val="Heading5"/>
        <w:numPr>
          <w:numberingChange w:id="5525" w:author="James Kulp" w:date="2008-11-13T10:51:00Z" w:original="%1:9:0:.%2:4:0:.%3:3:0:.%4:3:0:.%5:7:0:"/>
        </w:numPr>
      </w:pPr>
      <w:r w:rsidRPr="00DC47F4">
        <w:t>Memory</w:t>
      </w:r>
      <w:r>
        <w:t>Words</w:t>
      </w:r>
    </w:p>
    <w:p w:rsidR="00C00329" w:rsidRPr="00DC47F4" w:rsidRDefault="00C00329" w:rsidP="00C00329">
      <w:r w:rsidRPr="00DC47F4">
        <w:t xml:space="preserve">As specified in the WIP </w:t>
      </w:r>
      <w:del w:id="5526" w:author="Jim Kulp" w:date="2010-07-20T10:25:00Z">
        <w:r w:rsidRPr="00DC47F4" w:rsidDel="00BD6D33">
          <w:delText xml:space="preserve">data </w:delText>
        </w:r>
      </w:del>
      <w:ins w:id="5527" w:author="Jim Kulp" w:date="2010-07-20T10:25:00Z">
        <w:r w:rsidR="00BD6D33">
          <w:t>memory</w:t>
        </w:r>
        <w:r w:rsidR="00BD6D33" w:rsidRPr="00DC47F4">
          <w:t xml:space="preserve"> </w:t>
        </w:r>
      </w:ins>
      <w:r w:rsidRPr="00DC47F4">
        <w:t>profile</w:t>
      </w:r>
      <w:del w:id="5528" w:author="Jim Kulp" w:date="2010-07-20T10:25:00Z">
        <w:r w:rsidRPr="00DC47F4" w:rsidDel="00BD6D33">
          <w:delText>s</w:delText>
        </w:r>
      </w:del>
      <w:r w:rsidRPr="00DC47F4">
        <w:t>.</w:t>
      </w:r>
    </w:p>
    <w:p w:rsidR="00C00329" w:rsidRDefault="00C00329">
      <w:pPr>
        <w:pStyle w:val="Heading5"/>
        <w:numPr>
          <w:numberingChange w:id="5529" w:author="James Kulp" w:date="2008-11-13T10:51:00Z" w:original="%1:9:0:.%2:4:0:.%3:3:0:.%4:3:0:.%5:8:0:"/>
        </w:numPr>
      </w:pPr>
      <w:r w:rsidRPr="00DC47F4">
        <w:t>MaxBurstLength attribute</w:t>
      </w:r>
    </w:p>
    <w:p w:rsidR="00C00329" w:rsidRPr="00DC47F4" w:rsidRDefault="00C00329" w:rsidP="00C00329">
      <w:r w:rsidRPr="00DC47F4">
        <w:t>As specified in the WIP data profiles.</w:t>
      </w:r>
    </w:p>
    <w:p w:rsidR="00C00329" w:rsidRDefault="00C00329">
      <w:pPr>
        <w:pStyle w:val="Heading5"/>
        <w:numPr>
          <w:numberingChange w:id="5530" w:author="James Kulp" w:date="2008-11-13T10:51:00Z" w:original="%1:9:0:.%2:4:0:.%3:3:0:.%4:3:0:.%5:9:0:"/>
        </w:numPr>
      </w:pPr>
      <w:r w:rsidRPr="00DC47F4">
        <w:t>WriteDataFlowControl attribute</w:t>
      </w:r>
    </w:p>
    <w:p w:rsidR="00C00329" w:rsidRPr="00DC47F4" w:rsidRDefault="00C00329" w:rsidP="00C00329">
      <w:r w:rsidRPr="00DC47F4">
        <w:t xml:space="preserve">As specified in the WIP </w:t>
      </w:r>
      <w:del w:id="5531" w:author="Jim Kulp" w:date="2010-07-20T10:26:00Z">
        <w:r w:rsidRPr="00DC47F4" w:rsidDel="00BD6D33">
          <w:delText xml:space="preserve">data </w:delText>
        </w:r>
      </w:del>
      <w:ins w:id="5532" w:author="Jim Kulp" w:date="2010-07-20T10:26:00Z">
        <w:r w:rsidR="00BD6D33">
          <w:t>memory</w:t>
        </w:r>
        <w:r w:rsidR="00BD6D33" w:rsidRPr="00DC47F4">
          <w:t xml:space="preserve"> </w:t>
        </w:r>
      </w:ins>
      <w:r w:rsidRPr="00DC47F4">
        <w:t>profile</w:t>
      </w:r>
      <w:del w:id="5533" w:author="Jim Kulp" w:date="2010-07-20T10:26:00Z">
        <w:r w:rsidRPr="00DC47F4" w:rsidDel="00BD6D33">
          <w:delText>s</w:delText>
        </w:r>
      </w:del>
      <w:r w:rsidRPr="00DC47F4">
        <w:t>.</w:t>
      </w:r>
    </w:p>
    <w:p w:rsidR="00C00329" w:rsidRDefault="00C00329">
      <w:pPr>
        <w:pStyle w:val="Heading5"/>
        <w:numPr>
          <w:numberingChange w:id="5534" w:author="James Kulp" w:date="2008-11-13T10:51:00Z" w:original="%1:9:0:.%2:4:0:.%3:3:0:.%4:3:0:.%5:10:0:"/>
        </w:numPr>
      </w:pPr>
      <w:r w:rsidRPr="00DC47F4">
        <w:t>ReadDataFlowControl attribute</w:t>
      </w:r>
    </w:p>
    <w:p w:rsidR="00C00329" w:rsidRDefault="00C00329" w:rsidP="00C00329">
      <w:pPr>
        <w:rPr>
          <w:ins w:id="5535" w:author="Jim Kulp" w:date="2010-01-25T18:46:00Z"/>
        </w:rPr>
      </w:pPr>
      <w:r w:rsidRPr="00DC47F4">
        <w:t xml:space="preserve">As specified in the WIP </w:t>
      </w:r>
      <w:del w:id="5536" w:author="Jim Kulp" w:date="2010-07-20T10:26:00Z">
        <w:r w:rsidRPr="00DC47F4" w:rsidDel="00BD6D33">
          <w:delText xml:space="preserve">data </w:delText>
        </w:r>
      </w:del>
      <w:ins w:id="5537" w:author="Jim Kulp" w:date="2010-07-20T10:26:00Z">
        <w:r w:rsidR="00BD6D33">
          <w:t>memory</w:t>
        </w:r>
        <w:r w:rsidR="00BD6D33" w:rsidRPr="00DC47F4">
          <w:t xml:space="preserve"> </w:t>
        </w:r>
      </w:ins>
      <w:r w:rsidRPr="00DC47F4">
        <w:t>profile</w:t>
      </w:r>
      <w:del w:id="5538" w:author="Jim Kulp" w:date="2010-07-20T10:26:00Z">
        <w:r w:rsidRPr="00DC47F4" w:rsidDel="00BD6D33">
          <w:delText>s</w:delText>
        </w:r>
      </w:del>
      <w:r w:rsidRPr="00DC47F4">
        <w:t>.</w:t>
      </w:r>
    </w:p>
    <w:p w:rsidR="00C53795" w:rsidRDefault="00C53795" w:rsidP="00C53795">
      <w:pPr>
        <w:pStyle w:val="Heading3"/>
        <w:numPr>
          <w:ins w:id="5539" w:author="Jim Kulp" w:date="2010-01-25T18:46:00Z"/>
        </w:numPr>
        <w:rPr>
          <w:ins w:id="5540" w:author="Jim Kulp" w:date="2010-01-25T18:46:00Z"/>
        </w:rPr>
      </w:pPr>
      <w:bookmarkStart w:id="5541" w:name="_Toc141235542"/>
      <w:ins w:id="5542" w:author="Jim Kulp" w:date="2010-01-25T18:46:00Z">
        <w:r>
          <w:t>Time</w:t>
        </w:r>
        <w:r w:rsidRPr="00DC47F4">
          <w:t xml:space="preserve"> Aspects of a Component Implementation</w:t>
        </w:r>
        <w:bookmarkEnd w:id="5541"/>
      </w:ins>
    </w:p>
    <w:p w:rsidR="00C53795" w:rsidRDefault="00C53795" w:rsidP="00C53795">
      <w:pPr>
        <w:pStyle w:val="Heading4"/>
        <w:numPr>
          <w:ins w:id="5543" w:author="Jim Kulp" w:date="2010-01-25T18:47:00Z"/>
        </w:numPr>
        <w:rPr>
          <w:ins w:id="5544" w:author="Jim Kulp" w:date="2010-01-25T18:47:00Z"/>
        </w:rPr>
      </w:pPr>
      <w:ins w:id="5545" w:author="Jim Kulp" w:date="2010-01-25T18:47:00Z">
        <w:r>
          <w:t>Time</w:t>
        </w:r>
        <w:r w:rsidRPr="00DD2F08">
          <w:t xml:space="preserve"> Interface element</w:t>
        </w:r>
      </w:ins>
    </w:p>
    <w:p w:rsidR="00C53795" w:rsidRPr="00DC47F4" w:rsidRDefault="00C53795" w:rsidP="00C53795">
      <w:pPr>
        <w:numPr>
          <w:ins w:id="5546" w:author="Jim Kulp" w:date="2010-01-25T18:47:00Z"/>
        </w:numPr>
        <w:rPr>
          <w:ins w:id="5547" w:author="Jim Kulp" w:date="2010-01-25T18:47:00Z"/>
        </w:rPr>
      </w:pPr>
      <w:ins w:id="5548" w:author="Jim Kulp" w:date="2010-01-25T18:47:00Z">
        <w:r w:rsidRPr="00DC47F4">
          <w:t xml:space="preserve">The </w:t>
        </w:r>
        <w:r>
          <w:t>time interface child element (Interface</w:t>
        </w:r>
        <w:r w:rsidRPr="00DC47F4">
          <w:t xml:space="preserve">Interface) of the component implementation description (ComponentImplementation) specifies a </w:t>
        </w:r>
        <w:r>
          <w:t>time</w:t>
        </w:r>
        <w:r w:rsidRPr="00DC47F4">
          <w:t xml:space="preserve"> interface that uses the </w:t>
        </w:r>
        <w:r>
          <w:t>time WIP profile (WTI).</w:t>
        </w:r>
      </w:ins>
    </w:p>
    <w:p w:rsidR="00C53795" w:rsidRDefault="00C53795" w:rsidP="00C53795">
      <w:pPr>
        <w:pStyle w:val="Heading5"/>
        <w:numPr>
          <w:ins w:id="5549" w:author="Jim Kulp" w:date="2010-01-25T18:50:00Z"/>
        </w:numPr>
        <w:rPr>
          <w:ins w:id="5550" w:author="Jim Kulp" w:date="2010-01-25T18:50:00Z"/>
        </w:rPr>
      </w:pPr>
      <w:ins w:id="5551" w:author="Jim Kulp" w:date="2010-01-25T18:50:00Z">
        <w:r w:rsidRPr="00DC47F4">
          <w:t>Name attribute</w:t>
        </w:r>
      </w:ins>
    </w:p>
    <w:p w:rsidR="00C53795" w:rsidRPr="00DC47F4" w:rsidRDefault="00C53795" w:rsidP="00C53795">
      <w:pPr>
        <w:numPr>
          <w:ins w:id="5552" w:author="Jim Kulp" w:date="2010-01-25T18:50:00Z"/>
        </w:numPr>
        <w:rPr>
          <w:ins w:id="5553" w:author="Jim Kulp" w:date="2010-01-25T18:50:00Z"/>
        </w:rPr>
      </w:pPr>
      <w:ins w:id="5554" w:author="Jim Kulp" w:date="2010-01-25T18:50:00Z">
        <w:r w:rsidRPr="00DC47F4">
          <w:t xml:space="preserve">This attribute specifies the name used for the </w:t>
        </w:r>
        <w:r>
          <w:t>time</w:t>
        </w:r>
        <w:r w:rsidRPr="00DC47F4">
          <w:t xml:space="preserve"> interface (default is “</w:t>
        </w:r>
        <w:r>
          <w:t>time</w:t>
        </w:r>
        <w:r w:rsidRPr="00DC47F4">
          <w:t>”).</w:t>
        </w:r>
      </w:ins>
    </w:p>
    <w:p w:rsidR="00C53795" w:rsidRDefault="00C53795" w:rsidP="00C53795">
      <w:pPr>
        <w:pStyle w:val="Heading5"/>
        <w:numPr>
          <w:ins w:id="5555" w:author="Jim Kulp" w:date="2010-01-25T18:50:00Z"/>
        </w:numPr>
        <w:rPr>
          <w:ins w:id="5556" w:author="Jim Kulp" w:date="2010-01-25T18:50:00Z"/>
        </w:rPr>
      </w:pPr>
      <w:ins w:id="5557" w:author="Jim Kulp" w:date="2010-01-25T18:50:00Z">
        <w:r w:rsidRPr="00DC47F4">
          <w:t>Clock attribute</w:t>
        </w:r>
      </w:ins>
    </w:p>
    <w:p w:rsidR="00C53795" w:rsidRPr="00DC47F4" w:rsidRDefault="00C53795" w:rsidP="00C53795">
      <w:pPr>
        <w:numPr>
          <w:ins w:id="5558" w:author="Jim Kulp" w:date="2010-01-25T18:50:00Z"/>
        </w:numPr>
        <w:rPr>
          <w:ins w:id="5559" w:author="Jim Kulp" w:date="2010-01-25T18:50:00Z"/>
        </w:rPr>
      </w:pPr>
      <w:ins w:id="5560" w:author="Jim Kulp" w:date="2010-01-25T18:50:00Z">
        <w:r>
          <w:t>See StreamInterface Clock attribute above.</w:t>
        </w:r>
      </w:ins>
    </w:p>
    <w:p w:rsidR="00C53795" w:rsidRDefault="00C53795" w:rsidP="00C53795">
      <w:pPr>
        <w:pStyle w:val="Heading5"/>
        <w:numPr>
          <w:ins w:id="5561" w:author="Jim Kulp" w:date="2010-01-25T18:50:00Z"/>
        </w:numPr>
        <w:rPr>
          <w:ins w:id="5562" w:author="Jim Kulp" w:date="2010-01-25T18:50:00Z"/>
        </w:rPr>
      </w:pPr>
      <w:ins w:id="5563" w:author="Jim Kulp" w:date="2010-01-25T18:50:00Z">
        <w:r>
          <w:t>MyClock attribute</w:t>
        </w:r>
      </w:ins>
    </w:p>
    <w:p w:rsidR="00C53795" w:rsidRPr="00DC47F4" w:rsidRDefault="00C53795" w:rsidP="00C53795">
      <w:pPr>
        <w:numPr>
          <w:ins w:id="5564" w:author="Jim Kulp" w:date="2010-01-25T18:50:00Z"/>
        </w:numPr>
        <w:rPr>
          <w:ins w:id="5565" w:author="Jim Kulp" w:date="2010-01-25T18:50:00Z"/>
        </w:rPr>
      </w:pPr>
      <w:ins w:id="5566" w:author="Jim Kulp" w:date="2010-01-25T18:50:00Z">
        <w:r>
          <w:t>See StreamInterface MyClock attribute above.</w:t>
        </w:r>
      </w:ins>
    </w:p>
    <w:p w:rsidR="00C53795" w:rsidRDefault="00C53795" w:rsidP="00C53795">
      <w:pPr>
        <w:pStyle w:val="Heading5"/>
        <w:numPr>
          <w:ins w:id="5567" w:author="Jim Kulp" w:date="2010-01-25T18:50:00Z"/>
        </w:numPr>
        <w:rPr>
          <w:ins w:id="5568" w:author="Jim Kulp" w:date="2010-01-25T18:50:00Z"/>
        </w:rPr>
      </w:pPr>
      <w:ins w:id="5569" w:author="Jim Kulp" w:date="2010-01-25T18:50:00Z">
        <w:r>
          <w:t>Seconds</w:t>
        </w:r>
        <w:r w:rsidRPr="00DC47F4">
          <w:t>Width attribute</w:t>
        </w:r>
      </w:ins>
    </w:p>
    <w:p w:rsidR="00C53795" w:rsidRPr="00DC47F4" w:rsidRDefault="00C53795" w:rsidP="00C53795">
      <w:pPr>
        <w:numPr>
          <w:ins w:id="5570" w:author="Jim Kulp" w:date="2010-01-25T18:50:00Z"/>
        </w:numPr>
        <w:rPr>
          <w:ins w:id="5571" w:author="Jim Kulp" w:date="2010-01-25T18:50:00Z"/>
        </w:rPr>
      </w:pPr>
      <w:ins w:id="5572" w:author="Jim Kulp" w:date="2010-01-25T18:50:00Z">
        <w:r>
          <w:t>As specified in the WTI profile</w:t>
        </w:r>
        <w:r w:rsidRPr="00DC47F4">
          <w:t>.</w:t>
        </w:r>
      </w:ins>
    </w:p>
    <w:p w:rsidR="00C53795" w:rsidRPr="00DC47F4" w:rsidRDefault="00C53795" w:rsidP="00C53795">
      <w:pPr>
        <w:pStyle w:val="Heading5"/>
        <w:numPr>
          <w:ins w:id="5573" w:author="Jim Kulp" w:date="2010-01-25T18:50:00Z"/>
        </w:numPr>
        <w:rPr>
          <w:ins w:id="5574" w:author="Jim Kulp" w:date="2010-01-25T18:50:00Z"/>
        </w:rPr>
      </w:pPr>
      <w:ins w:id="5575" w:author="Jim Kulp" w:date="2010-01-25T18:50:00Z">
        <w:r>
          <w:t>Fraction</w:t>
        </w:r>
        <w:r w:rsidRPr="00DC47F4">
          <w:t>Width attribute</w:t>
        </w:r>
      </w:ins>
    </w:p>
    <w:p w:rsidR="00C53795" w:rsidRPr="00DC47F4" w:rsidRDefault="00C53795" w:rsidP="00C53795">
      <w:pPr>
        <w:numPr>
          <w:ins w:id="5576" w:author="Jim Kulp" w:date="2010-01-25T18:50:00Z"/>
        </w:numPr>
        <w:rPr>
          <w:ins w:id="5577" w:author="Jim Kulp" w:date="2010-01-25T18:50:00Z"/>
        </w:rPr>
      </w:pPr>
      <w:ins w:id="5578" w:author="Jim Kulp" w:date="2010-01-25T18:50:00Z">
        <w:r>
          <w:t>As specified in the WTI profile</w:t>
        </w:r>
        <w:r w:rsidRPr="00DC47F4">
          <w:t>.</w:t>
        </w:r>
      </w:ins>
    </w:p>
    <w:p w:rsidR="00C53795" w:rsidRDefault="00C53795" w:rsidP="00C53795">
      <w:pPr>
        <w:pStyle w:val="Heading5"/>
        <w:numPr>
          <w:ins w:id="5579" w:author="Jim Kulp" w:date="2010-01-25T18:50:00Z"/>
        </w:numPr>
        <w:rPr>
          <w:ins w:id="5580" w:author="Jim Kulp" w:date="2010-01-25T18:50:00Z"/>
        </w:rPr>
      </w:pPr>
      <w:ins w:id="5581" w:author="Jim Kulp" w:date="2010-01-25T18:51:00Z">
        <w:r>
          <w:t>AllowUnavailable</w:t>
        </w:r>
      </w:ins>
      <w:ins w:id="5582" w:author="Jim Kulp" w:date="2010-01-25T18:50:00Z">
        <w:r w:rsidRPr="00DC47F4">
          <w:t xml:space="preserve"> attribute</w:t>
        </w:r>
      </w:ins>
    </w:p>
    <w:p w:rsidR="00C53795" w:rsidRPr="00DC47F4" w:rsidRDefault="00C53795" w:rsidP="00C53795">
      <w:pPr>
        <w:numPr>
          <w:ins w:id="5583" w:author="Jim Kulp" w:date="2010-01-25T18:50:00Z"/>
        </w:numPr>
        <w:rPr>
          <w:ins w:id="5584" w:author="Jim Kulp" w:date="2010-01-25T18:50:00Z"/>
        </w:rPr>
      </w:pPr>
      <w:ins w:id="5585" w:author="Jim Kulp" w:date="2010-01-25T18:50:00Z">
        <w:r w:rsidRPr="00DC47F4">
          <w:t xml:space="preserve">As specified in the </w:t>
        </w:r>
      </w:ins>
      <w:ins w:id="5586" w:author="Jim Kulp" w:date="2010-01-25T18:51:00Z">
        <w:r>
          <w:t>WTI</w:t>
        </w:r>
      </w:ins>
      <w:ins w:id="5587" w:author="Jim Kulp" w:date="2010-01-25T18:50:00Z">
        <w:r>
          <w:t xml:space="preserve"> profile</w:t>
        </w:r>
        <w:r w:rsidRPr="00DC47F4">
          <w:t>.</w:t>
        </w:r>
      </w:ins>
    </w:p>
    <w:p w:rsidR="00000000" w:rsidRDefault="00FE3F12">
      <w:pPr>
        <w:pStyle w:val="Heading1"/>
        <w:numPr>
          <w:ins w:id="5588" w:author="Jim Kulp" w:date="2010-07-20T08:53:00Z"/>
        </w:numPr>
        <w:rPr>
          <w:ins w:id="5589" w:author="Jim Kulp" w:date="2010-07-20T08:53:00Z"/>
        </w:rPr>
        <w:pPrChange w:id="5590" w:author="Jim Kulp" w:date="2010-07-20T08:52:00Z">
          <w:pPr>
            <w:pStyle w:val="Heading2"/>
          </w:pPr>
        </w:pPrChange>
      </w:pPr>
      <w:bookmarkStart w:id="5591" w:name="_Toc141235543"/>
      <w:ins w:id="5592" w:author="Jim Kulp" w:date="2010-07-20T08:53:00Z">
        <w:r w:rsidRPr="001E2B1B">
          <w:t>Definitions</w:t>
        </w:r>
        <w:bookmarkEnd w:id="5591"/>
      </w:ins>
    </w:p>
    <w:p w:rsidR="00000000" w:rsidRDefault="00FE3F12">
      <w:pPr>
        <w:pStyle w:val="Body"/>
        <w:numPr>
          <w:ins w:id="5593" w:author="Jim Kulp" w:date="2010-07-20T08:53:00Z"/>
        </w:numPr>
        <w:spacing w:after="240"/>
        <w:rPr>
          <w:ins w:id="5594" w:author="Jim Kulp" w:date="2010-07-20T08:53:00Z"/>
          <w:b/>
        </w:rPr>
        <w:pPrChange w:id="5595" w:author="Jim Kulp" w:date="2010-07-20T08:52:00Z">
          <w:pPr>
            <w:pStyle w:val="Body"/>
            <w:spacing w:after="240"/>
          </w:pPr>
        </w:pPrChange>
      </w:pPr>
      <w:ins w:id="5596" w:author="Jim Kulp" w:date="2010-07-20T08:53:00Z">
        <w:r w:rsidRPr="001E2B1B">
          <w:rPr>
            <w:b/>
          </w:rPr>
          <w:t>Application</w:t>
        </w:r>
        <w:r w:rsidRPr="001E2B1B">
          <w:t xml:space="preserve"> – IP is either application of infrastructure. Application IP blocks are called workers in this document.</w:t>
        </w:r>
      </w:ins>
    </w:p>
    <w:p w:rsidR="00000000" w:rsidRDefault="008F0A98">
      <w:pPr>
        <w:pStyle w:val="Body"/>
        <w:numPr>
          <w:ins w:id="5597" w:author="Jim Kulp" w:date="2010-07-20T08:53:00Z"/>
        </w:numPr>
        <w:spacing w:after="240"/>
        <w:rPr>
          <w:ins w:id="5598" w:author="Jim Kulp" w:date="2010-07-20T08:53:00Z"/>
        </w:rPr>
        <w:pPrChange w:id="5599" w:author="Jim Kulp" w:date="2010-07-20T08:52:00Z">
          <w:pPr>
            <w:pStyle w:val="Body"/>
            <w:spacing w:after="240"/>
          </w:pPr>
        </w:pPrChange>
      </w:pPr>
      <w:ins w:id="5600" w:author="Jim Kulp" w:date="2010-07-20T10:26:00Z">
        <w:r>
          <w:rPr>
            <w:b/>
          </w:rPr>
          <w:t>Profile</w:t>
        </w:r>
      </w:ins>
      <w:ins w:id="5601" w:author="Jim Kulp" w:date="2010-07-20T08:53:00Z">
        <w:r w:rsidR="00FE3F12" w:rsidRPr="001E2B1B">
          <w:rPr>
            <w:b/>
          </w:rPr>
          <w:t xml:space="preserve"> Attribute</w:t>
        </w:r>
        <w:r w:rsidR="00FE3F12" w:rsidRPr="001E2B1B">
          <w:t xml:space="preserve"> – The </w:t>
        </w:r>
        <w:r w:rsidR="00FE3F12">
          <w:t xml:space="preserve">WIP </w:t>
        </w:r>
        <w:r w:rsidR="00FE3F12" w:rsidRPr="001E2B1B">
          <w:t xml:space="preserve">attributes of </w:t>
        </w:r>
        <w:r w:rsidR="00FE3F12">
          <w:t>an interface</w:t>
        </w:r>
        <w:r w:rsidR="00FE3F12" w:rsidRPr="001E2B1B">
          <w:t xml:space="preserve"> determine the OCP configuration parameters and thus the signals in the interface.</w:t>
        </w:r>
      </w:ins>
    </w:p>
    <w:p w:rsidR="00000000" w:rsidRDefault="00FE3F12">
      <w:pPr>
        <w:numPr>
          <w:ins w:id="5602" w:author="Jim Kulp" w:date="2010-07-20T08:53:00Z"/>
        </w:numPr>
        <w:autoSpaceDE w:val="0"/>
        <w:autoSpaceDN w:val="0"/>
        <w:adjustRightInd w:val="0"/>
        <w:spacing w:before="0" w:after="240"/>
        <w:rPr>
          <w:ins w:id="5603" w:author="Jim Kulp" w:date="2010-07-20T08:53:00Z"/>
        </w:rPr>
        <w:pPrChange w:id="5604" w:author="Jim Kulp" w:date="2010-07-20T08:52:00Z">
          <w:pPr>
            <w:autoSpaceDE w:val="0"/>
            <w:autoSpaceDN w:val="0"/>
            <w:adjustRightInd w:val="0"/>
            <w:spacing w:before="0" w:after="240"/>
          </w:pPr>
        </w:pPrChange>
      </w:pPr>
      <w:ins w:id="5605" w:author="Jim Kulp" w:date="2010-07-20T08:53:00Z">
        <w:r w:rsidRPr="001E2B1B">
          <w:rPr>
            <w:b/>
          </w:rPr>
          <w:t xml:space="preserve"> Configuration Properties</w:t>
        </w:r>
        <w:r w:rsidRPr="001E2B1B">
          <w:t xml:space="preserve"> – Named storage locations of a worker that may be read or written. Their values indicate or control aspects of the worker’s operation. Reading and writing these property values may or may not have side effects on the operation of the worker. Configuration properties with side effects can be used for custom worker control. Each worker may have its own, possibly unique, set of configuration properties. They may include hardware resource such registers, memory, and state.</w:t>
        </w:r>
      </w:ins>
    </w:p>
    <w:p w:rsidR="00000000" w:rsidRDefault="00FE3F12">
      <w:pPr>
        <w:pStyle w:val="Body"/>
        <w:numPr>
          <w:ins w:id="5606" w:author="Jim Kulp" w:date="2010-07-20T08:53:00Z"/>
        </w:numPr>
        <w:spacing w:after="240"/>
        <w:rPr>
          <w:ins w:id="5607" w:author="Jim Kulp" w:date="2010-07-20T08:53:00Z"/>
        </w:rPr>
        <w:pPrChange w:id="5608" w:author="Jim Kulp" w:date="2010-07-20T08:52:00Z">
          <w:pPr>
            <w:pStyle w:val="Body"/>
            <w:spacing w:after="240"/>
          </w:pPr>
        </w:pPrChange>
      </w:pPr>
      <w:ins w:id="5609" w:author="Jim Kulp" w:date="2010-07-20T08:53:00Z">
        <w:r>
          <w:rPr>
            <w:b/>
          </w:rPr>
          <w:t>WIP</w:t>
        </w:r>
        <w:r w:rsidRPr="001E2B1B">
          <w:rPr>
            <w:b/>
          </w:rPr>
          <w:t xml:space="preserve"> </w:t>
        </w:r>
        <w:r w:rsidRPr="001E2B1B">
          <w:t xml:space="preserve">– </w:t>
        </w:r>
        <w:r>
          <w:t>Worker Interface Profiles –</w:t>
        </w:r>
        <w:r w:rsidRPr="001E2B1B">
          <w:t xml:space="preserve"> The interface</w:t>
        </w:r>
        <w:r>
          <w:t xml:space="preserve"> profiles</w:t>
        </w:r>
        <w:r w:rsidRPr="001E2B1B">
          <w:t xml:space="preserve"> defined in this document.</w:t>
        </w:r>
      </w:ins>
    </w:p>
    <w:p w:rsidR="00000000" w:rsidRDefault="00FE3F12">
      <w:pPr>
        <w:pStyle w:val="Body"/>
        <w:numPr>
          <w:ins w:id="5610" w:author="Jim Kulp" w:date="2010-07-20T08:53:00Z"/>
        </w:numPr>
        <w:spacing w:after="240"/>
        <w:rPr>
          <w:ins w:id="5611" w:author="Jim Kulp" w:date="2010-07-20T08:53:00Z"/>
        </w:rPr>
        <w:pPrChange w:id="5612" w:author="Jim Kulp" w:date="2010-07-20T08:52:00Z">
          <w:pPr>
            <w:pStyle w:val="Body"/>
            <w:spacing w:after="240"/>
          </w:pPr>
        </w:pPrChange>
      </w:pPr>
      <w:ins w:id="5613" w:author="Jim Kulp" w:date="2010-07-20T08:53:00Z">
        <w:r w:rsidRPr="001E2B1B">
          <w:rPr>
            <w:b/>
          </w:rPr>
          <w:t>Container</w:t>
        </w:r>
        <w:r w:rsidRPr="001E2B1B">
          <w:t xml:space="preserve"> –</w:t>
        </w:r>
        <w:r>
          <w:t xml:space="preserve"> A collection of</w:t>
        </w:r>
        <w:r w:rsidRPr="001E2B1B">
          <w:t xml:space="preserve"> “infrastructure”</w:t>
        </w:r>
        <w:r>
          <w:t xml:space="preserve"> IP configured to “contain” a set of application workers, such that the two combined represent a complete FPGA design</w:t>
        </w:r>
        <w:r w:rsidRPr="001E2B1B">
          <w:t>.</w:t>
        </w:r>
        <w:r>
          <w:t xml:space="preserve">  I.e. a “donut” of IP with chip pins on the outside, and the application workers residing in the “hole”.</w:t>
        </w:r>
        <w:r w:rsidRPr="001E2B1B">
          <w:t xml:space="preserve"> </w:t>
        </w:r>
        <w:r>
          <w:t xml:space="preserve"> </w:t>
        </w:r>
        <w:r w:rsidRPr="001E2B1B">
          <w:t xml:space="preserve">Interfaces that cross the </w:t>
        </w:r>
        <w:r>
          <w:t xml:space="preserve">inside </w:t>
        </w:r>
        <w:r w:rsidRPr="001E2B1B">
          <w:t xml:space="preserve">container bounds </w:t>
        </w:r>
        <w:r>
          <w:t xml:space="preserve">(between the hole and the donut) </w:t>
        </w:r>
        <w:r w:rsidRPr="001E2B1B">
          <w:t xml:space="preserve">are between application and infrastructure. Interfaces that stay within the </w:t>
        </w:r>
        <w:r>
          <w:t>hole</w:t>
        </w:r>
        <w:r w:rsidRPr="001E2B1B">
          <w:t xml:space="preserve"> are between </w:t>
        </w:r>
        <w:r>
          <w:t xml:space="preserve">application </w:t>
        </w:r>
        <w:r w:rsidRPr="001E2B1B">
          <w:t xml:space="preserve">workers. </w:t>
        </w:r>
        <w:r>
          <w:t xml:space="preserve">  The outside of the container represents off-chip interfaces.</w:t>
        </w:r>
      </w:ins>
    </w:p>
    <w:p w:rsidR="00000000" w:rsidRDefault="00FE3F12">
      <w:pPr>
        <w:pStyle w:val="Body"/>
        <w:numPr>
          <w:ins w:id="5614" w:author="Jim Kulp" w:date="2010-07-20T08:53:00Z"/>
        </w:numPr>
        <w:spacing w:after="240"/>
        <w:rPr>
          <w:ins w:id="5615" w:author="Jim Kulp" w:date="2010-07-20T08:53:00Z"/>
        </w:rPr>
        <w:pPrChange w:id="5616" w:author="Jim Kulp" w:date="2010-07-20T08:52:00Z">
          <w:pPr>
            <w:pStyle w:val="Body"/>
            <w:spacing w:after="240"/>
          </w:pPr>
        </w:pPrChange>
      </w:pPr>
      <w:ins w:id="5617" w:author="Jim Kulp" w:date="2010-07-20T08:53:00Z">
        <w:r>
          <w:rPr>
            <w:b/>
          </w:rPr>
          <w:t>Implementation Attribute</w:t>
        </w:r>
        <w:r w:rsidRPr="001E2B1B">
          <w:t xml:space="preserve"> – </w:t>
        </w:r>
        <w:r>
          <w:t xml:space="preserve">An attribute related to a particular implementation (design) of a worker, for one of its interfaces.  I.e. one that is not necessarily common across a set of implementations of the same high level </w:t>
        </w:r>
      </w:ins>
      <w:ins w:id="5618" w:author="Jim Kulp" w:date="2010-07-20T10:28:00Z">
        <w:r w:rsidR="008F0A98">
          <w:t>component</w:t>
        </w:r>
      </w:ins>
      <w:ins w:id="5619" w:author="Jim Kulp" w:date="2010-07-20T08:53:00Z">
        <w:r>
          <w:t xml:space="preserve"> definition</w:t>
        </w:r>
      </w:ins>
      <w:ins w:id="5620" w:author="Jim Kulp" w:date="2010-07-20T10:28:00Z">
        <w:r w:rsidR="008F0A98">
          <w:t xml:space="preserve"> (OCS)</w:t>
        </w:r>
      </w:ins>
      <w:ins w:id="5621" w:author="Jim Kulp" w:date="2010-07-20T08:53:00Z">
        <w:r>
          <w:t>.</w:t>
        </w:r>
      </w:ins>
    </w:p>
    <w:p w:rsidR="00000000" w:rsidRDefault="00FE3F12">
      <w:pPr>
        <w:pStyle w:val="Body"/>
        <w:numPr>
          <w:ins w:id="5622" w:author="Jim Kulp" w:date="2010-07-20T08:53:00Z"/>
        </w:numPr>
        <w:spacing w:after="240"/>
        <w:rPr>
          <w:ins w:id="5623" w:author="Jim Kulp" w:date="2010-07-20T08:53:00Z"/>
          <w:b/>
        </w:rPr>
        <w:pPrChange w:id="5624" w:author="Jim Kulp" w:date="2010-07-20T08:52:00Z">
          <w:pPr>
            <w:pStyle w:val="Body"/>
            <w:spacing w:after="240"/>
          </w:pPr>
        </w:pPrChange>
      </w:pPr>
      <w:ins w:id="5625" w:author="Jim Kulp" w:date="2010-07-20T08:53:00Z">
        <w:r w:rsidRPr="001E2B1B">
          <w:rPr>
            <w:b/>
          </w:rPr>
          <w:t>Infrastructure</w:t>
        </w:r>
        <w:r w:rsidRPr="001E2B1B">
          <w:t xml:space="preserve"> – IP is either application </w:t>
        </w:r>
        <w:r w:rsidRPr="001E2B1B" w:rsidDel="00E95B4A">
          <w:t xml:space="preserve">of </w:t>
        </w:r>
        <w:r w:rsidRPr="001E2B1B">
          <w:t>o</w:t>
        </w:r>
        <w:r>
          <w:t>r</w:t>
        </w:r>
        <w:r w:rsidRPr="001E2B1B">
          <w:t xml:space="preserve"> infrastructure. IP that is not application is infrastructure.</w:t>
        </w:r>
      </w:ins>
    </w:p>
    <w:p w:rsidR="00000000" w:rsidRDefault="00FE3F12">
      <w:pPr>
        <w:pStyle w:val="Body"/>
        <w:numPr>
          <w:ins w:id="5626" w:author="Jim Kulp" w:date="2010-07-20T08:53:00Z"/>
        </w:numPr>
        <w:spacing w:after="240"/>
        <w:rPr>
          <w:ins w:id="5627" w:author="Jim Kulp" w:date="2010-07-20T08:53:00Z"/>
        </w:rPr>
        <w:pPrChange w:id="5628" w:author="Jim Kulp" w:date="2010-07-20T08:52:00Z">
          <w:pPr>
            <w:pStyle w:val="Body"/>
            <w:spacing w:after="240"/>
          </w:pPr>
        </w:pPrChange>
      </w:pPr>
      <w:ins w:id="5629" w:author="Jim Kulp" w:date="2010-07-20T08:53:00Z">
        <w:r w:rsidRPr="001E2B1B">
          <w:rPr>
            <w:b/>
          </w:rPr>
          <w:t>OCP Configuration Parameter</w:t>
        </w:r>
        <w:r w:rsidRPr="001E2B1B">
          <w:t xml:space="preserve"> – An OCP-defined parameter used to configure the signals of an OCP interface</w:t>
        </w:r>
        <w:r>
          <w:t>.</w:t>
        </w:r>
      </w:ins>
    </w:p>
    <w:p w:rsidR="00000000" w:rsidRDefault="00FE3F12">
      <w:pPr>
        <w:pStyle w:val="Body"/>
        <w:numPr>
          <w:ins w:id="5630" w:author="Jim Kulp" w:date="2010-07-20T08:53:00Z"/>
        </w:numPr>
        <w:spacing w:after="240"/>
        <w:rPr>
          <w:ins w:id="5631" w:author="Jim Kulp" w:date="2010-07-20T08:53:00Z"/>
        </w:rPr>
        <w:pPrChange w:id="5632" w:author="Jim Kulp" w:date="2010-07-20T08:52:00Z">
          <w:pPr>
            <w:pStyle w:val="Body"/>
            <w:spacing w:after="240"/>
          </w:pPr>
        </w:pPrChange>
      </w:pPr>
      <w:ins w:id="5633" w:author="Jim Kulp" w:date="2010-07-20T08:53:00Z">
        <w:r w:rsidRPr="001E2B1B">
          <w:rPr>
            <w:b/>
          </w:rPr>
          <w:t>Opcode</w:t>
        </w:r>
        <w:r w:rsidRPr="001E2B1B">
          <w:t xml:space="preserve"> – Synonymous with “message type” in the context of this document. </w:t>
        </w:r>
      </w:ins>
      <w:ins w:id="5634" w:author="Jim Kulp" w:date="2010-07-20T10:28:00Z">
        <w:r w:rsidR="008F0A98">
          <w:t xml:space="preserve"> </w:t>
        </w:r>
      </w:ins>
      <w:ins w:id="5635" w:author="Jim Kulp" w:date="2010-07-20T08:53:00Z">
        <w:r w:rsidRPr="001E2B1B">
          <w:t xml:space="preserve">Opcodes allow multiple message types to be sent across worker data </w:t>
        </w:r>
        <w:r>
          <w:t>interfaces</w:t>
        </w:r>
        <w:r w:rsidRPr="001E2B1B">
          <w:t>.</w:t>
        </w:r>
      </w:ins>
    </w:p>
    <w:p w:rsidR="00000000" w:rsidRDefault="00FE3F12">
      <w:pPr>
        <w:pStyle w:val="Body"/>
        <w:numPr>
          <w:ins w:id="5636" w:author="Jim Kulp" w:date="2010-07-20T08:53:00Z"/>
        </w:numPr>
        <w:spacing w:after="240"/>
        <w:rPr>
          <w:ins w:id="5637" w:author="Jim Kulp" w:date="2010-07-20T08:53:00Z"/>
        </w:rPr>
        <w:pPrChange w:id="5638" w:author="Jim Kulp" w:date="2010-07-20T08:52:00Z">
          <w:pPr>
            <w:pStyle w:val="Body"/>
            <w:spacing w:after="240"/>
          </w:pPr>
        </w:pPrChange>
      </w:pPr>
      <w:ins w:id="5639" w:author="Jim Kulp" w:date="2010-07-20T08:53:00Z">
        <w:r w:rsidRPr="001E2B1B">
          <w:rPr>
            <w:b/>
          </w:rPr>
          <w:t>Profile</w:t>
        </w:r>
        <w:r w:rsidRPr="001E2B1B">
          <w:t xml:space="preserve"> – A name for a </w:t>
        </w:r>
        <w:r>
          <w:t>subset of the universe of possible values</w:t>
        </w:r>
        <w:r w:rsidRPr="001E2B1B">
          <w:t xml:space="preserve"> of OCP configuration parameters with a specific and well-defined set of choices</w:t>
        </w:r>
        <w:r>
          <w:t>, intended to facilitate and regularize common usage</w:t>
        </w:r>
        <w:r w:rsidRPr="001E2B1B">
          <w:t>.</w:t>
        </w:r>
        <w:r>
          <w:t xml:space="preserve"> See OCP chapter 11 “OCP Profiles”.</w:t>
        </w:r>
      </w:ins>
    </w:p>
    <w:p w:rsidR="00000000" w:rsidRDefault="00FE3F12">
      <w:pPr>
        <w:pStyle w:val="Body"/>
        <w:numPr>
          <w:ins w:id="5640" w:author="Jim Kulp" w:date="2010-07-20T08:53:00Z"/>
        </w:numPr>
        <w:spacing w:after="240"/>
        <w:rPr>
          <w:ins w:id="5641" w:author="Jim Kulp" w:date="2010-07-20T08:53:00Z"/>
        </w:rPr>
        <w:pPrChange w:id="5642" w:author="Jim Kulp" w:date="2010-07-20T08:52:00Z">
          <w:pPr>
            <w:pStyle w:val="Body"/>
            <w:spacing w:after="240"/>
          </w:pPr>
        </w:pPrChange>
      </w:pPr>
      <w:ins w:id="5643" w:author="Jim Kulp" w:date="2010-07-20T08:53:00Z">
        <w:r>
          <w:rPr>
            <w:b/>
          </w:rPr>
          <w:t>Protocol Attribute</w:t>
        </w:r>
        <w:r w:rsidRPr="001E2B1B">
          <w:t xml:space="preserve"> – A</w:t>
        </w:r>
        <w:r>
          <w:t xml:space="preserve"> higher-level attribute more related to “what” is communicated than “how”. Protocol attributes for communication between connected data interfaces that are independent of implementation.</w:t>
        </w:r>
      </w:ins>
    </w:p>
    <w:p w:rsidR="00000000" w:rsidRDefault="00FE3F12">
      <w:pPr>
        <w:pStyle w:val="Body"/>
        <w:numPr>
          <w:ins w:id="5644" w:author="Jim Kulp" w:date="2010-07-20T08:53:00Z"/>
        </w:numPr>
        <w:spacing w:after="240"/>
        <w:rPr>
          <w:ins w:id="5645" w:author="Jim Kulp" w:date="2010-07-20T08:53:00Z"/>
        </w:rPr>
        <w:pPrChange w:id="5646" w:author="Jim Kulp" w:date="2010-07-20T08:52:00Z">
          <w:pPr>
            <w:pStyle w:val="Body"/>
            <w:spacing w:after="240"/>
          </w:pPr>
        </w:pPrChange>
      </w:pPr>
      <w:ins w:id="5647" w:author="Jim Kulp" w:date="2010-07-20T08:53:00Z">
        <w:r w:rsidRPr="001E2B1B">
          <w:rPr>
            <w:b/>
          </w:rPr>
          <w:t>Worker</w:t>
        </w:r>
        <w:r w:rsidRPr="001E2B1B">
          <w:t xml:space="preserve"> – </w:t>
        </w:r>
        <w:r w:rsidRPr="001E2B1B">
          <w:rPr>
            <w:rFonts w:cs="Arial"/>
            <w:color w:val="000000"/>
          </w:rPr>
          <w:t>A concrete implementation (and possibly runtime instance) of a component, g</w:t>
        </w:r>
        <w:r w:rsidRPr="001E2B1B">
          <w:t xml:space="preserve">enerally </w:t>
        </w:r>
        <w:r>
          <w:t>existing</w:t>
        </w:r>
        <w:r w:rsidRPr="001E2B1B">
          <w:t xml:space="preserve"> within a container. </w:t>
        </w:r>
        <w:r w:rsidRPr="001E2B1B">
          <w:rPr>
            <w:rFonts w:cs="Arial"/>
            <w:color w:val="000000"/>
          </w:rPr>
          <w:t xml:space="preserve">"Application IP blocks" </w:t>
        </w:r>
        <w:r>
          <w:rPr>
            <w:rFonts w:cs="Arial"/>
            <w:color w:val="000000"/>
          </w:rPr>
          <w:t xml:space="preserve">(components) </w:t>
        </w:r>
        <w:r w:rsidRPr="001E2B1B">
          <w:rPr>
            <w:rFonts w:cs="Arial"/>
            <w:color w:val="000000"/>
          </w:rPr>
          <w:t>are termed "workers" in this document.</w:t>
        </w:r>
      </w:ins>
    </w:p>
    <w:p w:rsidR="00000000" w:rsidRDefault="00FE3F12">
      <w:pPr>
        <w:pStyle w:val="BodyText2"/>
        <w:numPr>
          <w:ins w:id="5648" w:author="Jim Kulp" w:date="2010-07-20T08:53:00Z"/>
        </w:numPr>
        <w:ind w:left="0"/>
        <w:rPr>
          <w:ins w:id="5649" w:author="Jim Kulp" w:date="2010-07-20T08:53:00Z"/>
        </w:rPr>
        <w:pPrChange w:id="5650" w:author="Jim Kulp" w:date="2010-07-20T08:52:00Z">
          <w:pPr>
            <w:pStyle w:val="BodyText2"/>
            <w:ind w:left="0"/>
          </w:pPr>
        </w:pPrChange>
      </w:pPr>
      <w:ins w:id="5651" w:author="Jim Kulp" w:date="2010-07-20T08:53:00Z">
        <w:r w:rsidRPr="001E2B1B">
          <w:rPr>
            <w:b/>
          </w:rPr>
          <w:t>Wxx</w:t>
        </w:r>
        <w:r w:rsidRPr="001E2B1B">
          <w:t xml:space="preserve"> – </w:t>
        </w:r>
        <w:r w:rsidRPr="001E2B1B">
          <w:rPr>
            <w:rFonts w:cs="Arial"/>
            <w:color w:val="000000"/>
          </w:rPr>
          <w:t xml:space="preserve">A shorthand abbreviation for any of the </w:t>
        </w:r>
      </w:ins>
      <w:ins w:id="5652" w:author="Jim Kulp" w:date="2010-07-20T10:29:00Z">
        <w:r w:rsidR="008F0A98">
          <w:rPr>
            <w:rFonts w:cs="Arial"/>
            <w:color w:val="000000"/>
          </w:rPr>
          <w:t>five</w:t>
        </w:r>
      </w:ins>
      <w:ins w:id="5653" w:author="Jim Kulp" w:date="2010-07-20T08:53:00Z">
        <w:r w:rsidRPr="001E2B1B">
          <w:rPr>
            <w:rFonts w:cs="Arial"/>
            <w:color w:val="000000"/>
          </w:rPr>
          <w:t xml:space="preserve"> interface</w:t>
        </w:r>
        <w:r>
          <w:rPr>
            <w:rFonts w:cs="Arial"/>
            <w:color w:val="000000"/>
          </w:rPr>
          <w:t xml:space="preserve"> profile</w:t>
        </w:r>
        <w:r w:rsidRPr="001E2B1B">
          <w:rPr>
            <w:rFonts w:cs="Arial"/>
            <w:color w:val="000000"/>
          </w:rPr>
          <w:t>s defined herein (WCI, WSI, WMI, WMemI</w:t>
        </w:r>
      </w:ins>
      <w:ins w:id="5654" w:author="Jim Kulp" w:date="2010-07-20T10:29:00Z">
        <w:r w:rsidR="008F0A98">
          <w:rPr>
            <w:rFonts w:cs="Arial"/>
            <w:color w:val="000000"/>
          </w:rPr>
          <w:t>, WTI</w:t>
        </w:r>
      </w:ins>
      <w:ins w:id="5655" w:author="Jim Kulp" w:date="2010-07-20T08:53:00Z">
        <w:r w:rsidRPr="001E2B1B">
          <w:rPr>
            <w:rFonts w:cs="Arial"/>
            <w:color w:val="000000"/>
          </w:rPr>
          <w:t>).</w:t>
        </w:r>
      </w:ins>
    </w:p>
    <w:p w:rsidR="00000000" w:rsidRDefault="00D454E5">
      <w:pPr>
        <w:numPr>
          <w:ins w:id="5656" w:author="Jim Kulp" w:date="2010-07-20T09:47:00Z"/>
        </w:numPr>
        <w:pPrChange w:id="5657" w:author="Jim Kulp" w:date="2010-07-20T09:47:00Z">
          <w:pPr/>
        </w:pPrChange>
      </w:pPr>
      <w:bookmarkStart w:id="5658" w:name="_Toc141235544"/>
      <w:bookmarkEnd w:id="5658"/>
    </w:p>
    <w:sectPr w:rsidR="00000000" w:rsidSect="00C00329">
      <w:headerReference w:type="default" r:id="rId38"/>
      <w:footerReference w:type="default" r:id="rId39"/>
      <w:pgSz w:w="12240" w:h="15840" w:code="1"/>
      <w:pgMar w:top="1440" w:right="1440" w:bottom="1440" w:left="1440" w:gutter="0"/>
      <w:lnNumType w:countBy="1" w:restart="continuous"/>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7099" w:rsidRDefault="00757099">
      <w:r>
        <w:separator/>
      </w:r>
    </w:p>
  </w:endnote>
  <w:endnote w:type="continuationSeparator" w:id="0">
    <w:p w:rsidR="00757099" w:rsidRDefault="00757099">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Futurist">
    <w:altName w:val="Times New Roman"/>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RP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99" w:rsidRDefault="00757099">
    <w:pPr>
      <w:pStyle w:val="Footer"/>
      <w:rPr>
        <w:rFonts w:cs="Arial"/>
        <w:sz w:val="16"/>
      </w:rPr>
    </w:pPr>
    <w:del w:id="5663" w:author="Jim Kulp" w:date="2009-10-14T08:11:00Z">
      <w:r w:rsidDel="00732A96">
        <w:rPr>
          <w:rFonts w:cs="Arial"/>
          <w:sz w:val="16"/>
        </w:rPr>
        <w:delText>Mercury Computer Systems, Inc.</w:delText>
      </w:r>
    </w:del>
    <w:ins w:id="5664" w:author="Jim Kulp" w:date="2009-10-14T08:11:00Z">
      <w:r>
        <w:rPr>
          <w:rFonts w:cs="Arial"/>
          <w:sz w:val="16"/>
        </w:rPr>
        <w:t>OpenCPI</w:t>
      </w:r>
    </w:ins>
    <w:r>
      <w:rPr>
        <w:rFonts w:cs="Arial"/>
        <w:sz w:val="16"/>
      </w:rPr>
      <w:tab/>
    </w:r>
    <w:del w:id="5665" w:author="Jim Kulp" w:date="2009-10-14T08:11:00Z">
      <w:r w:rsidRPr="00EB488A" w:rsidDel="00732A96">
        <w:rPr>
          <w:rFonts w:cs="Arial"/>
          <w:b/>
          <w:color w:val="FF0000"/>
          <w:sz w:val="16"/>
        </w:rPr>
        <w:delText>Company Confidential – NDA Material</w:delText>
      </w:r>
    </w:del>
    <w:r>
      <w:rPr>
        <w:rFonts w:cs="Arial"/>
        <w:sz w:val="16"/>
      </w:rPr>
      <w:tab/>
    </w:r>
    <w:r>
      <w:rPr>
        <w:rFonts w:cs="Arial"/>
        <w:sz w:val="16"/>
        <w:szCs w:val="16"/>
      </w:rPr>
      <w:t xml:space="preserve">Page </w:t>
    </w:r>
    <w:r w:rsidR="0094753D">
      <w:rPr>
        <w:rStyle w:val="PageNumber"/>
        <w:rFonts w:cs="Arial"/>
        <w:sz w:val="16"/>
        <w:szCs w:val="16"/>
      </w:rPr>
      <w:fldChar w:fldCharType="begin"/>
    </w:r>
    <w:r>
      <w:rPr>
        <w:rStyle w:val="PageNumber"/>
        <w:rFonts w:cs="Arial"/>
        <w:sz w:val="16"/>
        <w:szCs w:val="16"/>
      </w:rPr>
      <w:instrText xml:space="preserve"> PAGE </w:instrText>
    </w:r>
    <w:r w:rsidR="0094753D">
      <w:rPr>
        <w:rStyle w:val="PageNumber"/>
        <w:rFonts w:cs="Arial"/>
        <w:sz w:val="16"/>
        <w:szCs w:val="16"/>
      </w:rPr>
      <w:fldChar w:fldCharType="separate"/>
    </w:r>
    <w:r w:rsidR="00D454E5">
      <w:rPr>
        <w:rStyle w:val="PageNumber"/>
        <w:rFonts w:cs="Arial"/>
        <w:noProof/>
        <w:sz w:val="16"/>
        <w:szCs w:val="16"/>
      </w:rPr>
      <w:t>1</w:t>
    </w:r>
    <w:r w:rsidR="0094753D">
      <w:rPr>
        <w:rStyle w:val="PageNumber"/>
        <w:rFonts w:cs="Arial"/>
        <w:sz w:val="16"/>
        <w:szCs w:val="16"/>
      </w:rPr>
      <w:fldChar w:fldCharType="end"/>
    </w:r>
    <w:r>
      <w:rPr>
        <w:rStyle w:val="PageNumber"/>
        <w:rFonts w:cs="Arial"/>
        <w:sz w:val="16"/>
        <w:szCs w:val="16"/>
      </w:rPr>
      <w:t xml:space="preserve"> of </w:t>
    </w:r>
    <w:r w:rsidR="0094753D">
      <w:rPr>
        <w:rStyle w:val="PageNumber"/>
        <w:rFonts w:cs="Arial"/>
        <w:sz w:val="16"/>
        <w:szCs w:val="16"/>
      </w:rPr>
      <w:fldChar w:fldCharType="begin"/>
    </w:r>
    <w:r>
      <w:rPr>
        <w:rStyle w:val="PageNumber"/>
        <w:rFonts w:cs="Arial"/>
        <w:sz w:val="16"/>
        <w:szCs w:val="16"/>
      </w:rPr>
      <w:instrText xml:space="preserve"> NUMPAGES </w:instrText>
    </w:r>
    <w:r w:rsidR="0094753D">
      <w:rPr>
        <w:rStyle w:val="PageNumber"/>
        <w:rFonts w:cs="Arial"/>
        <w:sz w:val="16"/>
        <w:szCs w:val="16"/>
      </w:rPr>
      <w:fldChar w:fldCharType="separate"/>
    </w:r>
    <w:r w:rsidR="00D454E5">
      <w:rPr>
        <w:rStyle w:val="PageNumber"/>
        <w:rFonts w:cs="Arial"/>
        <w:noProof/>
        <w:sz w:val="16"/>
        <w:szCs w:val="16"/>
      </w:rPr>
      <w:t>81</w:t>
    </w:r>
    <w:r w:rsidR="0094753D">
      <w:rPr>
        <w:rStyle w:val="PageNumber"/>
        <w:rFonts w:cs="Arial"/>
        <w:sz w:val="16"/>
        <w:szCs w:val="16"/>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7099" w:rsidRDefault="00757099">
      <w:r>
        <w:separator/>
      </w:r>
    </w:p>
  </w:footnote>
  <w:footnote w:type="continuationSeparator" w:id="0">
    <w:p w:rsidR="00757099" w:rsidRDefault="00757099">
      <w:r>
        <w:continuationSeparator/>
      </w:r>
    </w:p>
  </w:footnote>
  <w:footnote w:id="1">
    <w:p w:rsidR="00757099" w:rsidRDefault="00757099">
      <w:pPr>
        <w:pStyle w:val="FootnoteText"/>
      </w:pPr>
      <w:r>
        <w:rPr>
          <w:rStyle w:val="FootnoteReference"/>
        </w:rPr>
        <w:footnoteRef/>
      </w:r>
      <w:r>
        <w:t xml:space="preserve"> Both “WIP” and “WIPs” are acceptable acronyms. As the mnemonic is shorthand for “Worker Interface Profile</w:t>
      </w:r>
      <w:r w:rsidRPr="00971F9F">
        <w:rPr>
          <w:b/>
          <w:u w:val="single"/>
        </w:rPr>
        <w:t>s</w:t>
      </w:r>
      <w:r>
        <w:t xml:space="preserve">”, they both refer to a </w:t>
      </w:r>
      <w:r w:rsidRPr="00971F9F">
        <w:rPr>
          <w:i/>
        </w:rPr>
        <w:t>collection</w:t>
      </w:r>
      <w:r>
        <w:t xml:space="preserve"> of profiles. This is the WIP functional spec. It describes and defines the four WIPs.</w:t>
      </w:r>
    </w:p>
  </w:footnote>
  <w:footnote w:id="2">
    <w:p w:rsidR="00757099" w:rsidRPr="00A8189E" w:rsidRDefault="00757099" w:rsidP="00C00329">
      <w:pPr>
        <w:rPr>
          <w:rFonts w:cs="Arial"/>
        </w:rPr>
      </w:pPr>
      <w:r>
        <w:rPr>
          <w:rStyle w:val="FootnoteReference"/>
        </w:rPr>
        <w:footnoteRef/>
      </w:r>
      <w:r>
        <w:t xml:space="preserve"> </w:t>
      </w:r>
      <w:r w:rsidRPr="00A8189E">
        <w:t>“The Clk and EnableClk signals are special in that they are supplied by a third (external) entity that is neither of the two modules connected through the OCP Interface”.</w:t>
      </w:r>
      <w:r w:rsidRPr="00A8189E">
        <w:rPr>
          <w:rFonts w:cs="Arial"/>
        </w:rPr>
        <w:t xml:space="preserve"> (OCP specification Pp33)</w:t>
      </w:r>
    </w:p>
    <w:p w:rsidR="00757099" w:rsidRDefault="00757099">
      <w:pPr>
        <w:pStyle w:val="FootnoteText"/>
      </w:pPr>
    </w:p>
  </w:footnote>
  <w:footnote w:id="3">
    <w:p w:rsidR="00757099" w:rsidRDefault="00757099">
      <w:r>
        <w:rPr>
          <w:rStyle w:val="FootnoteReference"/>
        </w:rPr>
        <w:footnoteRef/>
      </w:r>
      <w:r>
        <w:t xml:space="preserve"> MAddr is a byte address that must be aligned to the OCP word size (</w:t>
      </w:r>
      <w:r>
        <w:rPr>
          <w:rFonts w:ascii="Courier" w:hAnsi="Courier" w:cs="Courier"/>
        </w:rPr>
        <w:t>data_wdth</w:t>
      </w:r>
      <w:r>
        <w:t xml:space="preserve">). If the OCP word size is larger than a single byte, the aggregate is addressed at the OCP word-aligned address and the </w:t>
      </w:r>
      <w:r w:rsidRPr="00467A54">
        <w:rPr>
          <w:b/>
          <w:i/>
        </w:rPr>
        <w:t>lowest order address bits are hardwired to 0</w:t>
      </w:r>
      <w:r>
        <w:t>. (from OCP specification, page 15)</w:t>
      </w:r>
    </w:p>
  </w:footnote>
  <w:footnote w:id="4">
    <w:p w:rsidR="00757099" w:rsidRDefault="00757099">
      <w:pPr>
        <w:pStyle w:val="FootnoteText"/>
      </w:pPr>
      <w:r>
        <w:rPr>
          <w:rStyle w:val="FootnoteReference"/>
        </w:rPr>
        <w:footnoteRef/>
      </w:r>
      <w:r>
        <w:t xml:space="preserve"> This memory might be “on-chip”, such as rich memory (e.g. BRAM or MRAM) resource found on contemporary FPGAs. Or it may, most commonly, be “FPGA- attached”, such as a SRAM or DRAM controller connected to a FPGA. It could also be a remote memory resource.</w:t>
      </w:r>
      <w:ins w:id="4432" w:author="James Kulp" w:date="2008-11-13T13:42:00Z">
        <w:r>
          <w:t xml:space="preserve">  Thus infrastructure can supply the type of memory that is available</w:t>
        </w:r>
      </w:ins>
      <w:ins w:id="4433" w:author="James Kulp" w:date="2008-11-13T13:43:00Z">
        <w:r>
          <w:t xml:space="preserve"> and appropriate, without the application worker making the choice explicit.</w:t>
        </w:r>
      </w:ins>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99" w:rsidRPr="00A31407" w:rsidRDefault="00757099">
    <w:pPr>
      <w:pStyle w:val="Header"/>
      <w:rPr>
        <w:rFonts w:cs="Arial"/>
        <w:color w:val="FF6600"/>
        <w:sz w:val="16"/>
      </w:rPr>
    </w:pPr>
    <w:ins w:id="5659" w:author="Jim Kulp" w:date="2010-07-19T06:48:00Z">
      <w:r>
        <w:rPr>
          <w:rFonts w:cs="Arial"/>
          <w:color w:val="FF6600"/>
          <w:sz w:val="16"/>
        </w:rPr>
        <w:t xml:space="preserve">OpenCPI HDL Authoring Model </w:t>
      </w:r>
    </w:ins>
    <w:ins w:id="5660" w:author="Jim Kulp" w:date="2010-07-19T06:49:00Z">
      <w:r>
        <w:rPr>
          <w:rFonts w:cs="Arial"/>
          <w:color w:val="FF6600"/>
          <w:sz w:val="16"/>
        </w:rPr>
        <w:t>Reference</w:t>
      </w:r>
    </w:ins>
    <w:ins w:id="5661" w:author="Jim Kulp" w:date="2010-07-19T06:50:00Z">
      <w:r>
        <w:rPr>
          <w:rFonts w:cs="Arial"/>
          <w:color w:val="FF6600"/>
          <w:sz w:val="16"/>
        </w:rPr>
        <w:t xml:space="preserve"> Manual</w:t>
      </w:r>
    </w:ins>
    <w:del w:id="5662" w:author="Jim Kulp" w:date="2010-07-19T06:49:00Z">
      <w:r w:rsidDel="00B6363A">
        <w:rPr>
          <w:rFonts w:cs="Arial"/>
          <w:color w:val="FF6600"/>
          <w:sz w:val="16"/>
        </w:rPr>
        <w:delText>Worker Interface Profiles</w:delText>
      </w:r>
      <w:r w:rsidRPr="00A31407" w:rsidDel="00B6363A">
        <w:rPr>
          <w:rFonts w:cs="Arial"/>
          <w:color w:val="FF6600"/>
          <w:sz w:val="16"/>
        </w:rPr>
        <w:delText xml:space="preserve"> (</w:delText>
      </w:r>
      <w:r w:rsidDel="00B6363A">
        <w:rPr>
          <w:rFonts w:cs="Arial"/>
          <w:color w:val="FF6600"/>
          <w:sz w:val="16"/>
        </w:rPr>
        <w:delText>WIP</w:delText>
      </w:r>
      <w:r w:rsidRPr="00A31407" w:rsidDel="00B6363A">
        <w:rPr>
          <w:rFonts w:cs="Arial"/>
          <w:color w:val="FF6600"/>
          <w:sz w:val="16"/>
        </w:rPr>
        <w:delText>) Functional Specif</w:delText>
      </w:r>
      <w:r w:rsidDel="00B6363A">
        <w:rPr>
          <w:rFonts w:cs="Arial"/>
          <w:color w:val="FF6600"/>
          <w:sz w:val="16"/>
        </w:rPr>
        <w:delText>ication</w:delText>
      </w:r>
    </w:del>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E5050A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734383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53495C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011E5234"/>
    <w:lvl w:ilvl="0">
      <w:start w:val="1"/>
      <w:numFmt w:val="decimal"/>
      <w:pStyle w:val="ListNumber2"/>
      <w:lvlText w:val="%1."/>
      <w:lvlJc w:val="left"/>
      <w:pPr>
        <w:tabs>
          <w:tab w:val="num" w:pos="720"/>
        </w:tabs>
        <w:ind w:left="720" w:hanging="360"/>
      </w:pPr>
    </w:lvl>
  </w:abstractNum>
  <w:abstractNum w:abstractNumId="4">
    <w:nsid w:val="FFFFFF80"/>
    <w:multiLevelType w:val="singleLevel"/>
    <w:tmpl w:val="C45473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5EFFC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61EEC2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C0CEAE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1DC2880"/>
    <w:lvl w:ilvl="0">
      <w:start w:val="1"/>
      <w:numFmt w:val="decimal"/>
      <w:pStyle w:val="ListNumber"/>
      <w:lvlText w:val="%1."/>
      <w:lvlJc w:val="left"/>
      <w:pPr>
        <w:tabs>
          <w:tab w:val="num" w:pos="360"/>
        </w:tabs>
        <w:ind w:left="360" w:hanging="360"/>
      </w:pPr>
    </w:lvl>
  </w:abstractNum>
  <w:abstractNum w:abstractNumId="9">
    <w:nsid w:val="FFFFFF89"/>
    <w:multiLevelType w:val="singleLevel"/>
    <w:tmpl w:val="621C2FE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4"/>
    <w:multiLevelType w:val="singleLevel"/>
    <w:tmpl w:val="D3D2D278"/>
    <w:lvl w:ilvl="0">
      <w:start w:val="1"/>
      <w:numFmt w:val="bullet"/>
      <w:pStyle w:val="bp"/>
      <w:lvlText w:val=""/>
      <w:lvlJc w:val="left"/>
      <w:pPr>
        <w:tabs>
          <w:tab w:val="num" w:pos="360"/>
        </w:tabs>
        <w:ind w:left="360" w:hanging="360"/>
      </w:pPr>
      <w:rPr>
        <w:rFonts w:ascii="Symbol" w:hAnsi="Symbol" w:hint="default"/>
      </w:rPr>
    </w:lvl>
  </w:abstractNum>
  <w:abstractNum w:abstractNumId="11">
    <w:nsid w:val="0C2C1AFE"/>
    <w:multiLevelType w:val="hybridMultilevel"/>
    <w:tmpl w:val="8430A368"/>
    <w:lvl w:ilvl="0" w:tplc="5584448C">
      <w:start w:val="1"/>
      <w:numFmt w:val="bullet"/>
      <w:lvlText w:val="•"/>
      <w:lvlJc w:val="left"/>
      <w:pPr>
        <w:tabs>
          <w:tab w:val="num" w:pos="720"/>
        </w:tabs>
        <w:ind w:left="720" w:hanging="360"/>
      </w:pPr>
      <w:rPr>
        <w:rFonts w:ascii="Times New Roman" w:hAnsi="Times New Roman" w:hint="default"/>
      </w:rPr>
    </w:lvl>
    <w:lvl w:ilvl="1" w:tplc="39840408">
      <w:start w:val="178"/>
      <w:numFmt w:val="bullet"/>
      <w:lvlText w:val="–"/>
      <w:lvlJc w:val="left"/>
      <w:pPr>
        <w:tabs>
          <w:tab w:val="num" w:pos="1440"/>
        </w:tabs>
        <w:ind w:left="1440" w:hanging="360"/>
      </w:pPr>
      <w:rPr>
        <w:rFonts w:ascii="Times New Roman" w:hAnsi="Times New Roman" w:hint="default"/>
      </w:rPr>
    </w:lvl>
    <w:lvl w:ilvl="2" w:tplc="1428C008">
      <w:start w:val="178"/>
      <w:numFmt w:val="bullet"/>
      <w:lvlText w:val="•"/>
      <w:lvlJc w:val="left"/>
      <w:pPr>
        <w:tabs>
          <w:tab w:val="num" w:pos="2160"/>
        </w:tabs>
        <w:ind w:left="2160" w:hanging="360"/>
      </w:pPr>
      <w:rPr>
        <w:rFonts w:ascii="Times New Roman" w:hAnsi="Times New Roman" w:hint="default"/>
      </w:rPr>
    </w:lvl>
    <w:lvl w:ilvl="3" w:tplc="8F18FE08" w:tentative="1">
      <w:start w:val="1"/>
      <w:numFmt w:val="bullet"/>
      <w:lvlText w:val="•"/>
      <w:lvlJc w:val="left"/>
      <w:pPr>
        <w:tabs>
          <w:tab w:val="num" w:pos="2880"/>
        </w:tabs>
        <w:ind w:left="2880" w:hanging="360"/>
      </w:pPr>
      <w:rPr>
        <w:rFonts w:ascii="Times New Roman" w:hAnsi="Times New Roman" w:hint="default"/>
      </w:rPr>
    </w:lvl>
    <w:lvl w:ilvl="4" w:tplc="3A7AD1F8" w:tentative="1">
      <w:start w:val="1"/>
      <w:numFmt w:val="bullet"/>
      <w:lvlText w:val="•"/>
      <w:lvlJc w:val="left"/>
      <w:pPr>
        <w:tabs>
          <w:tab w:val="num" w:pos="3600"/>
        </w:tabs>
        <w:ind w:left="3600" w:hanging="360"/>
      </w:pPr>
      <w:rPr>
        <w:rFonts w:ascii="Times New Roman" w:hAnsi="Times New Roman" w:hint="default"/>
      </w:rPr>
    </w:lvl>
    <w:lvl w:ilvl="5" w:tplc="BA2491C6" w:tentative="1">
      <w:start w:val="1"/>
      <w:numFmt w:val="bullet"/>
      <w:lvlText w:val="•"/>
      <w:lvlJc w:val="left"/>
      <w:pPr>
        <w:tabs>
          <w:tab w:val="num" w:pos="4320"/>
        </w:tabs>
        <w:ind w:left="4320" w:hanging="360"/>
      </w:pPr>
      <w:rPr>
        <w:rFonts w:ascii="Times New Roman" w:hAnsi="Times New Roman" w:hint="default"/>
      </w:rPr>
    </w:lvl>
    <w:lvl w:ilvl="6" w:tplc="ECA2B30A" w:tentative="1">
      <w:start w:val="1"/>
      <w:numFmt w:val="bullet"/>
      <w:lvlText w:val="•"/>
      <w:lvlJc w:val="left"/>
      <w:pPr>
        <w:tabs>
          <w:tab w:val="num" w:pos="5040"/>
        </w:tabs>
        <w:ind w:left="5040" w:hanging="360"/>
      </w:pPr>
      <w:rPr>
        <w:rFonts w:ascii="Times New Roman" w:hAnsi="Times New Roman" w:hint="default"/>
      </w:rPr>
    </w:lvl>
    <w:lvl w:ilvl="7" w:tplc="23A613EC" w:tentative="1">
      <w:start w:val="1"/>
      <w:numFmt w:val="bullet"/>
      <w:lvlText w:val="•"/>
      <w:lvlJc w:val="left"/>
      <w:pPr>
        <w:tabs>
          <w:tab w:val="num" w:pos="5760"/>
        </w:tabs>
        <w:ind w:left="5760" w:hanging="360"/>
      </w:pPr>
      <w:rPr>
        <w:rFonts w:ascii="Times New Roman" w:hAnsi="Times New Roman" w:hint="default"/>
      </w:rPr>
    </w:lvl>
    <w:lvl w:ilvl="8" w:tplc="B39E541E" w:tentative="1">
      <w:start w:val="1"/>
      <w:numFmt w:val="bullet"/>
      <w:lvlText w:val="•"/>
      <w:lvlJc w:val="left"/>
      <w:pPr>
        <w:tabs>
          <w:tab w:val="num" w:pos="6480"/>
        </w:tabs>
        <w:ind w:left="6480" w:hanging="360"/>
      </w:pPr>
      <w:rPr>
        <w:rFonts w:ascii="Times New Roman" w:hAnsi="Times New Roman" w:hint="default"/>
      </w:rPr>
    </w:lvl>
  </w:abstractNum>
  <w:abstractNum w:abstractNumId="12">
    <w:nsid w:val="0DC164F8"/>
    <w:multiLevelType w:val="hybridMultilevel"/>
    <w:tmpl w:val="723A89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07E71D8"/>
    <w:multiLevelType w:val="hybridMultilevel"/>
    <w:tmpl w:val="5D0276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37808D0"/>
    <w:multiLevelType w:val="hybridMultilevel"/>
    <w:tmpl w:val="7EE455B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9E50CB3"/>
    <w:multiLevelType w:val="hybridMultilevel"/>
    <w:tmpl w:val="BAF00CBA"/>
    <w:lvl w:ilvl="0" w:tplc="30D6E07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E9C7C99"/>
    <w:multiLevelType w:val="hybridMultilevel"/>
    <w:tmpl w:val="A25400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2874C10"/>
    <w:multiLevelType w:val="hybridMultilevel"/>
    <w:tmpl w:val="1960C41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5AB3933"/>
    <w:multiLevelType w:val="hybridMultilevel"/>
    <w:tmpl w:val="2D1862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0B84529"/>
    <w:multiLevelType w:val="hybridMultilevel"/>
    <w:tmpl w:val="ECE2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48E70D4"/>
    <w:multiLevelType w:val="hybridMultilevel"/>
    <w:tmpl w:val="01E401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37074A22"/>
    <w:multiLevelType w:val="hybridMultilevel"/>
    <w:tmpl w:val="5AE0D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8C10F93"/>
    <w:multiLevelType w:val="singleLevel"/>
    <w:tmpl w:val="B7864570"/>
    <w:lvl w:ilvl="0">
      <w:start w:val="1"/>
      <w:numFmt w:val="bullet"/>
      <w:pStyle w:val="alphabullet"/>
      <w:lvlText w:val=""/>
      <w:lvlJc w:val="left"/>
      <w:pPr>
        <w:tabs>
          <w:tab w:val="num" w:pos="360"/>
        </w:tabs>
        <w:ind w:left="360" w:hanging="360"/>
      </w:pPr>
      <w:rPr>
        <w:rFonts w:ascii="Symbol" w:hAnsi="Symbol" w:hint="default"/>
      </w:rPr>
    </w:lvl>
  </w:abstractNum>
  <w:abstractNum w:abstractNumId="23">
    <w:nsid w:val="42F61C90"/>
    <w:multiLevelType w:val="singleLevel"/>
    <w:tmpl w:val="CA4A2BA4"/>
    <w:lvl w:ilvl="0">
      <w:start w:val="1"/>
      <w:numFmt w:val="lowerLetter"/>
      <w:pStyle w:val="subalphabullet"/>
      <w:lvlText w:val="(%1)"/>
      <w:lvlJc w:val="left"/>
      <w:pPr>
        <w:tabs>
          <w:tab w:val="num" w:pos="360"/>
        </w:tabs>
        <w:ind w:left="360" w:hanging="360"/>
      </w:pPr>
    </w:lvl>
  </w:abstractNum>
  <w:abstractNum w:abstractNumId="24">
    <w:nsid w:val="48181020"/>
    <w:multiLevelType w:val="multilevel"/>
    <w:tmpl w:val="9EC8F3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4C547FE6"/>
    <w:multiLevelType w:val="hybridMultilevel"/>
    <w:tmpl w:val="C4183F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2351078"/>
    <w:multiLevelType w:val="hybridMultilevel"/>
    <w:tmpl w:val="EE8C1D7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61E5579"/>
    <w:multiLevelType w:val="hybridMultilevel"/>
    <w:tmpl w:val="B742D59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68C4835"/>
    <w:multiLevelType w:val="hybridMultilevel"/>
    <w:tmpl w:val="C776A5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93D12F8"/>
    <w:multiLevelType w:val="hybridMultilevel"/>
    <w:tmpl w:val="F4E22B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1494944"/>
    <w:multiLevelType w:val="hybridMultilevel"/>
    <w:tmpl w:val="54D4CA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3CF0F57"/>
    <w:multiLevelType w:val="hybridMultilevel"/>
    <w:tmpl w:val="7DC6B1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5673C7B"/>
    <w:multiLevelType w:val="hybridMultilevel"/>
    <w:tmpl w:val="D43EEE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C069A2"/>
    <w:multiLevelType w:val="hybridMultilevel"/>
    <w:tmpl w:val="7C983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0"/>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29"/>
  </w:num>
  <w:num w:numId="14">
    <w:abstractNumId w:val="15"/>
  </w:num>
  <w:num w:numId="15">
    <w:abstractNumId w:val="32"/>
  </w:num>
  <w:num w:numId="16">
    <w:abstractNumId w:val="33"/>
  </w:num>
  <w:num w:numId="17">
    <w:abstractNumId w:val="28"/>
  </w:num>
  <w:num w:numId="18">
    <w:abstractNumId w:val="21"/>
  </w:num>
  <w:num w:numId="19">
    <w:abstractNumId w:val="30"/>
  </w:num>
  <w:num w:numId="20">
    <w:abstractNumId w:val="13"/>
  </w:num>
  <w:num w:numId="21">
    <w:abstractNumId w:val="16"/>
  </w:num>
  <w:num w:numId="22">
    <w:abstractNumId w:val="19"/>
  </w:num>
  <w:num w:numId="23">
    <w:abstractNumId w:val="11"/>
  </w:num>
  <w:num w:numId="24">
    <w:abstractNumId w:val="18"/>
  </w:num>
  <w:num w:numId="25">
    <w:abstractNumId w:val="31"/>
  </w:num>
  <w:num w:numId="26">
    <w:abstractNumId w:val="14"/>
  </w:num>
  <w:num w:numId="27">
    <w:abstractNumId w:val="25"/>
  </w:num>
  <w:num w:numId="28">
    <w:abstractNumId w:val="26"/>
  </w:num>
  <w:num w:numId="29">
    <w:abstractNumId w:val="17"/>
  </w:num>
  <w:num w:numId="30">
    <w:abstractNumId w:val="12"/>
  </w:num>
  <w:num w:numId="31">
    <w:abstractNumId w:val="27"/>
  </w:num>
  <w:num w:numId="32">
    <w:abstractNumId w:val="20"/>
  </w:num>
  <w:num w:numId="33">
    <w:abstractNumId w:val="10"/>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activeWritingStyle w:appName="MSWord" w:lang="en-US" w:vendorID="8" w:dllVersion="513" w:checkStyle="1"/>
  <w:revisionView w:markup="0"/>
  <w:trackRevisions/>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rsids>
    <w:rsidRoot w:val="004F3041"/>
    <w:rsid w:val="00007F60"/>
    <w:rsid w:val="00015ECE"/>
    <w:rsid w:val="000215D9"/>
    <w:rsid w:val="00033DC3"/>
    <w:rsid w:val="0003750E"/>
    <w:rsid w:val="0004230C"/>
    <w:rsid w:val="00045E17"/>
    <w:rsid w:val="00072204"/>
    <w:rsid w:val="000864D8"/>
    <w:rsid w:val="000C3AA7"/>
    <w:rsid w:val="000D436E"/>
    <w:rsid w:val="000E11D2"/>
    <w:rsid w:val="0012059D"/>
    <w:rsid w:val="00151C5C"/>
    <w:rsid w:val="001833AD"/>
    <w:rsid w:val="001A6771"/>
    <w:rsid w:val="001C43D0"/>
    <w:rsid w:val="001E1763"/>
    <w:rsid w:val="0021121D"/>
    <w:rsid w:val="0021764D"/>
    <w:rsid w:val="00231A3C"/>
    <w:rsid w:val="00241A95"/>
    <w:rsid w:val="00247A88"/>
    <w:rsid w:val="00247CD5"/>
    <w:rsid w:val="00263625"/>
    <w:rsid w:val="00264A19"/>
    <w:rsid w:val="00271F4B"/>
    <w:rsid w:val="00280879"/>
    <w:rsid w:val="00282C10"/>
    <w:rsid w:val="00293B54"/>
    <w:rsid w:val="002C1B0A"/>
    <w:rsid w:val="002E4B5F"/>
    <w:rsid w:val="002F095B"/>
    <w:rsid w:val="0030225A"/>
    <w:rsid w:val="00315006"/>
    <w:rsid w:val="00334589"/>
    <w:rsid w:val="0034052B"/>
    <w:rsid w:val="00354D3D"/>
    <w:rsid w:val="00374228"/>
    <w:rsid w:val="00386314"/>
    <w:rsid w:val="003B19AB"/>
    <w:rsid w:val="003B4674"/>
    <w:rsid w:val="003B6686"/>
    <w:rsid w:val="003D1443"/>
    <w:rsid w:val="003D3893"/>
    <w:rsid w:val="003D6E6A"/>
    <w:rsid w:val="003E577E"/>
    <w:rsid w:val="004040E7"/>
    <w:rsid w:val="0042064B"/>
    <w:rsid w:val="00431B0A"/>
    <w:rsid w:val="00433E4B"/>
    <w:rsid w:val="00442313"/>
    <w:rsid w:val="004452D5"/>
    <w:rsid w:val="00450987"/>
    <w:rsid w:val="00460162"/>
    <w:rsid w:val="004769A3"/>
    <w:rsid w:val="004A2BF5"/>
    <w:rsid w:val="004B231D"/>
    <w:rsid w:val="004C304F"/>
    <w:rsid w:val="004E2068"/>
    <w:rsid w:val="004E754E"/>
    <w:rsid w:val="004F3041"/>
    <w:rsid w:val="004F5DC7"/>
    <w:rsid w:val="005063E2"/>
    <w:rsid w:val="0053738A"/>
    <w:rsid w:val="00541A5C"/>
    <w:rsid w:val="00555E16"/>
    <w:rsid w:val="00576BBD"/>
    <w:rsid w:val="005A3EA2"/>
    <w:rsid w:val="005D0C28"/>
    <w:rsid w:val="005D1BB2"/>
    <w:rsid w:val="005F49CA"/>
    <w:rsid w:val="005F6890"/>
    <w:rsid w:val="005F6B19"/>
    <w:rsid w:val="006225AE"/>
    <w:rsid w:val="00632F70"/>
    <w:rsid w:val="006417A8"/>
    <w:rsid w:val="00644344"/>
    <w:rsid w:val="00655C27"/>
    <w:rsid w:val="00674D07"/>
    <w:rsid w:val="006F1AEB"/>
    <w:rsid w:val="0070325D"/>
    <w:rsid w:val="00705A54"/>
    <w:rsid w:val="007116C5"/>
    <w:rsid w:val="00732A96"/>
    <w:rsid w:val="0073417D"/>
    <w:rsid w:val="00742F5C"/>
    <w:rsid w:val="00757099"/>
    <w:rsid w:val="00766F4E"/>
    <w:rsid w:val="00774DD6"/>
    <w:rsid w:val="00786CFA"/>
    <w:rsid w:val="007A01D2"/>
    <w:rsid w:val="007B2322"/>
    <w:rsid w:val="007B302C"/>
    <w:rsid w:val="007B4C79"/>
    <w:rsid w:val="007D020D"/>
    <w:rsid w:val="00815FE7"/>
    <w:rsid w:val="008444FE"/>
    <w:rsid w:val="00844E6D"/>
    <w:rsid w:val="00863516"/>
    <w:rsid w:val="00895EDF"/>
    <w:rsid w:val="008A32EC"/>
    <w:rsid w:val="008A5C39"/>
    <w:rsid w:val="008C0292"/>
    <w:rsid w:val="008E68A7"/>
    <w:rsid w:val="008F01CF"/>
    <w:rsid w:val="008F0A98"/>
    <w:rsid w:val="008F0DD5"/>
    <w:rsid w:val="008F4CA2"/>
    <w:rsid w:val="00902CF7"/>
    <w:rsid w:val="009121B9"/>
    <w:rsid w:val="00934B8D"/>
    <w:rsid w:val="00935271"/>
    <w:rsid w:val="0094753D"/>
    <w:rsid w:val="0095325F"/>
    <w:rsid w:val="00957A4A"/>
    <w:rsid w:val="00964766"/>
    <w:rsid w:val="00972DB0"/>
    <w:rsid w:val="00974BD2"/>
    <w:rsid w:val="00981E23"/>
    <w:rsid w:val="009874DF"/>
    <w:rsid w:val="009A4540"/>
    <w:rsid w:val="009B3652"/>
    <w:rsid w:val="009C6400"/>
    <w:rsid w:val="009D6401"/>
    <w:rsid w:val="009E3E6F"/>
    <w:rsid w:val="009E52C1"/>
    <w:rsid w:val="00A20BB7"/>
    <w:rsid w:val="00A35962"/>
    <w:rsid w:val="00A3661F"/>
    <w:rsid w:val="00A867ED"/>
    <w:rsid w:val="00A93DE7"/>
    <w:rsid w:val="00A95599"/>
    <w:rsid w:val="00AA3A47"/>
    <w:rsid w:val="00AD6E09"/>
    <w:rsid w:val="00AF340A"/>
    <w:rsid w:val="00AF4191"/>
    <w:rsid w:val="00AF5D6E"/>
    <w:rsid w:val="00B0009D"/>
    <w:rsid w:val="00B132FA"/>
    <w:rsid w:val="00B21290"/>
    <w:rsid w:val="00B31E6D"/>
    <w:rsid w:val="00B6363A"/>
    <w:rsid w:val="00B74860"/>
    <w:rsid w:val="00B86547"/>
    <w:rsid w:val="00BC0F3F"/>
    <w:rsid w:val="00BD6D33"/>
    <w:rsid w:val="00BE1C67"/>
    <w:rsid w:val="00C001EB"/>
    <w:rsid w:val="00C00329"/>
    <w:rsid w:val="00C33ED3"/>
    <w:rsid w:val="00C364B6"/>
    <w:rsid w:val="00C406D8"/>
    <w:rsid w:val="00C53795"/>
    <w:rsid w:val="00C91021"/>
    <w:rsid w:val="00CC1DBC"/>
    <w:rsid w:val="00CD16A2"/>
    <w:rsid w:val="00CE4D20"/>
    <w:rsid w:val="00CE591E"/>
    <w:rsid w:val="00CF0701"/>
    <w:rsid w:val="00CF1DBD"/>
    <w:rsid w:val="00CF36C3"/>
    <w:rsid w:val="00CF55FC"/>
    <w:rsid w:val="00CF7DEC"/>
    <w:rsid w:val="00D06E88"/>
    <w:rsid w:val="00D077E0"/>
    <w:rsid w:val="00D11A27"/>
    <w:rsid w:val="00D12A49"/>
    <w:rsid w:val="00D35AE4"/>
    <w:rsid w:val="00D454E5"/>
    <w:rsid w:val="00D76AB2"/>
    <w:rsid w:val="00DD6922"/>
    <w:rsid w:val="00DE4ABE"/>
    <w:rsid w:val="00DF1768"/>
    <w:rsid w:val="00DF6499"/>
    <w:rsid w:val="00E22912"/>
    <w:rsid w:val="00E34A80"/>
    <w:rsid w:val="00E378B9"/>
    <w:rsid w:val="00E532ED"/>
    <w:rsid w:val="00E95B4A"/>
    <w:rsid w:val="00EA252D"/>
    <w:rsid w:val="00EA416E"/>
    <w:rsid w:val="00EA646D"/>
    <w:rsid w:val="00EC5747"/>
    <w:rsid w:val="00ED59A1"/>
    <w:rsid w:val="00EF3F36"/>
    <w:rsid w:val="00F3098A"/>
    <w:rsid w:val="00F40996"/>
    <w:rsid w:val="00F506B8"/>
    <w:rsid w:val="00F57DFA"/>
    <w:rsid w:val="00F66B4C"/>
    <w:rsid w:val="00F72BB1"/>
    <w:rsid w:val="00F765ED"/>
    <w:rsid w:val="00F87276"/>
    <w:rsid w:val="00F96F48"/>
    <w:rsid w:val="00FA2894"/>
    <w:rsid w:val="00FA43E9"/>
    <w:rsid w:val="00FA7CAA"/>
    <w:rsid w:val="00FE3F12"/>
    <w:rsid w:val="00FF66CC"/>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fill="f" fillcolor="white" stroke="f">
      <v:fill color="white" on="f"/>
      <v:stroke on="f"/>
      <v:shadow color="gray" opacity="1" offset="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2A22C6"/>
    <w:pPr>
      <w:spacing w:before="80" w:after="80"/>
    </w:pPr>
    <w:rPr>
      <w:rFonts w:ascii="Arial" w:hAnsi="Arial"/>
    </w:rPr>
  </w:style>
  <w:style w:type="paragraph" w:styleId="Heading1">
    <w:name w:val="heading 1"/>
    <w:basedOn w:val="Normal"/>
    <w:next w:val="Normal"/>
    <w:qFormat/>
    <w:rsid w:val="002A22C6"/>
    <w:pPr>
      <w:keepNext/>
      <w:pageBreakBefore/>
      <w:numPr>
        <w:numId w:val="34"/>
      </w:numPr>
      <w:spacing w:before="240" w:after="60"/>
      <w:outlineLvl w:val="0"/>
    </w:pPr>
    <w:rPr>
      <w:b/>
      <w:kern w:val="28"/>
      <w:sz w:val="28"/>
    </w:rPr>
  </w:style>
  <w:style w:type="paragraph" w:styleId="Heading2">
    <w:name w:val="heading 2"/>
    <w:basedOn w:val="Normal"/>
    <w:next w:val="BodyText2"/>
    <w:qFormat/>
    <w:rsid w:val="005E5723"/>
    <w:pPr>
      <w:keepNext/>
      <w:numPr>
        <w:ilvl w:val="1"/>
        <w:numId w:val="34"/>
      </w:numPr>
      <w:spacing w:before="240" w:after="60"/>
      <w:outlineLvl w:val="1"/>
    </w:pPr>
    <w:rPr>
      <w:b/>
      <w:i/>
    </w:rPr>
  </w:style>
  <w:style w:type="paragraph" w:styleId="Heading3">
    <w:name w:val="heading 3"/>
    <w:basedOn w:val="Normal"/>
    <w:next w:val="Normal"/>
    <w:qFormat/>
    <w:rsid w:val="00C15F10"/>
    <w:pPr>
      <w:keepNext/>
      <w:numPr>
        <w:ilvl w:val="2"/>
        <w:numId w:val="34"/>
      </w:numPr>
      <w:spacing w:before="240" w:after="60"/>
      <w:outlineLvl w:val="2"/>
    </w:pPr>
  </w:style>
  <w:style w:type="paragraph" w:styleId="Heading4">
    <w:name w:val="heading 4"/>
    <w:aliases w:val="SPECBODY"/>
    <w:basedOn w:val="Normal"/>
    <w:next w:val="Normal"/>
    <w:qFormat/>
    <w:rsid w:val="008159F5"/>
    <w:pPr>
      <w:keepNext/>
      <w:numPr>
        <w:ilvl w:val="3"/>
        <w:numId w:val="34"/>
      </w:numPr>
      <w:spacing w:before="240" w:after="60"/>
      <w:outlineLvl w:val="3"/>
    </w:pPr>
    <w:rPr>
      <w:i/>
    </w:rPr>
  </w:style>
  <w:style w:type="paragraph" w:styleId="Heading5">
    <w:name w:val="heading 5"/>
    <w:basedOn w:val="Normal"/>
    <w:next w:val="Normal"/>
    <w:qFormat/>
    <w:rsid w:val="005E5723"/>
    <w:pPr>
      <w:numPr>
        <w:ilvl w:val="4"/>
        <w:numId w:val="34"/>
      </w:numPr>
      <w:spacing w:before="240" w:after="60"/>
      <w:outlineLvl w:val="4"/>
    </w:pPr>
    <w:rPr>
      <w:i/>
    </w:rPr>
  </w:style>
  <w:style w:type="paragraph" w:styleId="Heading6">
    <w:name w:val="heading 6"/>
    <w:basedOn w:val="Normal"/>
    <w:next w:val="Normal"/>
    <w:qFormat/>
    <w:rsid w:val="00C15F10"/>
    <w:pPr>
      <w:numPr>
        <w:ilvl w:val="5"/>
        <w:numId w:val="34"/>
      </w:numPr>
      <w:spacing w:before="240" w:after="60"/>
      <w:outlineLvl w:val="5"/>
    </w:pPr>
    <w:rPr>
      <w:rFonts w:ascii="Times New Roman" w:hAnsi="Times New Roman"/>
      <w:i/>
      <w:sz w:val="22"/>
    </w:rPr>
  </w:style>
  <w:style w:type="paragraph" w:styleId="Heading7">
    <w:name w:val="heading 7"/>
    <w:basedOn w:val="Normal"/>
    <w:next w:val="Normal"/>
    <w:qFormat/>
    <w:rsid w:val="00C15F10"/>
    <w:pPr>
      <w:numPr>
        <w:ilvl w:val="6"/>
        <w:numId w:val="34"/>
      </w:numPr>
      <w:spacing w:before="240" w:after="60"/>
      <w:outlineLvl w:val="6"/>
    </w:pPr>
    <w:rPr>
      <w:sz w:val="20"/>
    </w:rPr>
  </w:style>
  <w:style w:type="paragraph" w:styleId="Heading8">
    <w:name w:val="heading 8"/>
    <w:basedOn w:val="Normal"/>
    <w:next w:val="Normal"/>
    <w:qFormat/>
    <w:rsid w:val="00C15F10"/>
    <w:pPr>
      <w:numPr>
        <w:ilvl w:val="7"/>
        <w:numId w:val="34"/>
      </w:numPr>
      <w:spacing w:before="240" w:after="60"/>
      <w:outlineLvl w:val="7"/>
    </w:pPr>
    <w:rPr>
      <w:i/>
      <w:sz w:val="20"/>
    </w:rPr>
  </w:style>
  <w:style w:type="paragraph" w:styleId="Heading9">
    <w:name w:val="heading 9"/>
    <w:basedOn w:val="Normal"/>
    <w:next w:val="Normal"/>
    <w:qFormat/>
    <w:rsid w:val="00C15F10"/>
    <w:pPr>
      <w:numPr>
        <w:ilvl w:val="8"/>
        <w:numId w:val="34"/>
      </w:numPr>
      <w:spacing w:before="240" w:after="60"/>
      <w:outlineLvl w:val="8"/>
    </w:pPr>
    <w:rPr>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2">
    <w:name w:val="Body Text 2"/>
    <w:aliases w:val="Body Text 2 Char2,Body Text 2 Char3 Char,Body Text 2 Char2 Char Char,Body Text 2 Char4 Char,Body Text 2 Char2 Char1 Char,Body Text 2 Char3 Char Char,Body Text 2 Char2 Char Char Char,Body Text 2 Char3 Char1,Body Text 2 Char2 Char Char1"/>
    <w:basedOn w:val="Normal"/>
    <w:rsid w:val="00C15F10"/>
    <w:pPr>
      <w:ind w:left="720"/>
    </w:pPr>
  </w:style>
  <w:style w:type="paragraph" w:customStyle="1" w:styleId="alphabullet">
    <w:name w:val="alpha bullet"/>
    <w:basedOn w:val="Normal"/>
    <w:rsid w:val="00C15F10"/>
    <w:pPr>
      <w:numPr>
        <w:numId w:val="3"/>
      </w:numPr>
      <w:spacing w:after="40"/>
    </w:pPr>
    <w:rPr>
      <w:rFonts w:ascii="Futurist" w:hAnsi="Futurist"/>
    </w:rPr>
  </w:style>
  <w:style w:type="paragraph" w:customStyle="1" w:styleId="subalphabullet">
    <w:name w:val="sub alpha bullet"/>
    <w:basedOn w:val="alphabullet"/>
    <w:rsid w:val="00C15F10"/>
    <w:pPr>
      <w:numPr>
        <w:numId w:val="1"/>
      </w:numPr>
    </w:pPr>
  </w:style>
  <w:style w:type="paragraph" w:styleId="Header">
    <w:name w:val="header"/>
    <w:basedOn w:val="Normal"/>
    <w:rsid w:val="00C15F10"/>
    <w:pPr>
      <w:tabs>
        <w:tab w:val="center" w:pos="4320"/>
        <w:tab w:val="right" w:pos="8640"/>
      </w:tabs>
    </w:pPr>
  </w:style>
  <w:style w:type="paragraph" w:styleId="Footer">
    <w:name w:val="footer"/>
    <w:basedOn w:val="Normal"/>
    <w:rsid w:val="00C15F10"/>
    <w:pPr>
      <w:tabs>
        <w:tab w:val="center" w:pos="4320"/>
        <w:tab w:val="right" w:pos="8640"/>
      </w:tabs>
    </w:pPr>
  </w:style>
  <w:style w:type="character" w:styleId="Hyperlink">
    <w:name w:val="Hyperlink"/>
    <w:basedOn w:val="DefaultParagraphFont"/>
    <w:rsid w:val="00C15F10"/>
    <w:rPr>
      <w:color w:val="0000FF"/>
      <w:u w:val="single"/>
    </w:rPr>
  </w:style>
  <w:style w:type="paragraph" w:styleId="BodyText">
    <w:name w:val="Body Text"/>
    <w:basedOn w:val="Normal"/>
    <w:autoRedefine/>
    <w:rsid w:val="00C15F10"/>
    <w:pPr>
      <w:jc w:val="both"/>
    </w:pPr>
  </w:style>
  <w:style w:type="paragraph" w:styleId="DocumentMap">
    <w:name w:val="Document Map"/>
    <w:basedOn w:val="Normal"/>
    <w:semiHidden/>
    <w:rsid w:val="00C15F10"/>
    <w:pPr>
      <w:shd w:val="clear" w:color="auto" w:fill="000080"/>
    </w:pPr>
    <w:rPr>
      <w:rFonts w:ascii="Tahoma" w:hAnsi="Tahoma"/>
    </w:rPr>
  </w:style>
  <w:style w:type="character" w:styleId="PageNumber">
    <w:name w:val="page number"/>
    <w:basedOn w:val="DefaultParagraphFont"/>
    <w:rsid w:val="00C15F10"/>
  </w:style>
  <w:style w:type="character" w:styleId="FollowedHyperlink">
    <w:name w:val="FollowedHyperlink"/>
    <w:basedOn w:val="DefaultParagraphFont"/>
    <w:rsid w:val="00C15F10"/>
    <w:rPr>
      <w:color w:val="800080"/>
      <w:u w:val="single"/>
    </w:rPr>
  </w:style>
  <w:style w:type="paragraph" w:customStyle="1" w:styleId="alphabulletcontinue">
    <w:name w:val="alpha bullet continue"/>
    <w:basedOn w:val="alphabullet"/>
    <w:autoRedefine/>
    <w:rsid w:val="00C15F10"/>
    <w:pPr>
      <w:numPr>
        <w:numId w:val="0"/>
      </w:numPr>
      <w:ind w:left="360"/>
    </w:pPr>
  </w:style>
  <w:style w:type="paragraph" w:styleId="BlockText">
    <w:name w:val="Block Text"/>
    <w:basedOn w:val="Normal"/>
    <w:rsid w:val="00C15F10"/>
    <w:pPr>
      <w:ind w:left="1440" w:right="1440"/>
    </w:pPr>
  </w:style>
  <w:style w:type="paragraph" w:styleId="BodyText3">
    <w:name w:val="Body Text 3"/>
    <w:basedOn w:val="Normal"/>
    <w:rsid w:val="00C15F10"/>
    <w:rPr>
      <w:sz w:val="16"/>
    </w:rPr>
  </w:style>
  <w:style w:type="paragraph" w:styleId="BodyTextFirstIndent">
    <w:name w:val="Body Text First Indent"/>
    <w:basedOn w:val="BodyText"/>
    <w:rsid w:val="00C15F10"/>
    <w:pPr>
      <w:ind w:firstLine="210"/>
    </w:pPr>
  </w:style>
  <w:style w:type="paragraph" w:styleId="BodyTextIndent">
    <w:name w:val="Body Text Indent"/>
    <w:basedOn w:val="Normal"/>
    <w:rsid w:val="00C15F10"/>
    <w:pPr>
      <w:ind w:left="360"/>
    </w:pPr>
  </w:style>
  <w:style w:type="paragraph" w:styleId="BodyTextFirstIndent2">
    <w:name w:val="Body Text First Indent 2"/>
    <w:basedOn w:val="BodyTextIndent"/>
    <w:rsid w:val="00C15F10"/>
    <w:pPr>
      <w:ind w:firstLine="210"/>
    </w:pPr>
  </w:style>
  <w:style w:type="paragraph" w:styleId="BodyTextIndent2">
    <w:name w:val="Body Text Indent 2"/>
    <w:basedOn w:val="Normal"/>
    <w:rsid w:val="00C15F10"/>
    <w:pPr>
      <w:spacing w:line="480" w:lineRule="auto"/>
      <w:ind w:left="360"/>
    </w:pPr>
  </w:style>
  <w:style w:type="paragraph" w:styleId="BodyTextIndent3">
    <w:name w:val="Body Text Indent 3"/>
    <w:basedOn w:val="Normal"/>
    <w:rsid w:val="00C15F10"/>
    <w:pPr>
      <w:ind w:left="360"/>
    </w:pPr>
    <w:rPr>
      <w:sz w:val="16"/>
    </w:rPr>
  </w:style>
  <w:style w:type="paragraph" w:styleId="Caption">
    <w:name w:val="caption"/>
    <w:basedOn w:val="Normal"/>
    <w:next w:val="Normal"/>
    <w:qFormat/>
    <w:rsid w:val="00B04EAE"/>
    <w:pPr>
      <w:spacing w:before="120"/>
      <w:jc w:val="center"/>
    </w:pPr>
    <w:rPr>
      <w:b/>
      <w:color w:val="008080"/>
    </w:rPr>
  </w:style>
  <w:style w:type="paragraph" w:styleId="Closing">
    <w:name w:val="Closing"/>
    <w:basedOn w:val="Normal"/>
    <w:rsid w:val="00C15F10"/>
    <w:pPr>
      <w:ind w:left="4320"/>
    </w:pPr>
  </w:style>
  <w:style w:type="paragraph" w:styleId="CommentText">
    <w:name w:val="annotation text"/>
    <w:basedOn w:val="Normal"/>
    <w:semiHidden/>
    <w:rsid w:val="00C15F10"/>
  </w:style>
  <w:style w:type="paragraph" w:styleId="Date">
    <w:name w:val="Date"/>
    <w:basedOn w:val="Normal"/>
    <w:next w:val="Normal"/>
    <w:rsid w:val="00C15F10"/>
  </w:style>
  <w:style w:type="paragraph" w:styleId="EndnoteText">
    <w:name w:val="endnote text"/>
    <w:basedOn w:val="Normal"/>
    <w:semiHidden/>
    <w:rsid w:val="00C15F10"/>
  </w:style>
  <w:style w:type="paragraph" w:styleId="EnvelopeAddress">
    <w:name w:val="envelope address"/>
    <w:basedOn w:val="Normal"/>
    <w:rsid w:val="00C15F10"/>
    <w:pPr>
      <w:framePr w:w="7920" w:h="1980" w:hRule="exact" w:hSpace="180" w:wrap="auto" w:hAnchor="page" w:xAlign="center" w:yAlign="bottom"/>
      <w:ind w:left="2880"/>
    </w:pPr>
  </w:style>
  <w:style w:type="paragraph" w:styleId="EnvelopeReturn">
    <w:name w:val="envelope return"/>
    <w:basedOn w:val="Normal"/>
    <w:rsid w:val="00C15F10"/>
  </w:style>
  <w:style w:type="paragraph" w:styleId="FootnoteText">
    <w:name w:val="footnote text"/>
    <w:basedOn w:val="Normal"/>
    <w:semiHidden/>
    <w:rsid w:val="00C15F10"/>
  </w:style>
  <w:style w:type="paragraph" w:styleId="Index1">
    <w:name w:val="index 1"/>
    <w:basedOn w:val="Normal"/>
    <w:next w:val="Normal"/>
    <w:autoRedefine/>
    <w:semiHidden/>
    <w:rsid w:val="00C15F10"/>
    <w:pPr>
      <w:ind w:left="200" w:hanging="200"/>
    </w:pPr>
  </w:style>
  <w:style w:type="paragraph" w:styleId="Index2">
    <w:name w:val="index 2"/>
    <w:basedOn w:val="Normal"/>
    <w:next w:val="Normal"/>
    <w:autoRedefine/>
    <w:semiHidden/>
    <w:rsid w:val="00C15F10"/>
    <w:pPr>
      <w:ind w:left="400" w:hanging="200"/>
    </w:pPr>
  </w:style>
  <w:style w:type="paragraph" w:styleId="Index3">
    <w:name w:val="index 3"/>
    <w:basedOn w:val="Normal"/>
    <w:next w:val="Normal"/>
    <w:autoRedefine/>
    <w:semiHidden/>
    <w:rsid w:val="00C15F10"/>
    <w:pPr>
      <w:ind w:left="600" w:hanging="200"/>
    </w:pPr>
  </w:style>
  <w:style w:type="paragraph" w:styleId="Index4">
    <w:name w:val="index 4"/>
    <w:basedOn w:val="Normal"/>
    <w:next w:val="Normal"/>
    <w:autoRedefine/>
    <w:semiHidden/>
    <w:rsid w:val="00C15F10"/>
    <w:pPr>
      <w:ind w:left="800" w:hanging="200"/>
    </w:pPr>
  </w:style>
  <w:style w:type="paragraph" w:styleId="Index5">
    <w:name w:val="index 5"/>
    <w:basedOn w:val="Normal"/>
    <w:next w:val="Normal"/>
    <w:autoRedefine/>
    <w:semiHidden/>
    <w:rsid w:val="00C15F10"/>
    <w:pPr>
      <w:ind w:left="1000" w:hanging="200"/>
    </w:pPr>
  </w:style>
  <w:style w:type="paragraph" w:styleId="Index6">
    <w:name w:val="index 6"/>
    <w:basedOn w:val="Normal"/>
    <w:next w:val="Normal"/>
    <w:autoRedefine/>
    <w:semiHidden/>
    <w:rsid w:val="00C15F10"/>
    <w:pPr>
      <w:ind w:left="1200" w:hanging="200"/>
    </w:pPr>
  </w:style>
  <w:style w:type="paragraph" w:styleId="Index7">
    <w:name w:val="index 7"/>
    <w:basedOn w:val="Normal"/>
    <w:next w:val="Normal"/>
    <w:autoRedefine/>
    <w:semiHidden/>
    <w:rsid w:val="00C15F10"/>
    <w:pPr>
      <w:ind w:left="1400" w:hanging="200"/>
    </w:pPr>
  </w:style>
  <w:style w:type="paragraph" w:styleId="Index8">
    <w:name w:val="index 8"/>
    <w:basedOn w:val="Normal"/>
    <w:next w:val="Normal"/>
    <w:autoRedefine/>
    <w:semiHidden/>
    <w:rsid w:val="00C15F10"/>
    <w:pPr>
      <w:ind w:left="1600" w:hanging="200"/>
    </w:pPr>
  </w:style>
  <w:style w:type="paragraph" w:styleId="Index9">
    <w:name w:val="index 9"/>
    <w:basedOn w:val="Normal"/>
    <w:next w:val="Normal"/>
    <w:autoRedefine/>
    <w:semiHidden/>
    <w:rsid w:val="00C15F10"/>
    <w:pPr>
      <w:ind w:left="1800" w:hanging="200"/>
    </w:pPr>
  </w:style>
  <w:style w:type="paragraph" w:styleId="IndexHeading">
    <w:name w:val="index heading"/>
    <w:basedOn w:val="Normal"/>
    <w:next w:val="Index1"/>
    <w:semiHidden/>
    <w:rsid w:val="00C15F10"/>
    <w:rPr>
      <w:b/>
    </w:rPr>
  </w:style>
  <w:style w:type="paragraph" w:styleId="List">
    <w:name w:val="List"/>
    <w:basedOn w:val="Normal"/>
    <w:rsid w:val="00C15F10"/>
    <w:pPr>
      <w:ind w:left="360" w:hanging="360"/>
    </w:pPr>
  </w:style>
  <w:style w:type="paragraph" w:styleId="List2">
    <w:name w:val="List 2"/>
    <w:basedOn w:val="Normal"/>
    <w:rsid w:val="00C15F10"/>
    <w:pPr>
      <w:ind w:left="720" w:hanging="360"/>
    </w:pPr>
  </w:style>
  <w:style w:type="paragraph" w:styleId="List3">
    <w:name w:val="List 3"/>
    <w:basedOn w:val="Normal"/>
    <w:rsid w:val="00C15F10"/>
    <w:pPr>
      <w:ind w:left="1080" w:hanging="360"/>
    </w:pPr>
  </w:style>
  <w:style w:type="paragraph" w:styleId="List4">
    <w:name w:val="List 4"/>
    <w:basedOn w:val="Normal"/>
    <w:rsid w:val="00C15F10"/>
    <w:pPr>
      <w:ind w:left="1440" w:hanging="360"/>
    </w:pPr>
  </w:style>
  <w:style w:type="paragraph" w:styleId="List5">
    <w:name w:val="List 5"/>
    <w:basedOn w:val="Normal"/>
    <w:rsid w:val="00C15F10"/>
    <w:pPr>
      <w:ind w:left="1800" w:hanging="360"/>
    </w:pPr>
  </w:style>
  <w:style w:type="paragraph" w:styleId="ListBullet">
    <w:name w:val="List Bullet"/>
    <w:basedOn w:val="Normal"/>
    <w:autoRedefine/>
    <w:rsid w:val="00F72BB1"/>
    <w:pPr>
      <w:keepNext/>
      <w:numPr>
        <w:numId w:val="4"/>
      </w:numPr>
    </w:pPr>
  </w:style>
  <w:style w:type="paragraph" w:styleId="ListBullet2">
    <w:name w:val="List Bullet 2"/>
    <w:basedOn w:val="Normal"/>
    <w:autoRedefine/>
    <w:rsid w:val="00F72BB1"/>
    <w:pPr>
      <w:numPr>
        <w:numId w:val="5"/>
      </w:numPr>
    </w:pPr>
    <w:rPr>
      <w:i/>
    </w:rPr>
  </w:style>
  <w:style w:type="paragraph" w:styleId="ListBullet3">
    <w:name w:val="List Bullet 3"/>
    <w:basedOn w:val="Normal"/>
    <w:autoRedefine/>
    <w:rsid w:val="00C15F10"/>
    <w:pPr>
      <w:numPr>
        <w:numId w:val="6"/>
      </w:numPr>
    </w:pPr>
  </w:style>
  <w:style w:type="paragraph" w:styleId="ListBullet4">
    <w:name w:val="List Bullet 4"/>
    <w:basedOn w:val="Normal"/>
    <w:autoRedefine/>
    <w:rsid w:val="00C15F10"/>
    <w:pPr>
      <w:numPr>
        <w:numId w:val="7"/>
      </w:numPr>
    </w:pPr>
  </w:style>
  <w:style w:type="paragraph" w:styleId="ListBullet5">
    <w:name w:val="List Bullet 5"/>
    <w:basedOn w:val="Normal"/>
    <w:autoRedefine/>
    <w:rsid w:val="00C15F10"/>
    <w:pPr>
      <w:numPr>
        <w:numId w:val="8"/>
      </w:numPr>
    </w:pPr>
  </w:style>
  <w:style w:type="paragraph" w:styleId="ListContinue">
    <w:name w:val="List Continue"/>
    <w:basedOn w:val="Normal"/>
    <w:rsid w:val="00C15F10"/>
    <w:pPr>
      <w:ind w:left="360"/>
    </w:pPr>
  </w:style>
  <w:style w:type="paragraph" w:styleId="ListContinue2">
    <w:name w:val="List Continue 2"/>
    <w:basedOn w:val="Normal"/>
    <w:rsid w:val="00C15F10"/>
    <w:pPr>
      <w:ind w:left="720"/>
    </w:pPr>
  </w:style>
  <w:style w:type="paragraph" w:styleId="ListContinue3">
    <w:name w:val="List Continue 3"/>
    <w:basedOn w:val="Normal"/>
    <w:rsid w:val="00C15F10"/>
    <w:pPr>
      <w:ind w:left="1080"/>
    </w:pPr>
  </w:style>
  <w:style w:type="paragraph" w:styleId="ListContinue4">
    <w:name w:val="List Continue 4"/>
    <w:basedOn w:val="Normal"/>
    <w:rsid w:val="00C15F10"/>
    <w:pPr>
      <w:ind w:left="1440"/>
    </w:pPr>
  </w:style>
  <w:style w:type="paragraph" w:styleId="ListContinue5">
    <w:name w:val="List Continue 5"/>
    <w:basedOn w:val="Normal"/>
    <w:rsid w:val="00C15F10"/>
    <w:pPr>
      <w:ind w:left="1800"/>
    </w:pPr>
  </w:style>
  <w:style w:type="paragraph" w:styleId="ListNumber">
    <w:name w:val="List Number"/>
    <w:basedOn w:val="Normal"/>
    <w:rsid w:val="00C15F10"/>
    <w:pPr>
      <w:numPr>
        <w:numId w:val="9"/>
      </w:numPr>
    </w:pPr>
  </w:style>
  <w:style w:type="paragraph" w:styleId="ListNumber2">
    <w:name w:val="List Number 2"/>
    <w:basedOn w:val="Normal"/>
    <w:rsid w:val="00C15F10"/>
    <w:pPr>
      <w:numPr>
        <w:numId w:val="10"/>
      </w:numPr>
    </w:pPr>
  </w:style>
  <w:style w:type="paragraph" w:styleId="ListNumber3">
    <w:name w:val="List Number 3"/>
    <w:basedOn w:val="Normal"/>
    <w:rsid w:val="00C15F10"/>
    <w:pPr>
      <w:numPr>
        <w:numId w:val="11"/>
      </w:numPr>
    </w:pPr>
  </w:style>
  <w:style w:type="paragraph" w:styleId="ListNumber4">
    <w:name w:val="List Number 4"/>
    <w:basedOn w:val="Normal"/>
    <w:rsid w:val="00C15F10"/>
    <w:pPr>
      <w:numPr>
        <w:numId w:val="12"/>
      </w:numPr>
    </w:pPr>
  </w:style>
  <w:style w:type="paragraph" w:styleId="ListNumber5">
    <w:name w:val="List Number 5"/>
    <w:basedOn w:val="Normal"/>
    <w:rsid w:val="00C15F10"/>
    <w:pPr>
      <w:numPr>
        <w:numId w:val="2"/>
      </w:numPr>
    </w:pPr>
  </w:style>
  <w:style w:type="paragraph" w:styleId="MacroText">
    <w:name w:val="macro"/>
    <w:semiHidden/>
    <w:rsid w:val="00C15F10"/>
    <w:pPr>
      <w:tabs>
        <w:tab w:val="left" w:pos="480"/>
        <w:tab w:val="left" w:pos="960"/>
        <w:tab w:val="left" w:pos="1440"/>
        <w:tab w:val="left" w:pos="1920"/>
        <w:tab w:val="left" w:pos="2400"/>
        <w:tab w:val="left" w:pos="2880"/>
        <w:tab w:val="left" w:pos="3360"/>
        <w:tab w:val="left" w:pos="3840"/>
        <w:tab w:val="left" w:pos="4320"/>
      </w:tabs>
      <w:spacing w:before="40" w:after="120"/>
      <w:jc w:val="both"/>
    </w:pPr>
    <w:rPr>
      <w:rFonts w:ascii="Courier New" w:hAnsi="Courier New"/>
    </w:rPr>
  </w:style>
  <w:style w:type="paragraph" w:styleId="MessageHeader">
    <w:name w:val="Message Header"/>
    <w:basedOn w:val="Normal"/>
    <w:rsid w:val="00C15F10"/>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C15F10"/>
    <w:pPr>
      <w:ind w:left="720"/>
    </w:pPr>
  </w:style>
  <w:style w:type="paragraph" w:styleId="NoteHeading">
    <w:name w:val="Note Heading"/>
    <w:basedOn w:val="Normal"/>
    <w:next w:val="Normal"/>
    <w:rsid w:val="00C15F10"/>
  </w:style>
  <w:style w:type="paragraph" w:styleId="PlainText">
    <w:name w:val="Plain Text"/>
    <w:basedOn w:val="Normal"/>
    <w:rsid w:val="00C15F10"/>
    <w:rPr>
      <w:rFonts w:ascii="Courier New" w:hAnsi="Courier New"/>
    </w:rPr>
  </w:style>
  <w:style w:type="paragraph" w:styleId="Salutation">
    <w:name w:val="Salutation"/>
    <w:basedOn w:val="Normal"/>
    <w:next w:val="Normal"/>
    <w:rsid w:val="00C15F10"/>
  </w:style>
  <w:style w:type="paragraph" w:styleId="Signature">
    <w:name w:val="Signature"/>
    <w:basedOn w:val="Normal"/>
    <w:rsid w:val="00C15F10"/>
    <w:pPr>
      <w:ind w:left="4320"/>
    </w:pPr>
  </w:style>
  <w:style w:type="paragraph" w:styleId="Subtitle">
    <w:name w:val="Subtitle"/>
    <w:basedOn w:val="Normal"/>
    <w:qFormat/>
    <w:rsid w:val="00C15F10"/>
    <w:pPr>
      <w:spacing w:after="60"/>
      <w:jc w:val="center"/>
      <w:outlineLvl w:val="1"/>
    </w:pPr>
  </w:style>
  <w:style w:type="paragraph" w:styleId="TableofAuthorities">
    <w:name w:val="table of authorities"/>
    <w:basedOn w:val="Normal"/>
    <w:next w:val="Normal"/>
    <w:semiHidden/>
    <w:rsid w:val="00C15F10"/>
    <w:pPr>
      <w:ind w:left="200" w:hanging="200"/>
    </w:pPr>
  </w:style>
  <w:style w:type="paragraph" w:styleId="TableofFigures">
    <w:name w:val="table of figures"/>
    <w:basedOn w:val="Normal"/>
    <w:next w:val="Normal"/>
    <w:semiHidden/>
    <w:rsid w:val="00C15F10"/>
    <w:pPr>
      <w:ind w:left="400" w:hanging="400"/>
    </w:pPr>
  </w:style>
  <w:style w:type="paragraph" w:styleId="Title">
    <w:name w:val="Title"/>
    <w:basedOn w:val="Normal"/>
    <w:qFormat/>
    <w:rsid w:val="00C15F10"/>
    <w:pPr>
      <w:spacing w:before="240" w:after="60"/>
      <w:jc w:val="center"/>
      <w:outlineLvl w:val="0"/>
    </w:pPr>
    <w:rPr>
      <w:b/>
      <w:kern w:val="28"/>
      <w:sz w:val="32"/>
    </w:rPr>
  </w:style>
  <w:style w:type="paragraph" w:styleId="TOAHeading">
    <w:name w:val="toa heading"/>
    <w:basedOn w:val="Normal"/>
    <w:next w:val="Normal"/>
    <w:semiHidden/>
    <w:rsid w:val="00C15F10"/>
    <w:pPr>
      <w:spacing w:before="120"/>
    </w:pPr>
    <w:rPr>
      <w:b/>
    </w:rPr>
  </w:style>
  <w:style w:type="paragraph" w:styleId="TOC1">
    <w:name w:val="toc 1"/>
    <w:basedOn w:val="Normal"/>
    <w:next w:val="Normal"/>
    <w:autoRedefine/>
    <w:uiPriority w:val="39"/>
    <w:semiHidden/>
    <w:rsid w:val="00C146B6"/>
    <w:pPr>
      <w:spacing w:before="120" w:after="0"/>
    </w:pPr>
    <w:rPr>
      <w:rFonts w:asciiTheme="minorHAnsi" w:hAnsiTheme="minorHAnsi"/>
      <w:b/>
    </w:rPr>
  </w:style>
  <w:style w:type="paragraph" w:styleId="TOC2">
    <w:name w:val="toc 2"/>
    <w:basedOn w:val="Normal"/>
    <w:next w:val="Normal"/>
    <w:autoRedefine/>
    <w:uiPriority w:val="39"/>
    <w:semiHidden/>
    <w:rsid w:val="00993404"/>
    <w:pPr>
      <w:spacing w:before="0" w:after="0"/>
      <w:ind w:left="240"/>
    </w:pPr>
    <w:rPr>
      <w:rFonts w:asciiTheme="minorHAnsi" w:hAnsiTheme="minorHAnsi"/>
      <w:b/>
      <w:sz w:val="22"/>
      <w:szCs w:val="22"/>
    </w:rPr>
  </w:style>
  <w:style w:type="paragraph" w:styleId="TOC3">
    <w:name w:val="toc 3"/>
    <w:basedOn w:val="Normal"/>
    <w:next w:val="Normal"/>
    <w:autoRedefine/>
    <w:uiPriority w:val="39"/>
    <w:semiHidden/>
    <w:rsid w:val="00C15F10"/>
    <w:pPr>
      <w:spacing w:before="0" w:after="0"/>
      <w:ind w:left="480"/>
    </w:pPr>
    <w:rPr>
      <w:rFonts w:asciiTheme="minorHAnsi" w:hAnsiTheme="minorHAnsi"/>
      <w:sz w:val="22"/>
      <w:szCs w:val="22"/>
    </w:rPr>
  </w:style>
  <w:style w:type="paragraph" w:styleId="TOC4">
    <w:name w:val="toc 4"/>
    <w:basedOn w:val="Normal"/>
    <w:next w:val="Normal"/>
    <w:autoRedefine/>
    <w:uiPriority w:val="39"/>
    <w:semiHidden/>
    <w:rsid w:val="00C15F10"/>
    <w:pPr>
      <w:spacing w:before="0" w:after="0"/>
      <w:ind w:left="720"/>
    </w:pPr>
    <w:rPr>
      <w:rFonts w:asciiTheme="minorHAnsi" w:hAnsiTheme="minorHAnsi"/>
      <w:sz w:val="20"/>
      <w:szCs w:val="20"/>
    </w:rPr>
  </w:style>
  <w:style w:type="paragraph" w:styleId="TOC5">
    <w:name w:val="toc 5"/>
    <w:basedOn w:val="Normal"/>
    <w:next w:val="Normal"/>
    <w:autoRedefine/>
    <w:uiPriority w:val="39"/>
    <w:semiHidden/>
    <w:rsid w:val="00C15F10"/>
    <w:pPr>
      <w:spacing w:before="0" w:after="0"/>
      <w:ind w:left="960"/>
    </w:pPr>
    <w:rPr>
      <w:rFonts w:asciiTheme="minorHAnsi" w:hAnsiTheme="minorHAnsi"/>
      <w:sz w:val="20"/>
      <w:szCs w:val="20"/>
    </w:rPr>
  </w:style>
  <w:style w:type="paragraph" w:styleId="TOC6">
    <w:name w:val="toc 6"/>
    <w:basedOn w:val="Normal"/>
    <w:next w:val="Normal"/>
    <w:autoRedefine/>
    <w:uiPriority w:val="39"/>
    <w:semiHidden/>
    <w:rsid w:val="00C15F10"/>
    <w:pPr>
      <w:spacing w:before="0" w:after="0"/>
      <w:ind w:left="1200"/>
    </w:pPr>
    <w:rPr>
      <w:rFonts w:asciiTheme="minorHAnsi" w:hAnsiTheme="minorHAnsi"/>
      <w:sz w:val="20"/>
      <w:szCs w:val="20"/>
    </w:rPr>
  </w:style>
  <w:style w:type="paragraph" w:styleId="TOC7">
    <w:name w:val="toc 7"/>
    <w:basedOn w:val="Normal"/>
    <w:next w:val="Normal"/>
    <w:autoRedefine/>
    <w:uiPriority w:val="39"/>
    <w:semiHidden/>
    <w:rsid w:val="00C15F10"/>
    <w:pPr>
      <w:spacing w:before="0" w:after="0"/>
      <w:ind w:left="1440"/>
    </w:pPr>
    <w:rPr>
      <w:rFonts w:asciiTheme="minorHAnsi" w:hAnsiTheme="minorHAnsi"/>
      <w:sz w:val="20"/>
      <w:szCs w:val="20"/>
    </w:rPr>
  </w:style>
  <w:style w:type="paragraph" w:styleId="TOC8">
    <w:name w:val="toc 8"/>
    <w:basedOn w:val="Normal"/>
    <w:next w:val="Normal"/>
    <w:autoRedefine/>
    <w:uiPriority w:val="39"/>
    <w:semiHidden/>
    <w:rsid w:val="00C15F10"/>
    <w:pPr>
      <w:spacing w:before="0" w:after="0"/>
      <w:ind w:left="1680"/>
    </w:pPr>
    <w:rPr>
      <w:rFonts w:asciiTheme="minorHAnsi" w:hAnsiTheme="minorHAnsi"/>
      <w:sz w:val="20"/>
      <w:szCs w:val="20"/>
    </w:rPr>
  </w:style>
  <w:style w:type="paragraph" w:styleId="TOC9">
    <w:name w:val="toc 9"/>
    <w:basedOn w:val="Normal"/>
    <w:next w:val="Normal"/>
    <w:autoRedefine/>
    <w:uiPriority w:val="39"/>
    <w:semiHidden/>
    <w:rsid w:val="00C15F10"/>
    <w:pPr>
      <w:spacing w:before="0" w:after="0"/>
      <w:ind w:left="1920"/>
    </w:pPr>
    <w:rPr>
      <w:rFonts w:asciiTheme="minorHAnsi" w:hAnsiTheme="minorHAnsi"/>
      <w:sz w:val="20"/>
      <w:szCs w:val="20"/>
    </w:rPr>
  </w:style>
  <w:style w:type="paragraph" w:customStyle="1" w:styleId="RegDesc">
    <w:name w:val="Reg Desc"/>
    <w:basedOn w:val="Normal"/>
    <w:rsid w:val="00C15F10"/>
    <w:pPr>
      <w:tabs>
        <w:tab w:val="right" w:pos="1800"/>
        <w:tab w:val="left" w:pos="2160"/>
      </w:tabs>
      <w:spacing w:before="0" w:after="0"/>
      <w:ind w:left="2160" w:hanging="1620"/>
    </w:pPr>
    <w:rPr>
      <w:noProof/>
    </w:rPr>
  </w:style>
  <w:style w:type="character" w:customStyle="1" w:styleId="BodyText2Char1">
    <w:name w:val="Body Text 2 Char1"/>
    <w:basedOn w:val="DefaultParagraphFont"/>
    <w:rsid w:val="00C15F10"/>
    <w:rPr>
      <w:sz w:val="24"/>
      <w:lang w:val="en-US" w:eastAsia="en-US" w:bidi="ar-SA"/>
    </w:rPr>
  </w:style>
  <w:style w:type="paragraph" w:customStyle="1" w:styleId="SignalTable">
    <w:name w:val="SignalTable"/>
    <w:rsid w:val="00C15F10"/>
    <w:pPr>
      <w:spacing w:before="120" w:after="120"/>
      <w:jc w:val="center"/>
    </w:pPr>
    <w:rPr>
      <w:rFonts w:ascii="Lucida Console" w:hAnsi="Lucida Console" w:cs="Arial"/>
      <w:b/>
      <w:bCs/>
      <w:noProof/>
    </w:rPr>
  </w:style>
  <w:style w:type="character" w:styleId="FootnoteReference">
    <w:name w:val="footnote reference"/>
    <w:basedOn w:val="DefaultParagraphFont"/>
    <w:semiHidden/>
    <w:rsid w:val="00C15F10"/>
    <w:rPr>
      <w:vertAlign w:val="superscript"/>
    </w:rPr>
  </w:style>
  <w:style w:type="paragraph" w:styleId="E-mailSignature">
    <w:name w:val="E-mail Signature"/>
    <w:basedOn w:val="Normal"/>
    <w:rsid w:val="00C15F10"/>
  </w:style>
  <w:style w:type="paragraph" w:customStyle="1" w:styleId="BodyText3a">
    <w:name w:val="Body Text 3a"/>
    <w:basedOn w:val="BodyText2"/>
    <w:rsid w:val="00C15F10"/>
    <w:pPr>
      <w:ind w:left="1224"/>
    </w:pPr>
  </w:style>
  <w:style w:type="paragraph" w:styleId="HTMLAddress">
    <w:name w:val="HTML Address"/>
    <w:basedOn w:val="Normal"/>
    <w:rsid w:val="00C15F10"/>
    <w:rPr>
      <w:i/>
      <w:iCs/>
    </w:rPr>
  </w:style>
  <w:style w:type="paragraph" w:styleId="HTMLPreformatted">
    <w:name w:val="HTML Preformatted"/>
    <w:basedOn w:val="Normal"/>
    <w:rsid w:val="00C15F10"/>
    <w:rPr>
      <w:rFonts w:ascii="Courier New" w:hAnsi="Courier New" w:cs="Courier New"/>
    </w:rPr>
  </w:style>
  <w:style w:type="paragraph" w:styleId="NormalWeb">
    <w:name w:val="Normal (Web)"/>
    <w:basedOn w:val="Normal"/>
    <w:rsid w:val="00C15F10"/>
    <w:rPr>
      <w:rFonts w:ascii="Times New Roman" w:hAnsi="Times New Roman"/>
    </w:rPr>
  </w:style>
  <w:style w:type="character" w:customStyle="1" w:styleId="BodyText2Char3">
    <w:name w:val="Body Text 2 Char3"/>
    <w:aliases w:val="Body Text 2 Char2 Char,Body Text 2 Char3 Char Char1,Body Text 2 Char2 Char Char Char1,Body Text 2 Char4 Char Char,Body Text 2 Char2 Char1 Char Char,Body Text 2 Char3 Char Char Char,Body Text 2 Char2 Char Char Char Char"/>
    <w:basedOn w:val="DefaultParagraphFont"/>
    <w:rsid w:val="00C15F10"/>
    <w:rPr>
      <w:rFonts w:ascii="Arial" w:hAnsi="Arial"/>
      <w:lang w:val="en-US" w:eastAsia="en-US" w:bidi="ar-SA"/>
    </w:rPr>
  </w:style>
  <w:style w:type="character" w:customStyle="1" w:styleId="BodyText2Char">
    <w:name w:val="Body Text 2 Char"/>
    <w:basedOn w:val="DefaultParagraphFont"/>
    <w:rsid w:val="00C15F10"/>
    <w:rPr>
      <w:sz w:val="24"/>
      <w:lang w:val="en-US" w:eastAsia="en-US" w:bidi="ar-SA"/>
    </w:rPr>
  </w:style>
  <w:style w:type="paragraph" w:customStyle="1" w:styleId="Body">
    <w:name w:val="Body"/>
    <w:basedOn w:val="Normal"/>
    <w:link w:val="BodyChar"/>
    <w:rsid w:val="00C15F10"/>
    <w:pPr>
      <w:spacing w:before="0"/>
    </w:pPr>
  </w:style>
  <w:style w:type="paragraph" w:styleId="BalloonText">
    <w:name w:val="Balloon Text"/>
    <w:basedOn w:val="Normal"/>
    <w:semiHidden/>
    <w:rsid w:val="00C15F10"/>
    <w:rPr>
      <w:rFonts w:ascii="Tahoma" w:hAnsi="Tahoma" w:cs="Tahoma"/>
      <w:sz w:val="16"/>
      <w:szCs w:val="16"/>
    </w:rPr>
  </w:style>
  <w:style w:type="character" w:styleId="CommentReference">
    <w:name w:val="annotation reference"/>
    <w:basedOn w:val="DefaultParagraphFont"/>
    <w:semiHidden/>
    <w:rsid w:val="00C15F10"/>
    <w:rPr>
      <w:sz w:val="16"/>
      <w:szCs w:val="16"/>
    </w:rPr>
  </w:style>
  <w:style w:type="paragraph" w:styleId="CommentSubject">
    <w:name w:val="annotation subject"/>
    <w:basedOn w:val="CommentText"/>
    <w:next w:val="CommentText"/>
    <w:semiHidden/>
    <w:rsid w:val="00C15F10"/>
    <w:rPr>
      <w:b/>
      <w:bCs/>
    </w:rPr>
  </w:style>
  <w:style w:type="character" w:styleId="Strong">
    <w:name w:val="Strong"/>
    <w:basedOn w:val="DefaultParagraphFont"/>
    <w:qFormat/>
    <w:rsid w:val="00A2535C"/>
    <w:rPr>
      <w:b/>
      <w:bCs/>
    </w:rPr>
  </w:style>
  <w:style w:type="character" w:styleId="LineNumber">
    <w:name w:val="line number"/>
    <w:basedOn w:val="DefaultParagraphFont"/>
    <w:rsid w:val="00C15F10"/>
  </w:style>
  <w:style w:type="character" w:customStyle="1" w:styleId="BodyText2Char4CharChar1Char">
    <w:name w:val="Body Text 2 Char4 Char Char1 Char"/>
    <w:aliases w:val="Body Text 2 Char3 Char Char Char Char,Body Text 2 Char2 Char Char Char Char Char,Body Text 2 Char2 Char1 Char Char Char"/>
    <w:basedOn w:val="DefaultParagraphFont"/>
    <w:rsid w:val="00C15F10"/>
    <w:rPr>
      <w:rFonts w:ascii="Arial" w:hAnsi="Arial"/>
      <w:lang w:val="en-US" w:eastAsia="en-US" w:bidi="ar-SA"/>
    </w:rPr>
  </w:style>
  <w:style w:type="character" w:customStyle="1" w:styleId="BodyChar">
    <w:name w:val="Body Char"/>
    <w:basedOn w:val="DefaultParagraphFont"/>
    <w:link w:val="Body"/>
    <w:rsid w:val="0031591C"/>
    <w:rPr>
      <w:rFonts w:ascii="Arial" w:hAnsi="Arial"/>
      <w:lang w:val="en-US" w:eastAsia="en-US" w:bidi="ar-SA"/>
    </w:rPr>
  </w:style>
  <w:style w:type="table" w:styleId="TableGrid">
    <w:name w:val="Table Grid"/>
    <w:basedOn w:val="TableNormal"/>
    <w:rsid w:val="009C7B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CTableEntry">
    <w:name w:val="IC_TableEntry"/>
    <w:basedOn w:val="Normal"/>
    <w:autoRedefine/>
    <w:rsid w:val="00462F50"/>
    <w:pPr>
      <w:keepNext/>
      <w:tabs>
        <w:tab w:val="left" w:pos="252"/>
        <w:tab w:val="left" w:pos="612"/>
        <w:tab w:val="left" w:pos="972"/>
        <w:tab w:val="left" w:pos="1152"/>
        <w:tab w:val="left" w:pos="1242"/>
        <w:tab w:val="left" w:pos="1512"/>
      </w:tabs>
      <w:spacing w:before="0" w:after="0"/>
    </w:pPr>
    <w:rPr>
      <w:rFonts w:ascii="Verdana" w:hAnsi="Verdana" w:cs="Arial"/>
      <w:i/>
      <w:noProof/>
      <w:sz w:val="16"/>
      <w:szCs w:val="16"/>
    </w:rPr>
  </w:style>
  <w:style w:type="paragraph" w:customStyle="1" w:styleId="Code">
    <w:name w:val="Code"/>
    <w:basedOn w:val="Normal"/>
    <w:rsid w:val="00727176"/>
    <w:pPr>
      <w:spacing w:after="40"/>
    </w:pPr>
    <w:rPr>
      <w:rFonts w:ascii="Lucida Console" w:hAnsi="Lucida Console" w:cs="Courier New"/>
      <w:noProof/>
    </w:rPr>
  </w:style>
  <w:style w:type="paragraph" w:customStyle="1" w:styleId="bp">
    <w:name w:val="bp"/>
    <w:basedOn w:val="Normal"/>
    <w:rsid w:val="009F43F7"/>
    <w:pPr>
      <w:keepLines/>
      <w:numPr>
        <w:numId w:val="33"/>
      </w:numPr>
      <w:tabs>
        <w:tab w:val="left" w:pos="1080"/>
      </w:tabs>
      <w:spacing w:before="60" w:after="60" w:line="240" w:lineRule="atLeast"/>
      <w:ind w:left="1080"/>
    </w:pPr>
    <w:rPr>
      <w:rFonts w:ascii="Times New Roman" w:hAnsi="Times New Roman"/>
    </w:rPr>
  </w:style>
  <w:style w:type="paragraph" w:customStyle="1" w:styleId="code0">
    <w:name w:val="code"/>
    <w:basedOn w:val="Normal"/>
    <w:rsid w:val="00FE35BA"/>
    <w:pPr>
      <w:keepLines/>
      <w:tabs>
        <w:tab w:val="left" w:pos="360"/>
        <w:tab w:val="left" w:pos="720"/>
        <w:tab w:val="left" w:pos="1080"/>
        <w:tab w:val="left" w:pos="1440"/>
        <w:tab w:val="left" w:pos="1800"/>
        <w:tab w:val="left" w:pos="2160"/>
        <w:tab w:val="left" w:pos="2520"/>
        <w:tab w:val="left" w:pos="2880"/>
        <w:tab w:val="left" w:pos="3240"/>
        <w:tab w:val="left" w:pos="3600"/>
        <w:tab w:val="left" w:pos="3960"/>
      </w:tabs>
      <w:spacing w:before="60" w:after="0" w:line="260" w:lineRule="atLeast"/>
      <w:ind w:left="1080"/>
    </w:pPr>
    <w:rPr>
      <w:rFonts w:ascii="Courier" w:hAnsi="Courier"/>
      <w:sz w:val="22"/>
    </w:rPr>
  </w:style>
  <w:style w:type="paragraph" w:styleId="ListParagraph">
    <w:name w:val="List Paragraph"/>
    <w:basedOn w:val="Normal"/>
    <w:rsid w:val="0074181A"/>
    <w:pPr>
      <w:ind w:left="720"/>
      <w:contextualSpacing/>
    </w:pPr>
  </w:style>
</w:styles>
</file>

<file path=word/webSettings.xml><?xml version="1.0" encoding="utf-8"?>
<w:webSettings xmlns:r="http://schemas.openxmlformats.org/officeDocument/2006/relationships" xmlns:w="http://schemas.openxmlformats.org/wordprocessingml/2006/main">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6.pdf"/><Relationship Id="rId22" Type="http://schemas.openxmlformats.org/officeDocument/2006/relationships/image" Target="media/image61.png"/><Relationship Id="rId23" Type="http://schemas.openxmlformats.org/officeDocument/2006/relationships/image" Target="media/image7.pdf"/><Relationship Id="rId24" Type="http://schemas.openxmlformats.org/officeDocument/2006/relationships/image" Target="media/image81.png"/><Relationship Id="rId25" Type="http://schemas.openxmlformats.org/officeDocument/2006/relationships/image" Target="media/image8.png"/><Relationship Id="rId26" Type="http://schemas.openxmlformats.org/officeDocument/2006/relationships/image" Target="media/image9.pdf"/><Relationship Id="rId27" Type="http://schemas.openxmlformats.org/officeDocument/2006/relationships/image" Target="media/image111.png"/><Relationship Id="rId28" Type="http://schemas.openxmlformats.org/officeDocument/2006/relationships/image" Target="media/image10.pdf"/><Relationship Id="rId29" Type="http://schemas.openxmlformats.org/officeDocument/2006/relationships/image" Target="media/image1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df"/><Relationship Id="rId31" Type="http://schemas.openxmlformats.org/officeDocument/2006/relationships/image" Target="media/image151.png"/><Relationship Id="rId32" Type="http://schemas.openxmlformats.org/officeDocument/2006/relationships/image" Target="media/image12.pdf"/><Relationship Id="rId9" Type="http://schemas.openxmlformats.org/officeDocument/2006/relationships/hyperlink" Target="http://www.ocpip.org/" TargetMode="External"/><Relationship Id="rId33" Type="http://schemas.openxmlformats.org/officeDocument/2006/relationships/image" Target="media/image17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cpip.org" TargetMode="External"/><Relationship Id="rId34" Type="http://schemas.openxmlformats.org/officeDocument/2006/relationships/image" Target="media/image13.png"/><Relationship Id="rId35" Type="http://schemas.openxmlformats.org/officeDocument/2006/relationships/image" Target="media/image14.pict"/><Relationship Id="rId36" Type="http://schemas.openxmlformats.org/officeDocument/2006/relationships/image" Target="media/image15.png"/><Relationship Id="rId10" Type="http://schemas.openxmlformats.org/officeDocument/2006/relationships/hyperlink" Target="http://www.ocpip.org/socket/ocpspec" TargetMode="External"/><Relationship Id="rId11" Type="http://schemas.openxmlformats.org/officeDocument/2006/relationships/hyperlink" Target="http://www.ieee.org/web/standards/home/index.html" TargetMode="External"/><Relationship Id="rId12" Type="http://schemas.openxmlformats.org/officeDocument/2006/relationships/image" Target="media/image1.pdf"/><Relationship Id="rId37" Type="http://schemas.openxmlformats.org/officeDocument/2006/relationships/image" Target="media/image16.pict"/><Relationship Id="rId14" Type="http://schemas.openxmlformats.org/officeDocument/2006/relationships/image" Target="media/image21.png"/><Relationship Id="rId15" Type="http://schemas.openxmlformats.org/officeDocument/2006/relationships/image" Target="media/image2.png"/><Relationship Id="rId16" Type="http://schemas.openxmlformats.org/officeDocument/2006/relationships/image" Target="media/image3.pict"/><Relationship Id="rId17" Type="http://schemas.openxmlformats.org/officeDocument/2006/relationships/image" Target="media/image4.pdf"/><Relationship Id="rId18" Type="http://schemas.openxmlformats.org/officeDocument/2006/relationships/image" Target="media/image6.png"/><Relationship Id="rId19" Type="http://schemas.openxmlformats.org/officeDocument/2006/relationships/image" Target="media/image5.pdf"/><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71BCD-01CB-8146-A3E1-AAC201B81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31401</Words>
  <Characters>178988</Characters>
  <Application>Microsoft Macintosh Word</Application>
  <DocSecurity>0</DocSecurity>
  <Lines>1491</Lines>
  <Paragraphs>357</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Worker Control Interface (WCI)</vt:lpstr>
      <vt:lpstr>References</vt:lpstr>
      <vt:lpstr>    Definitions</vt:lpstr>
      <vt:lpstr>Introduction</vt:lpstr>
      <vt:lpstr>    Purpose</vt:lpstr>
      <vt:lpstr>    Requirements</vt:lpstr>
      <vt:lpstr>    Goals</vt:lpstr>
      <vt:lpstr>    Non-Goals</vt:lpstr>
      <vt:lpstr>    Overview</vt:lpstr>
      <vt:lpstr>        Worker vs. Infrastructure and OCP Master/Slave Roles</vt:lpstr>
      <vt:lpstr>    Document Organization</vt:lpstr>
      <vt:lpstr>    OCP Interface Clocking</vt:lpstr>
      <vt:lpstr>    Reset Propagation and Behavior</vt:lpstr>
      <vt:lpstr>    Worker Global Attributes</vt:lpstr>
      <vt:lpstr>        Worker Global Attribute Summary</vt:lpstr>
      <vt:lpstr>        Worker Global Attribute Details</vt:lpstr>
      <vt:lpstr>    Signal Prefix Rules and Guidelines</vt:lpstr>
      <vt:lpstr>        Signal Prefix Rule</vt:lpstr>
      <vt:lpstr>        Signal Prefix Guideline</vt:lpstr>
      <vt:lpstr>        Signal Prefix Example </vt:lpstr>
      <vt:lpstr>Worker Control Interface (WCI)</vt:lpstr>
      <vt:lpstr>    WCI Motivation</vt:lpstr>
      <vt:lpstr>    WCI Overview</vt:lpstr>
      <vt:lpstr>        Control and Configuration</vt:lpstr>
      <vt:lpstr>        WCI Control Operations</vt:lpstr>
      <vt:lpstr>        WCI States</vt:lpstr>
      <vt:lpstr>        WCI Errors</vt:lpstr>
      <vt:lpstr>    WCI Attributes</vt:lpstr>
      <vt:lpstr>        WCI Worker Attribute Summary</vt:lpstr>
      <vt:lpstr>        WCI Worker Attribute Details</vt:lpstr>
      <vt:lpstr>    WCI OCP Profile/Configuration Parameters</vt:lpstr>
      <vt:lpstr>    WCI OCP Signals</vt:lpstr>
      <vt:lpstr>    </vt:lpstr>
      <vt:lpstr>    </vt:lpstr>
      <vt:lpstr>    </vt:lpstr>
      <vt:lpstr>    </vt:lpstr>
      <vt:lpstr>    </vt:lpstr>
      <vt:lpstr>    WCI Semantics</vt:lpstr>
      <vt:lpstr>        Indicating Control versus Configuration</vt:lpstr>
      <vt:lpstr>        Encoding of Control</vt:lpstr>
      <vt:lpstr>        Control Response</vt:lpstr>
      <vt:lpstr>        Worker Control Operation Interrupt on the MFlag[0] signal</vt:lpstr>
      <vt:lpstr>        Worker “Endianness” Indicated on the MFlag[1] signal</vt:lpstr>
      <vt:lpstr>        Worker Attention on the SFlag[0] signal</vt:lpstr>
      <vt:lpstr>        Configuration Property Access</vt:lpstr>
      <vt:lpstr>        Reset</vt:lpstr>
      <vt:lpstr>    WCI Infrastructure Coping</vt:lpstr>
      <vt:lpstr>Worker Data Interfaces</vt:lpstr>
      <vt:lpstr>    Data Protocol between Workers: the Data Plane Protocol</vt:lpstr>
      <vt:lpstr>    Worker Data Interfaces Attribute Summary</vt:lpstr>
    </vt:vector>
  </TitlesOfParts>
  <Company>Mercury Computer Systems, Inc.</Company>
  <LinksUpToDate>false</LinksUpToDate>
  <CharactersWithSpaces>219809</CharactersWithSpaces>
  <SharedDoc>false</SharedDoc>
  <HLinks>
    <vt:vector size="30" baseType="variant">
      <vt:variant>
        <vt:i4>5636222</vt:i4>
      </vt:variant>
      <vt:variant>
        <vt:i4>1140</vt:i4>
      </vt:variant>
      <vt:variant>
        <vt:i4>0</vt:i4>
      </vt:variant>
      <vt:variant>
        <vt:i4>5</vt:i4>
      </vt:variant>
      <vt:variant>
        <vt:lpwstr>http://ieeexplore.ieee.org/Xplore/login.jsp?url=/iel5/7863/21658/01003477.pdf</vt:lpwstr>
      </vt:variant>
      <vt:variant>
        <vt:lpwstr/>
      </vt:variant>
      <vt:variant>
        <vt:i4>5505069</vt:i4>
      </vt:variant>
      <vt:variant>
        <vt:i4>1137</vt:i4>
      </vt:variant>
      <vt:variant>
        <vt:i4>0</vt:i4>
      </vt:variant>
      <vt:variant>
        <vt:i4>5</vt:i4>
      </vt:variant>
      <vt:variant>
        <vt:lpwstr>http://www.ieee.org/web/standards/home/index.html</vt:lpwstr>
      </vt:variant>
      <vt:variant>
        <vt:lpwstr/>
      </vt:variant>
      <vt:variant>
        <vt:i4>6488149</vt:i4>
      </vt:variant>
      <vt:variant>
        <vt:i4>1134</vt:i4>
      </vt:variant>
      <vt:variant>
        <vt:i4>0</vt:i4>
      </vt:variant>
      <vt:variant>
        <vt:i4>5</vt:i4>
      </vt:variant>
      <vt:variant>
        <vt:lpwstr>http://www.ocpip.org/socket/ocpspec</vt:lpwstr>
      </vt:variant>
      <vt:variant>
        <vt:lpwstr/>
      </vt:variant>
      <vt:variant>
        <vt:i4>4980777</vt:i4>
      </vt:variant>
      <vt:variant>
        <vt:i4>1131</vt:i4>
      </vt:variant>
      <vt:variant>
        <vt:i4>0</vt:i4>
      </vt:variant>
      <vt:variant>
        <vt:i4>5</vt:i4>
      </vt:variant>
      <vt:variant>
        <vt:lpwstr>http://www.ocpip.org/</vt:lpwstr>
      </vt:variant>
      <vt:variant>
        <vt:lpwstr/>
      </vt:variant>
      <vt:variant>
        <vt:i4>4980742</vt:i4>
      </vt:variant>
      <vt:variant>
        <vt:i4>1125</vt:i4>
      </vt:variant>
      <vt:variant>
        <vt:i4>0</vt:i4>
      </vt:variant>
      <vt:variant>
        <vt:i4>5</vt:i4>
      </vt:variant>
      <vt:variant>
        <vt:lpwstr>http://www.ocpip.org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Worker Control Interface (WCI)</dc:title>
  <dc:subject/>
  <dc:creator>Shepard Siegel</dc:creator>
  <cp:keywords/>
  <cp:lastModifiedBy>Jim Kulp</cp:lastModifiedBy>
  <cp:revision>35</cp:revision>
  <cp:lastPrinted>2010-06-12T16:49:00Z</cp:lastPrinted>
  <dcterms:created xsi:type="dcterms:W3CDTF">2010-07-20T12:01:00Z</dcterms:created>
  <dcterms:modified xsi:type="dcterms:W3CDTF">2010-07-21T12:28:00Z</dcterms:modified>
</cp:coreProperties>
</file>